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198002" w14:textId="77777777" w:rsidR="002E3996" w:rsidRPr="009754A0" w:rsidRDefault="002E3996" w:rsidP="00256116">
      <w:pPr>
        <w:spacing w:line="276" w:lineRule="auto"/>
        <w:jc w:val="center"/>
        <w:rPr>
          <w:rFonts w:ascii="Times New Roman" w:hAnsi="Times New Roman" w:cs="Times New Roman"/>
          <w:sz w:val="40"/>
          <w:szCs w:val="40"/>
        </w:rPr>
      </w:pPr>
    </w:p>
    <w:p w14:paraId="405A0913" w14:textId="77777777" w:rsidR="002E3996" w:rsidRPr="009754A0" w:rsidRDefault="002E3996" w:rsidP="00256116">
      <w:pPr>
        <w:spacing w:line="276" w:lineRule="auto"/>
        <w:jc w:val="center"/>
        <w:rPr>
          <w:rFonts w:ascii="Times New Roman" w:hAnsi="Times New Roman" w:cs="Times New Roman"/>
          <w:sz w:val="40"/>
          <w:szCs w:val="40"/>
        </w:rPr>
      </w:pPr>
    </w:p>
    <w:p w14:paraId="7AF821AF" w14:textId="77777777" w:rsidR="002E3996" w:rsidRPr="009754A0" w:rsidRDefault="002E3996" w:rsidP="00256116">
      <w:pPr>
        <w:spacing w:line="276" w:lineRule="auto"/>
        <w:jc w:val="center"/>
        <w:rPr>
          <w:rFonts w:ascii="Times New Roman" w:hAnsi="Times New Roman" w:cs="Times New Roman"/>
          <w:sz w:val="40"/>
          <w:szCs w:val="40"/>
        </w:rPr>
      </w:pPr>
    </w:p>
    <w:p w14:paraId="25183899" w14:textId="77777777" w:rsidR="002E3996" w:rsidRPr="009754A0" w:rsidRDefault="002E3996" w:rsidP="00256116">
      <w:pPr>
        <w:spacing w:line="276" w:lineRule="auto"/>
        <w:jc w:val="center"/>
        <w:rPr>
          <w:rFonts w:ascii="Times New Roman" w:hAnsi="Times New Roman" w:cs="Times New Roman"/>
          <w:sz w:val="40"/>
          <w:szCs w:val="40"/>
        </w:rPr>
      </w:pPr>
    </w:p>
    <w:p w14:paraId="4753F156" w14:textId="1C3129AB" w:rsidR="00D7134E" w:rsidRPr="009754A0" w:rsidRDefault="00D7134E" w:rsidP="00256116">
      <w:pPr>
        <w:spacing w:line="276" w:lineRule="auto"/>
        <w:jc w:val="center"/>
        <w:rPr>
          <w:rFonts w:ascii="Times New Roman" w:hAnsi="Times New Roman" w:cs="Times New Roman"/>
          <w:b/>
          <w:bCs/>
          <w:sz w:val="40"/>
          <w:szCs w:val="40"/>
        </w:rPr>
      </w:pPr>
      <w:r w:rsidRPr="009754A0">
        <w:rPr>
          <w:rFonts w:ascii="Times New Roman" w:hAnsi="Times New Roman" w:cs="Times New Roman"/>
          <w:b/>
          <w:bCs/>
          <w:sz w:val="40"/>
          <w:szCs w:val="40"/>
        </w:rPr>
        <w:t>REAL-TIME IOT-DRIVEN AIR CONDITION MONITORING SYSTEM FOR FACTORY ENVIRONMENTS</w:t>
      </w:r>
    </w:p>
    <w:p w14:paraId="7A5E5D2F" w14:textId="77777777" w:rsidR="00D7134E" w:rsidRPr="009754A0" w:rsidRDefault="00D7134E" w:rsidP="00256116">
      <w:pPr>
        <w:spacing w:line="276" w:lineRule="auto"/>
        <w:jc w:val="center"/>
        <w:rPr>
          <w:rFonts w:ascii="Times New Roman" w:hAnsi="Times New Roman" w:cs="Times New Roman"/>
        </w:rPr>
      </w:pPr>
    </w:p>
    <w:p w14:paraId="1129D853" w14:textId="77777777" w:rsidR="00D7134E" w:rsidRPr="009754A0" w:rsidRDefault="00D7134E" w:rsidP="00256116">
      <w:pPr>
        <w:spacing w:line="276" w:lineRule="auto"/>
        <w:jc w:val="center"/>
        <w:rPr>
          <w:rFonts w:ascii="Times New Roman" w:hAnsi="Times New Roman" w:cs="Times New Roman"/>
          <w:sz w:val="22"/>
          <w:szCs w:val="22"/>
        </w:rPr>
      </w:pPr>
      <w:r w:rsidRPr="009754A0">
        <w:rPr>
          <w:rFonts w:ascii="Times New Roman" w:hAnsi="Times New Roman" w:cs="Times New Roman"/>
          <w:sz w:val="22"/>
          <w:szCs w:val="22"/>
        </w:rPr>
        <w:t>by</w:t>
      </w:r>
    </w:p>
    <w:p w14:paraId="0D5CB28F" w14:textId="77777777" w:rsidR="00D7134E" w:rsidRPr="009754A0" w:rsidRDefault="00D7134E" w:rsidP="00256116">
      <w:pPr>
        <w:spacing w:line="276" w:lineRule="auto"/>
        <w:jc w:val="center"/>
        <w:rPr>
          <w:rFonts w:ascii="Times New Roman" w:hAnsi="Times New Roman" w:cs="Times New Roman"/>
        </w:rPr>
      </w:pPr>
    </w:p>
    <w:p w14:paraId="383AD996" w14:textId="77777777" w:rsidR="00D7134E" w:rsidRPr="009754A0" w:rsidRDefault="00D7134E" w:rsidP="00256116">
      <w:pPr>
        <w:spacing w:line="276" w:lineRule="auto"/>
        <w:jc w:val="center"/>
        <w:rPr>
          <w:rFonts w:ascii="Times New Roman" w:hAnsi="Times New Roman" w:cs="Times New Roman"/>
          <w:b/>
          <w:bCs/>
        </w:rPr>
      </w:pPr>
      <w:r w:rsidRPr="009754A0">
        <w:rPr>
          <w:rFonts w:ascii="Times New Roman" w:hAnsi="Times New Roman" w:cs="Times New Roman"/>
          <w:b/>
          <w:bCs/>
        </w:rPr>
        <w:t>BSE25-5</w:t>
      </w:r>
    </w:p>
    <w:p w14:paraId="44BA2DD4" w14:textId="77777777" w:rsidR="00D7134E" w:rsidRPr="009754A0" w:rsidRDefault="00D7134E" w:rsidP="00256116">
      <w:pPr>
        <w:spacing w:line="276" w:lineRule="auto"/>
        <w:jc w:val="center"/>
        <w:rPr>
          <w:rFonts w:ascii="Times New Roman" w:hAnsi="Times New Roman" w:cs="Times New Roman"/>
        </w:rPr>
      </w:pPr>
    </w:p>
    <w:p w14:paraId="357CEBCB" w14:textId="77777777" w:rsidR="00D7134E" w:rsidRPr="009754A0" w:rsidRDefault="00D7134E" w:rsidP="00256116">
      <w:pPr>
        <w:spacing w:line="276" w:lineRule="auto"/>
        <w:jc w:val="center"/>
        <w:rPr>
          <w:rFonts w:ascii="Times New Roman" w:hAnsi="Times New Roman" w:cs="Times New Roman"/>
        </w:rPr>
      </w:pPr>
    </w:p>
    <w:p w14:paraId="146E930E" w14:textId="77777777" w:rsidR="00D7134E" w:rsidRPr="009754A0" w:rsidRDefault="00D7134E" w:rsidP="00256116">
      <w:pPr>
        <w:spacing w:line="276" w:lineRule="auto"/>
        <w:jc w:val="center"/>
        <w:rPr>
          <w:rFonts w:ascii="Times New Roman" w:hAnsi="Times New Roman" w:cs="Times New Roman"/>
        </w:rPr>
      </w:pPr>
      <w:r w:rsidRPr="009754A0">
        <w:rPr>
          <w:rFonts w:ascii="Times New Roman" w:hAnsi="Times New Roman" w:cs="Times New Roman"/>
        </w:rPr>
        <w:t>Embedded Systems Specialization</w:t>
      </w:r>
    </w:p>
    <w:p w14:paraId="6582F541" w14:textId="77777777" w:rsidR="006A4102" w:rsidRPr="009754A0" w:rsidRDefault="006A4102" w:rsidP="00256116">
      <w:pPr>
        <w:spacing w:line="276" w:lineRule="auto"/>
        <w:jc w:val="center"/>
        <w:rPr>
          <w:rFonts w:ascii="Times New Roman" w:hAnsi="Times New Roman" w:cs="Times New Roman"/>
        </w:rPr>
      </w:pPr>
    </w:p>
    <w:p w14:paraId="7DC62566" w14:textId="13721B1B" w:rsidR="006A4102" w:rsidRPr="009754A0" w:rsidRDefault="00D7134E" w:rsidP="00B86A79">
      <w:pPr>
        <w:spacing w:line="276" w:lineRule="auto"/>
        <w:jc w:val="center"/>
        <w:rPr>
          <w:rFonts w:ascii="Times New Roman" w:hAnsi="Times New Roman" w:cs="Times New Roman"/>
        </w:rPr>
      </w:pPr>
      <w:r w:rsidRPr="009754A0">
        <w:rPr>
          <w:rFonts w:ascii="Times New Roman" w:hAnsi="Times New Roman" w:cs="Times New Roman"/>
        </w:rPr>
        <w:t>Department of Networks</w:t>
      </w:r>
    </w:p>
    <w:p w14:paraId="7DC3BA3B" w14:textId="77777777" w:rsidR="00D7134E" w:rsidRPr="009754A0" w:rsidRDefault="00D7134E" w:rsidP="00256116">
      <w:pPr>
        <w:spacing w:line="276" w:lineRule="auto"/>
        <w:jc w:val="center"/>
        <w:rPr>
          <w:rFonts w:ascii="Times New Roman" w:hAnsi="Times New Roman" w:cs="Times New Roman"/>
        </w:rPr>
      </w:pPr>
      <w:r w:rsidRPr="009754A0">
        <w:rPr>
          <w:rFonts w:ascii="Times New Roman" w:hAnsi="Times New Roman" w:cs="Times New Roman"/>
        </w:rPr>
        <w:t>School of Computing and Informatics Technology</w:t>
      </w:r>
    </w:p>
    <w:p w14:paraId="58CC5328" w14:textId="77777777" w:rsidR="00D7134E" w:rsidRPr="009754A0" w:rsidRDefault="00D7134E" w:rsidP="00256116">
      <w:pPr>
        <w:spacing w:line="276" w:lineRule="auto"/>
        <w:jc w:val="center"/>
        <w:rPr>
          <w:rFonts w:ascii="Times New Roman" w:hAnsi="Times New Roman" w:cs="Times New Roman"/>
        </w:rPr>
      </w:pPr>
    </w:p>
    <w:p w14:paraId="319F0AC3" w14:textId="77777777" w:rsidR="00D7134E" w:rsidRPr="009754A0" w:rsidRDefault="00D7134E" w:rsidP="00256116">
      <w:pPr>
        <w:spacing w:line="276" w:lineRule="auto"/>
        <w:jc w:val="center"/>
        <w:rPr>
          <w:rFonts w:ascii="Times New Roman" w:hAnsi="Times New Roman" w:cs="Times New Roman"/>
        </w:rPr>
      </w:pPr>
      <w:r w:rsidRPr="009754A0">
        <w:rPr>
          <w:rFonts w:ascii="Times New Roman" w:hAnsi="Times New Roman" w:cs="Times New Roman"/>
        </w:rPr>
        <w:t>A Project Report Submitted to the School of Computing and Informatics Technology in Partial Fulfillment of the Requirements for the Award of the Degree of Bachelor of Science in Software Engineering at Makerere University.</w:t>
      </w:r>
    </w:p>
    <w:p w14:paraId="3D6C9D87" w14:textId="77777777" w:rsidR="00D7134E" w:rsidRPr="009754A0" w:rsidRDefault="00D7134E" w:rsidP="00256116">
      <w:pPr>
        <w:spacing w:line="276" w:lineRule="auto"/>
        <w:jc w:val="center"/>
        <w:rPr>
          <w:rFonts w:ascii="Times New Roman" w:hAnsi="Times New Roman" w:cs="Times New Roman"/>
        </w:rPr>
      </w:pPr>
    </w:p>
    <w:p w14:paraId="0AE410D9" w14:textId="77777777" w:rsidR="00D7134E" w:rsidRPr="009754A0" w:rsidRDefault="00D7134E" w:rsidP="00256116">
      <w:pPr>
        <w:spacing w:line="276" w:lineRule="auto"/>
        <w:jc w:val="center"/>
        <w:rPr>
          <w:rFonts w:ascii="Times New Roman" w:hAnsi="Times New Roman" w:cs="Times New Roman"/>
        </w:rPr>
      </w:pPr>
    </w:p>
    <w:p w14:paraId="6A670F46" w14:textId="77777777" w:rsidR="00D7134E" w:rsidRPr="009754A0" w:rsidRDefault="00D7134E" w:rsidP="00256116">
      <w:pPr>
        <w:spacing w:line="276" w:lineRule="auto"/>
        <w:jc w:val="center"/>
        <w:rPr>
          <w:rFonts w:ascii="Times New Roman" w:hAnsi="Times New Roman" w:cs="Times New Roman"/>
        </w:rPr>
      </w:pPr>
    </w:p>
    <w:p w14:paraId="0EC1E459" w14:textId="77777777" w:rsidR="00D7134E" w:rsidRPr="009754A0" w:rsidRDefault="00D7134E" w:rsidP="00256116">
      <w:pPr>
        <w:spacing w:line="276" w:lineRule="auto"/>
        <w:jc w:val="center"/>
        <w:rPr>
          <w:rFonts w:ascii="Times New Roman" w:hAnsi="Times New Roman" w:cs="Times New Roman"/>
        </w:rPr>
      </w:pPr>
    </w:p>
    <w:p w14:paraId="3F61DDBC" w14:textId="77777777" w:rsidR="00D7134E" w:rsidRPr="009754A0" w:rsidRDefault="00D7134E" w:rsidP="00256116">
      <w:pPr>
        <w:spacing w:line="276" w:lineRule="auto"/>
        <w:jc w:val="center"/>
        <w:rPr>
          <w:rFonts w:ascii="Times New Roman" w:hAnsi="Times New Roman" w:cs="Times New Roman"/>
        </w:rPr>
      </w:pPr>
    </w:p>
    <w:p w14:paraId="28844001" w14:textId="77777777" w:rsidR="00D7134E" w:rsidRPr="009754A0" w:rsidRDefault="00D7134E" w:rsidP="00256116">
      <w:pPr>
        <w:spacing w:line="276" w:lineRule="auto"/>
        <w:jc w:val="center"/>
        <w:rPr>
          <w:rFonts w:ascii="Times New Roman" w:hAnsi="Times New Roman" w:cs="Times New Roman"/>
        </w:rPr>
      </w:pPr>
    </w:p>
    <w:p w14:paraId="74981D82" w14:textId="77777777" w:rsidR="00D7134E" w:rsidRPr="009754A0" w:rsidRDefault="00D7134E" w:rsidP="00256116">
      <w:pPr>
        <w:spacing w:line="276" w:lineRule="auto"/>
        <w:jc w:val="center"/>
        <w:rPr>
          <w:rFonts w:ascii="Times New Roman" w:hAnsi="Times New Roman" w:cs="Times New Roman"/>
        </w:rPr>
      </w:pPr>
      <w:r w:rsidRPr="009754A0">
        <w:rPr>
          <w:rFonts w:ascii="Times New Roman" w:hAnsi="Times New Roman" w:cs="Times New Roman"/>
        </w:rPr>
        <w:t>Supervisor:</w:t>
      </w:r>
    </w:p>
    <w:p w14:paraId="4BC11E8F" w14:textId="77777777" w:rsidR="00B86A79" w:rsidRPr="009754A0" w:rsidRDefault="00B86A79" w:rsidP="00256116">
      <w:pPr>
        <w:spacing w:line="276" w:lineRule="auto"/>
        <w:jc w:val="center"/>
        <w:rPr>
          <w:rFonts w:ascii="Times New Roman" w:hAnsi="Times New Roman" w:cs="Times New Roman"/>
        </w:rPr>
      </w:pPr>
    </w:p>
    <w:p w14:paraId="0AB0F872" w14:textId="77777777" w:rsidR="00D7134E" w:rsidRPr="009754A0" w:rsidRDefault="00D7134E" w:rsidP="00256116">
      <w:pPr>
        <w:spacing w:line="276" w:lineRule="auto"/>
        <w:jc w:val="center"/>
        <w:rPr>
          <w:rFonts w:ascii="Times New Roman" w:hAnsi="Times New Roman" w:cs="Times New Roman"/>
        </w:rPr>
      </w:pPr>
      <w:r w:rsidRPr="009754A0">
        <w:rPr>
          <w:rFonts w:ascii="Times New Roman" w:hAnsi="Times New Roman" w:cs="Times New Roman"/>
        </w:rPr>
        <w:t>Dr. Nasser Kimbugwe</w:t>
      </w:r>
    </w:p>
    <w:p w14:paraId="4237D666" w14:textId="77777777" w:rsidR="00D7134E" w:rsidRPr="009754A0" w:rsidRDefault="00D7134E" w:rsidP="00256116">
      <w:pPr>
        <w:spacing w:line="276" w:lineRule="auto"/>
        <w:jc w:val="center"/>
        <w:rPr>
          <w:rFonts w:ascii="Times New Roman" w:hAnsi="Times New Roman" w:cs="Times New Roman"/>
        </w:rPr>
      </w:pPr>
      <w:r w:rsidRPr="009754A0">
        <w:rPr>
          <w:rFonts w:ascii="Times New Roman" w:hAnsi="Times New Roman" w:cs="Times New Roman"/>
        </w:rPr>
        <w:t>Department of Networks</w:t>
      </w:r>
    </w:p>
    <w:p w14:paraId="04568B33" w14:textId="17F88B0F" w:rsidR="00D7134E" w:rsidRPr="009754A0" w:rsidRDefault="00D7134E" w:rsidP="00B86A79">
      <w:pPr>
        <w:spacing w:line="276" w:lineRule="auto"/>
        <w:jc w:val="center"/>
        <w:rPr>
          <w:rFonts w:ascii="Times New Roman" w:hAnsi="Times New Roman" w:cs="Times New Roman"/>
        </w:rPr>
      </w:pPr>
      <w:r w:rsidRPr="009754A0">
        <w:rPr>
          <w:rFonts w:ascii="Times New Roman" w:hAnsi="Times New Roman" w:cs="Times New Roman"/>
        </w:rPr>
        <w:t>School of Computing and Informatics Technology</w:t>
      </w:r>
    </w:p>
    <w:p w14:paraId="0726E3BF" w14:textId="63932EE2" w:rsidR="00D7134E" w:rsidRPr="009754A0" w:rsidRDefault="00D7134E" w:rsidP="00256116">
      <w:pPr>
        <w:spacing w:line="276" w:lineRule="auto"/>
        <w:jc w:val="center"/>
        <w:rPr>
          <w:rFonts w:ascii="Times New Roman" w:hAnsi="Times New Roman" w:cs="Times New Roman"/>
        </w:rPr>
      </w:pPr>
      <w:r w:rsidRPr="009754A0">
        <w:rPr>
          <w:rFonts w:ascii="Times New Roman" w:hAnsi="Times New Roman" w:cs="Times New Roman"/>
        </w:rPr>
        <w:t xml:space="preserve">Email: </w:t>
      </w:r>
      <w:hyperlink r:id="rId8" w:history="1">
        <w:r w:rsidRPr="009754A0">
          <w:rPr>
            <w:rStyle w:val="Hyperlink"/>
            <w:rFonts w:ascii="Times New Roman" w:hAnsi="Times New Roman" w:cs="Times New Roman"/>
            <w:color w:val="auto"/>
          </w:rPr>
          <w:t>kimbugwe@gmail.com</w:t>
        </w:r>
      </w:hyperlink>
    </w:p>
    <w:p w14:paraId="79FBBD0C" w14:textId="14A8988D" w:rsidR="00D7134E" w:rsidRPr="009754A0" w:rsidRDefault="00D7134E" w:rsidP="00256116">
      <w:pPr>
        <w:spacing w:line="276" w:lineRule="auto"/>
        <w:jc w:val="center"/>
        <w:rPr>
          <w:rFonts w:ascii="Times New Roman" w:hAnsi="Times New Roman" w:cs="Times New Roman"/>
        </w:rPr>
      </w:pPr>
      <w:r w:rsidRPr="009754A0">
        <w:rPr>
          <w:rFonts w:ascii="Times New Roman" w:hAnsi="Times New Roman" w:cs="Times New Roman"/>
        </w:rPr>
        <w:t>Tel: +256-701203827</w:t>
      </w:r>
    </w:p>
    <w:p w14:paraId="55122A33" w14:textId="2B163CD7" w:rsidR="00D7134E" w:rsidRPr="009754A0" w:rsidRDefault="00D7134E" w:rsidP="00256116">
      <w:pPr>
        <w:spacing w:line="276" w:lineRule="auto"/>
        <w:jc w:val="center"/>
        <w:rPr>
          <w:rFonts w:ascii="Times New Roman" w:hAnsi="Times New Roman" w:cs="Times New Roman"/>
        </w:rPr>
      </w:pPr>
      <w:r w:rsidRPr="009754A0">
        <w:rPr>
          <w:rFonts w:ascii="Times New Roman" w:hAnsi="Times New Roman" w:cs="Times New Roman"/>
        </w:rPr>
        <w:t>Date: May 2025</w:t>
      </w:r>
    </w:p>
    <w:p w14:paraId="0F28BD5B" w14:textId="6BB4001B" w:rsidR="00D7134E" w:rsidRPr="009754A0" w:rsidRDefault="00D7134E" w:rsidP="00256116">
      <w:pPr>
        <w:spacing w:line="276" w:lineRule="auto"/>
        <w:jc w:val="center"/>
        <w:rPr>
          <w:rFonts w:ascii="Times New Roman" w:hAnsi="Times New Roman" w:cs="Times New Roman"/>
        </w:rPr>
      </w:pPr>
    </w:p>
    <w:p w14:paraId="7374F6A7" w14:textId="3978D49D" w:rsidR="00D7134E" w:rsidRPr="009754A0" w:rsidRDefault="00D7134E" w:rsidP="00256116">
      <w:pPr>
        <w:spacing w:line="276" w:lineRule="auto"/>
        <w:jc w:val="center"/>
        <w:rPr>
          <w:rFonts w:ascii="Times New Roman" w:hAnsi="Times New Roman" w:cs="Times New Roman"/>
        </w:rPr>
      </w:pPr>
    </w:p>
    <w:p w14:paraId="6B816EB0" w14:textId="6A1B6553" w:rsidR="00D7134E" w:rsidRPr="009754A0" w:rsidRDefault="00D7134E" w:rsidP="00256116">
      <w:pPr>
        <w:spacing w:line="276" w:lineRule="auto"/>
        <w:jc w:val="center"/>
        <w:rPr>
          <w:rFonts w:ascii="Times New Roman" w:hAnsi="Times New Roman" w:cs="Times New Roman"/>
        </w:rPr>
      </w:pPr>
    </w:p>
    <w:p w14:paraId="416E0C1E" w14:textId="278913F9" w:rsidR="00D7134E" w:rsidRPr="009754A0" w:rsidRDefault="00D7134E" w:rsidP="00256116">
      <w:pPr>
        <w:spacing w:line="276" w:lineRule="auto"/>
        <w:rPr>
          <w:rFonts w:ascii="Times New Roman" w:hAnsi="Times New Roman" w:cs="Times New Roman"/>
        </w:rPr>
      </w:pPr>
    </w:p>
    <w:p w14:paraId="1FDC749D" w14:textId="46055171" w:rsidR="00A146DB" w:rsidRPr="009754A0" w:rsidRDefault="0054330A" w:rsidP="00256116">
      <w:pPr>
        <w:pStyle w:val="Heading1"/>
        <w:numPr>
          <w:ilvl w:val="0"/>
          <w:numId w:val="0"/>
        </w:numPr>
        <w:spacing w:line="276" w:lineRule="auto"/>
        <w:rPr>
          <w:rFonts w:ascii="Times New Roman" w:hAnsi="Times New Roman" w:cs="Times New Roman"/>
          <w:color w:val="auto"/>
        </w:rPr>
      </w:pPr>
      <w:bookmarkStart w:id="0" w:name="_Toc197924266"/>
      <w:r w:rsidRPr="009754A0">
        <w:rPr>
          <w:rFonts w:ascii="Times New Roman" w:hAnsi="Times New Roman" w:cs="Times New Roman"/>
          <w:color w:val="auto"/>
        </w:rPr>
        <w:lastRenderedPageBreak/>
        <w:t>Declaration</w:t>
      </w:r>
      <w:bookmarkEnd w:id="0"/>
    </w:p>
    <w:p w14:paraId="223FEBBB" w14:textId="376700F0" w:rsidR="00A146DB" w:rsidRPr="009754A0" w:rsidRDefault="00A146DB" w:rsidP="00256116">
      <w:pPr>
        <w:spacing w:line="276" w:lineRule="auto"/>
        <w:jc w:val="both"/>
        <w:rPr>
          <w:rFonts w:ascii="Times New Roman" w:hAnsi="Times New Roman" w:cs="Times New Roman"/>
        </w:rPr>
      </w:pPr>
      <w:r w:rsidRPr="009754A0">
        <w:rPr>
          <w:rFonts w:ascii="Times New Roman" w:hAnsi="Times New Roman" w:cs="Times New Roman"/>
        </w:rPr>
        <w:t xml:space="preserve">We, the undersigned members of Group BSE25-5, declare that the work presented in this project report is original and has never been submitted to any university or other institution of higher learning </w:t>
      </w:r>
      <w:r w:rsidR="00E66D3B" w:rsidRPr="009754A0">
        <w:rPr>
          <w:rFonts w:ascii="Times New Roman" w:hAnsi="Times New Roman" w:cs="Times New Roman"/>
        </w:rPr>
        <w:t>to award</w:t>
      </w:r>
      <w:r w:rsidRPr="009754A0">
        <w:rPr>
          <w:rFonts w:ascii="Times New Roman" w:hAnsi="Times New Roman" w:cs="Times New Roman"/>
        </w:rPr>
        <w:t xml:space="preserve"> any academic qualification. All consulted resources</w:t>
      </w:r>
      <w:r w:rsidR="00B86A79" w:rsidRPr="009754A0">
        <w:rPr>
          <w:rFonts w:ascii="Times New Roman" w:hAnsi="Times New Roman" w:cs="Times New Roman"/>
        </w:rPr>
        <w:t xml:space="preserve">, </w:t>
      </w:r>
      <w:r w:rsidRPr="009754A0">
        <w:rPr>
          <w:rFonts w:ascii="Times New Roman" w:hAnsi="Times New Roman" w:cs="Times New Roman"/>
        </w:rPr>
        <w:t>published materials</w:t>
      </w:r>
      <w:r w:rsidR="00B86A79" w:rsidRPr="009754A0">
        <w:rPr>
          <w:rFonts w:ascii="Times New Roman" w:hAnsi="Times New Roman" w:cs="Times New Roman"/>
        </w:rPr>
        <w:t>,</w:t>
      </w:r>
      <w:r w:rsidRPr="009754A0">
        <w:rPr>
          <w:rFonts w:ascii="Times New Roman" w:hAnsi="Times New Roman" w:cs="Times New Roman"/>
        </w:rPr>
        <w:t xml:space="preserve"> or the work of other individuals</w:t>
      </w:r>
      <w:r w:rsidR="00F07990" w:rsidRPr="009754A0">
        <w:rPr>
          <w:rFonts w:ascii="Times New Roman" w:hAnsi="Times New Roman" w:cs="Times New Roman"/>
        </w:rPr>
        <w:t xml:space="preserve"> </w:t>
      </w:r>
      <w:r w:rsidRPr="009754A0">
        <w:rPr>
          <w:rFonts w:ascii="Times New Roman" w:hAnsi="Times New Roman" w:cs="Times New Roman"/>
        </w:rPr>
        <w:t>have been duly cited and acknowledged throughout this report.</w:t>
      </w:r>
    </w:p>
    <w:p w14:paraId="716D349E" w14:textId="77777777" w:rsidR="00D7134E" w:rsidRPr="009754A0" w:rsidRDefault="00D7134E" w:rsidP="00256116">
      <w:pPr>
        <w:spacing w:line="276"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3209"/>
        <w:gridCol w:w="3209"/>
        <w:gridCol w:w="2667"/>
      </w:tblGrid>
      <w:tr w:rsidR="009754A0" w:rsidRPr="009754A0" w14:paraId="762F2DB8" w14:textId="77777777" w:rsidTr="00E66D3B">
        <w:tc>
          <w:tcPr>
            <w:tcW w:w="3209" w:type="dxa"/>
            <w:shd w:val="clear" w:color="auto" w:fill="BFBFBF" w:themeFill="background1" w:themeFillShade="BF"/>
          </w:tcPr>
          <w:p w14:paraId="35EFEF24" w14:textId="0DA5D6C8" w:rsidR="00D7134E" w:rsidRPr="009754A0" w:rsidRDefault="00D7134E" w:rsidP="00256116">
            <w:pPr>
              <w:spacing w:line="276" w:lineRule="auto"/>
              <w:rPr>
                <w:rFonts w:ascii="Times New Roman" w:hAnsi="Times New Roman" w:cs="Times New Roman"/>
                <w:b/>
              </w:rPr>
            </w:pPr>
            <w:r w:rsidRPr="009754A0">
              <w:rPr>
                <w:rFonts w:ascii="Times New Roman" w:hAnsi="Times New Roman" w:cs="Times New Roman"/>
                <w:b/>
              </w:rPr>
              <w:t>Name</w:t>
            </w:r>
          </w:p>
        </w:tc>
        <w:tc>
          <w:tcPr>
            <w:tcW w:w="3209" w:type="dxa"/>
            <w:shd w:val="clear" w:color="auto" w:fill="BFBFBF" w:themeFill="background1" w:themeFillShade="BF"/>
          </w:tcPr>
          <w:p w14:paraId="50B603FB" w14:textId="4FD6A987" w:rsidR="00D7134E" w:rsidRPr="009754A0" w:rsidRDefault="00D7134E" w:rsidP="00256116">
            <w:pPr>
              <w:spacing w:line="276" w:lineRule="auto"/>
              <w:rPr>
                <w:rFonts w:ascii="Times New Roman" w:hAnsi="Times New Roman" w:cs="Times New Roman"/>
              </w:rPr>
            </w:pPr>
            <w:r w:rsidRPr="009754A0">
              <w:rPr>
                <w:rFonts w:ascii="Times New Roman" w:hAnsi="Times New Roman" w:cs="Times New Roman"/>
                <w:b/>
                <w:bCs/>
              </w:rPr>
              <w:t>Registration Number</w:t>
            </w:r>
          </w:p>
        </w:tc>
        <w:tc>
          <w:tcPr>
            <w:tcW w:w="2667" w:type="dxa"/>
            <w:shd w:val="clear" w:color="auto" w:fill="BFBFBF" w:themeFill="background1" w:themeFillShade="BF"/>
          </w:tcPr>
          <w:p w14:paraId="71C38E18" w14:textId="2C2DADC9" w:rsidR="00D7134E" w:rsidRPr="009754A0" w:rsidRDefault="00D7134E" w:rsidP="00256116">
            <w:pPr>
              <w:spacing w:line="276" w:lineRule="auto"/>
              <w:rPr>
                <w:rFonts w:ascii="Times New Roman" w:hAnsi="Times New Roman" w:cs="Times New Roman"/>
              </w:rPr>
            </w:pPr>
            <w:r w:rsidRPr="009754A0">
              <w:rPr>
                <w:rFonts w:ascii="Times New Roman" w:hAnsi="Times New Roman" w:cs="Times New Roman"/>
                <w:b/>
                <w:bCs/>
              </w:rPr>
              <w:t>Signature</w:t>
            </w:r>
          </w:p>
        </w:tc>
      </w:tr>
      <w:tr w:rsidR="009754A0" w:rsidRPr="009754A0" w14:paraId="13BFD590" w14:textId="77777777" w:rsidTr="00D7134E">
        <w:tc>
          <w:tcPr>
            <w:tcW w:w="3209" w:type="dxa"/>
          </w:tcPr>
          <w:p w14:paraId="0AF9E78E" w14:textId="678278B6" w:rsidR="00D7134E" w:rsidRPr="009754A0" w:rsidRDefault="00D7134E" w:rsidP="00256116">
            <w:pPr>
              <w:spacing w:line="276" w:lineRule="auto"/>
              <w:rPr>
                <w:rFonts w:ascii="Times New Roman" w:hAnsi="Times New Roman" w:cs="Times New Roman"/>
              </w:rPr>
            </w:pPr>
            <w:r w:rsidRPr="009754A0">
              <w:rPr>
                <w:rFonts w:ascii="Times New Roman" w:hAnsi="Times New Roman" w:cs="Times New Roman"/>
                <w:bCs/>
              </w:rPr>
              <w:t>Alanda Ambrose</w:t>
            </w:r>
          </w:p>
        </w:tc>
        <w:tc>
          <w:tcPr>
            <w:tcW w:w="3209" w:type="dxa"/>
          </w:tcPr>
          <w:p w14:paraId="3034E1DE" w14:textId="135DC54C" w:rsidR="00D7134E" w:rsidRPr="009754A0" w:rsidRDefault="00D7134E" w:rsidP="00256116">
            <w:pPr>
              <w:spacing w:line="276" w:lineRule="auto"/>
              <w:rPr>
                <w:rFonts w:ascii="Times New Roman" w:hAnsi="Times New Roman" w:cs="Times New Roman"/>
              </w:rPr>
            </w:pPr>
            <w:r w:rsidRPr="009754A0">
              <w:rPr>
                <w:rFonts w:ascii="Times New Roman" w:hAnsi="Times New Roman" w:cs="Times New Roman"/>
                <w:bCs/>
              </w:rPr>
              <w:t>21/U/1392</w:t>
            </w:r>
          </w:p>
        </w:tc>
        <w:tc>
          <w:tcPr>
            <w:tcW w:w="2667" w:type="dxa"/>
          </w:tcPr>
          <w:p w14:paraId="77C9CCB9" w14:textId="77777777" w:rsidR="00D7134E" w:rsidRPr="009754A0" w:rsidRDefault="00D7134E" w:rsidP="00256116">
            <w:pPr>
              <w:spacing w:line="276" w:lineRule="auto"/>
              <w:rPr>
                <w:rFonts w:ascii="Times New Roman" w:hAnsi="Times New Roman" w:cs="Times New Roman"/>
              </w:rPr>
            </w:pPr>
          </w:p>
        </w:tc>
      </w:tr>
      <w:tr w:rsidR="009754A0" w:rsidRPr="009754A0" w14:paraId="38FCC75D" w14:textId="77777777" w:rsidTr="00D7134E">
        <w:tc>
          <w:tcPr>
            <w:tcW w:w="3209" w:type="dxa"/>
          </w:tcPr>
          <w:p w14:paraId="4170AEA2" w14:textId="0F66ACA9" w:rsidR="00D7134E" w:rsidRPr="009754A0" w:rsidRDefault="00D7134E" w:rsidP="00256116">
            <w:pPr>
              <w:spacing w:line="276" w:lineRule="auto"/>
              <w:rPr>
                <w:rFonts w:ascii="Times New Roman" w:hAnsi="Times New Roman" w:cs="Times New Roman"/>
              </w:rPr>
            </w:pPr>
            <w:r w:rsidRPr="009754A0">
              <w:rPr>
                <w:rFonts w:ascii="Times New Roman" w:hAnsi="Times New Roman" w:cs="Times New Roman"/>
                <w:bCs/>
              </w:rPr>
              <w:t>Mugarura Kevin B</w:t>
            </w:r>
          </w:p>
        </w:tc>
        <w:tc>
          <w:tcPr>
            <w:tcW w:w="3209" w:type="dxa"/>
          </w:tcPr>
          <w:p w14:paraId="1AE854F8" w14:textId="70FA7DC6" w:rsidR="00D7134E" w:rsidRPr="009754A0" w:rsidRDefault="00D7134E" w:rsidP="00256116">
            <w:pPr>
              <w:spacing w:line="276" w:lineRule="auto"/>
              <w:rPr>
                <w:rFonts w:ascii="Times New Roman" w:hAnsi="Times New Roman" w:cs="Times New Roman"/>
              </w:rPr>
            </w:pPr>
            <w:r w:rsidRPr="009754A0">
              <w:rPr>
                <w:rFonts w:ascii="Times New Roman" w:hAnsi="Times New Roman" w:cs="Times New Roman"/>
                <w:bCs/>
              </w:rPr>
              <w:t>22/U/6325</w:t>
            </w:r>
          </w:p>
        </w:tc>
        <w:tc>
          <w:tcPr>
            <w:tcW w:w="2667" w:type="dxa"/>
          </w:tcPr>
          <w:p w14:paraId="5E1078F2" w14:textId="77777777" w:rsidR="00D7134E" w:rsidRPr="009754A0" w:rsidRDefault="00D7134E" w:rsidP="00256116">
            <w:pPr>
              <w:spacing w:line="276" w:lineRule="auto"/>
              <w:rPr>
                <w:rFonts w:ascii="Times New Roman" w:hAnsi="Times New Roman" w:cs="Times New Roman"/>
              </w:rPr>
            </w:pPr>
          </w:p>
        </w:tc>
      </w:tr>
      <w:tr w:rsidR="009754A0" w:rsidRPr="009754A0" w14:paraId="1A0B0BFB" w14:textId="77777777" w:rsidTr="00D7134E">
        <w:tc>
          <w:tcPr>
            <w:tcW w:w="3209" w:type="dxa"/>
          </w:tcPr>
          <w:p w14:paraId="54790065" w14:textId="54B7FF7A" w:rsidR="00D7134E" w:rsidRPr="009754A0" w:rsidRDefault="00D7134E" w:rsidP="00256116">
            <w:pPr>
              <w:spacing w:line="276" w:lineRule="auto"/>
              <w:rPr>
                <w:rFonts w:ascii="Times New Roman" w:hAnsi="Times New Roman" w:cs="Times New Roman"/>
              </w:rPr>
            </w:pPr>
            <w:r w:rsidRPr="009754A0">
              <w:rPr>
                <w:rFonts w:ascii="Times New Roman" w:hAnsi="Times New Roman" w:cs="Times New Roman"/>
                <w:bCs/>
              </w:rPr>
              <w:t>Kirabo Jelly Rollings</w:t>
            </w:r>
          </w:p>
        </w:tc>
        <w:tc>
          <w:tcPr>
            <w:tcW w:w="3209" w:type="dxa"/>
          </w:tcPr>
          <w:p w14:paraId="4110F2B7" w14:textId="31D0D08D" w:rsidR="00D7134E" w:rsidRPr="009754A0" w:rsidRDefault="00D7134E" w:rsidP="00256116">
            <w:pPr>
              <w:spacing w:line="276" w:lineRule="auto"/>
              <w:rPr>
                <w:rFonts w:ascii="Times New Roman" w:hAnsi="Times New Roman" w:cs="Times New Roman"/>
              </w:rPr>
            </w:pPr>
            <w:r w:rsidRPr="009754A0">
              <w:rPr>
                <w:rFonts w:ascii="Times New Roman" w:hAnsi="Times New Roman" w:cs="Times New Roman"/>
                <w:bCs/>
              </w:rPr>
              <w:t>21/U/08437/PS</w:t>
            </w:r>
          </w:p>
        </w:tc>
        <w:tc>
          <w:tcPr>
            <w:tcW w:w="2667" w:type="dxa"/>
          </w:tcPr>
          <w:p w14:paraId="423C3005" w14:textId="77777777" w:rsidR="00D7134E" w:rsidRPr="009754A0" w:rsidRDefault="00D7134E" w:rsidP="00256116">
            <w:pPr>
              <w:spacing w:line="276" w:lineRule="auto"/>
              <w:rPr>
                <w:rFonts w:ascii="Times New Roman" w:hAnsi="Times New Roman" w:cs="Times New Roman"/>
              </w:rPr>
            </w:pPr>
          </w:p>
        </w:tc>
      </w:tr>
      <w:tr w:rsidR="00D7134E" w:rsidRPr="009754A0" w14:paraId="6AB3DD4A" w14:textId="77777777" w:rsidTr="00D7134E">
        <w:tc>
          <w:tcPr>
            <w:tcW w:w="3209" w:type="dxa"/>
          </w:tcPr>
          <w:p w14:paraId="34D75FB2" w14:textId="32DD73E9" w:rsidR="00D7134E" w:rsidRPr="009754A0" w:rsidRDefault="00D7134E" w:rsidP="00256116">
            <w:pPr>
              <w:spacing w:line="276" w:lineRule="auto"/>
              <w:rPr>
                <w:rFonts w:ascii="Times New Roman" w:hAnsi="Times New Roman" w:cs="Times New Roman"/>
              </w:rPr>
            </w:pPr>
            <w:r w:rsidRPr="009754A0">
              <w:rPr>
                <w:rFonts w:ascii="Times New Roman" w:hAnsi="Times New Roman" w:cs="Times New Roman"/>
                <w:bCs/>
              </w:rPr>
              <w:t>Musiimenta Cynthia</w:t>
            </w:r>
          </w:p>
        </w:tc>
        <w:tc>
          <w:tcPr>
            <w:tcW w:w="3209" w:type="dxa"/>
          </w:tcPr>
          <w:p w14:paraId="457EFC64" w14:textId="74B47E71" w:rsidR="00D7134E" w:rsidRPr="009754A0" w:rsidRDefault="00D7134E" w:rsidP="00256116">
            <w:pPr>
              <w:spacing w:line="276" w:lineRule="auto"/>
              <w:rPr>
                <w:rFonts w:ascii="Times New Roman" w:hAnsi="Times New Roman" w:cs="Times New Roman"/>
              </w:rPr>
            </w:pPr>
            <w:r w:rsidRPr="009754A0">
              <w:rPr>
                <w:rFonts w:ascii="Times New Roman" w:hAnsi="Times New Roman" w:cs="Times New Roman"/>
                <w:bCs/>
              </w:rPr>
              <w:t>21/U/05922/PS</w:t>
            </w:r>
          </w:p>
        </w:tc>
        <w:tc>
          <w:tcPr>
            <w:tcW w:w="2667" w:type="dxa"/>
          </w:tcPr>
          <w:p w14:paraId="33A5622B" w14:textId="77777777" w:rsidR="00D7134E" w:rsidRPr="009754A0" w:rsidRDefault="00D7134E" w:rsidP="00256116">
            <w:pPr>
              <w:spacing w:line="276" w:lineRule="auto"/>
              <w:rPr>
                <w:rFonts w:ascii="Times New Roman" w:hAnsi="Times New Roman" w:cs="Times New Roman"/>
              </w:rPr>
            </w:pPr>
          </w:p>
        </w:tc>
      </w:tr>
    </w:tbl>
    <w:p w14:paraId="7A7681C8" w14:textId="77777777" w:rsidR="00D7134E" w:rsidRPr="009754A0" w:rsidRDefault="00D7134E" w:rsidP="00256116">
      <w:pPr>
        <w:spacing w:line="276" w:lineRule="auto"/>
        <w:jc w:val="both"/>
        <w:rPr>
          <w:rFonts w:ascii="Times New Roman" w:hAnsi="Times New Roman" w:cs="Times New Roman"/>
        </w:rPr>
      </w:pPr>
    </w:p>
    <w:p w14:paraId="317FF771" w14:textId="77777777" w:rsidR="00A146DB" w:rsidRPr="009754A0" w:rsidRDefault="00A146DB" w:rsidP="00256116">
      <w:pPr>
        <w:spacing w:line="276" w:lineRule="auto"/>
        <w:jc w:val="both"/>
        <w:rPr>
          <w:rFonts w:ascii="Times New Roman" w:hAnsi="Times New Roman" w:cs="Times New Roman"/>
        </w:rPr>
      </w:pPr>
    </w:p>
    <w:p w14:paraId="1651B7B4" w14:textId="500AC050" w:rsidR="00A146DB" w:rsidRPr="009754A0" w:rsidRDefault="00A146DB" w:rsidP="00256116">
      <w:pPr>
        <w:spacing w:line="276" w:lineRule="auto"/>
        <w:rPr>
          <w:rFonts w:ascii="Times New Roman" w:hAnsi="Times New Roman" w:cs="Times New Roman"/>
        </w:rPr>
      </w:pPr>
    </w:p>
    <w:p w14:paraId="4780ADAE" w14:textId="02D65215" w:rsidR="00D7134E" w:rsidRPr="009754A0" w:rsidRDefault="00D7134E" w:rsidP="00256116">
      <w:pPr>
        <w:spacing w:line="276" w:lineRule="auto"/>
        <w:rPr>
          <w:rFonts w:ascii="Times New Roman" w:hAnsi="Times New Roman" w:cs="Times New Roman"/>
        </w:rPr>
      </w:pPr>
    </w:p>
    <w:p w14:paraId="73179E62" w14:textId="5201102A" w:rsidR="00D7134E" w:rsidRPr="009754A0" w:rsidRDefault="00D7134E" w:rsidP="00256116">
      <w:pPr>
        <w:spacing w:line="276" w:lineRule="auto"/>
        <w:rPr>
          <w:rFonts w:ascii="Times New Roman" w:hAnsi="Times New Roman" w:cs="Times New Roman"/>
        </w:rPr>
      </w:pPr>
    </w:p>
    <w:p w14:paraId="0DD5F2A1" w14:textId="7C095AAD" w:rsidR="00D7134E" w:rsidRPr="009754A0" w:rsidRDefault="00D7134E" w:rsidP="00256116">
      <w:pPr>
        <w:spacing w:line="276" w:lineRule="auto"/>
        <w:rPr>
          <w:rFonts w:ascii="Times New Roman" w:hAnsi="Times New Roman" w:cs="Times New Roman"/>
        </w:rPr>
      </w:pPr>
    </w:p>
    <w:p w14:paraId="0DE89CF5" w14:textId="71813FEE" w:rsidR="00D7134E" w:rsidRPr="009754A0" w:rsidRDefault="00D7134E" w:rsidP="00256116">
      <w:pPr>
        <w:spacing w:line="276" w:lineRule="auto"/>
        <w:rPr>
          <w:rFonts w:ascii="Times New Roman" w:hAnsi="Times New Roman" w:cs="Times New Roman"/>
        </w:rPr>
      </w:pPr>
    </w:p>
    <w:p w14:paraId="067E6F65" w14:textId="12E9C922" w:rsidR="00D7134E" w:rsidRPr="009754A0" w:rsidRDefault="00D7134E" w:rsidP="00256116">
      <w:pPr>
        <w:spacing w:line="276" w:lineRule="auto"/>
        <w:rPr>
          <w:rFonts w:ascii="Times New Roman" w:hAnsi="Times New Roman" w:cs="Times New Roman"/>
        </w:rPr>
      </w:pPr>
    </w:p>
    <w:p w14:paraId="2DD5CF41" w14:textId="5DAB8D6B" w:rsidR="00D7134E" w:rsidRPr="009754A0" w:rsidRDefault="00D7134E" w:rsidP="00256116">
      <w:pPr>
        <w:spacing w:line="276" w:lineRule="auto"/>
        <w:rPr>
          <w:rFonts w:ascii="Times New Roman" w:hAnsi="Times New Roman" w:cs="Times New Roman"/>
        </w:rPr>
      </w:pPr>
    </w:p>
    <w:p w14:paraId="195D3005" w14:textId="21CC88EB" w:rsidR="00D7134E" w:rsidRPr="009754A0" w:rsidRDefault="00D7134E" w:rsidP="00256116">
      <w:pPr>
        <w:spacing w:line="276" w:lineRule="auto"/>
        <w:rPr>
          <w:rFonts w:ascii="Times New Roman" w:hAnsi="Times New Roman" w:cs="Times New Roman"/>
        </w:rPr>
      </w:pPr>
    </w:p>
    <w:p w14:paraId="3EAD602F" w14:textId="653339DE" w:rsidR="00D7134E" w:rsidRPr="009754A0" w:rsidRDefault="00D7134E" w:rsidP="00256116">
      <w:pPr>
        <w:spacing w:line="276" w:lineRule="auto"/>
        <w:rPr>
          <w:rFonts w:ascii="Times New Roman" w:hAnsi="Times New Roman" w:cs="Times New Roman"/>
        </w:rPr>
      </w:pPr>
    </w:p>
    <w:p w14:paraId="793FD834" w14:textId="6E2BC8C2" w:rsidR="00D7134E" w:rsidRPr="009754A0" w:rsidRDefault="00D7134E" w:rsidP="00256116">
      <w:pPr>
        <w:spacing w:line="276" w:lineRule="auto"/>
        <w:rPr>
          <w:rFonts w:ascii="Times New Roman" w:hAnsi="Times New Roman" w:cs="Times New Roman"/>
        </w:rPr>
      </w:pPr>
    </w:p>
    <w:p w14:paraId="20C1B1B1" w14:textId="686ABB5B" w:rsidR="00D7134E" w:rsidRPr="009754A0" w:rsidRDefault="00D7134E" w:rsidP="00256116">
      <w:pPr>
        <w:spacing w:line="276" w:lineRule="auto"/>
        <w:rPr>
          <w:rFonts w:ascii="Times New Roman" w:hAnsi="Times New Roman" w:cs="Times New Roman"/>
        </w:rPr>
      </w:pPr>
    </w:p>
    <w:p w14:paraId="61A28226" w14:textId="3F990705" w:rsidR="00D7134E" w:rsidRPr="009754A0" w:rsidRDefault="00D7134E" w:rsidP="00256116">
      <w:pPr>
        <w:spacing w:line="276" w:lineRule="auto"/>
        <w:rPr>
          <w:rFonts w:ascii="Times New Roman" w:hAnsi="Times New Roman" w:cs="Times New Roman"/>
        </w:rPr>
      </w:pPr>
    </w:p>
    <w:p w14:paraId="6CAF11D9" w14:textId="08857533" w:rsidR="00D7134E" w:rsidRPr="009754A0" w:rsidRDefault="00D7134E" w:rsidP="00256116">
      <w:pPr>
        <w:spacing w:line="276" w:lineRule="auto"/>
        <w:rPr>
          <w:rFonts w:ascii="Times New Roman" w:hAnsi="Times New Roman" w:cs="Times New Roman"/>
        </w:rPr>
      </w:pPr>
    </w:p>
    <w:p w14:paraId="02EDDE8D" w14:textId="4B9315B8" w:rsidR="00D7134E" w:rsidRPr="009754A0" w:rsidRDefault="00D7134E" w:rsidP="00256116">
      <w:pPr>
        <w:spacing w:line="276" w:lineRule="auto"/>
        <w:rPr>
          <w:rFonts w:ascii="Times New Roman" w:hAnsi="Times New Roman" w:cs="Times New Roman"/>
        </w:rPr>
      </w:pPr>
    </w:p>
    <w:p w14:paraId="64B50E0E" w14:textId="4A9C3548" w:rsidR="00D7134E" w:rsidRPr="009754A0" w:rsidRDefault="00D7134E" w:rsidP="00256116">
      <w:pPr>
        <w:spacing w:line="276" w:lineRule="auto"/>
        <w:rPr>
          <w:rFonts w:ascii="Times New Roman" w:hAnsi="Times New Roman" w:cs="Times New Roman"/>
        </w:rPr>
      </w:pPr>
    </w:p>
    <w:p w14:paraId="65B4EEBC" w14:textId="229FFB03" w:rsidR="00D7134E" w:rsidRPr="009754A0" w:rsidRDefault="00D7134E" w:rsidP="00256116">
      <w:pPr>
        <w:spacing w:line="276" w:lineRule="auto"/>
        <w:rPr>
          <w:rFonts w:ascii="Times New Roman" w:hAnsi="Times New Roman" w:cs="Times New Roman"/>
        </w:rPr>
      </w:pPr>
    </w:p>
    <w:p w14:paraId="6E6D7901" w14:textId="4B72312F" w:rsidR="00D7134E" w:rsidRPr="009754A0" w:rsidRDefault="00D7134E" w:rsidP="00256116">
      <w:pPr>
        <w:spacing w:line="276" w:lineRule="auto"/>
        <w:rPr>
          <w:rFonts w:ascii="Times New Roman" w:hAnsi="Times New Roman" w:cs="Times New Roman"/>
        </w:rPr>
      </w:pPr>
    </w:p>
    <w:p w14:paraId="76D5B56F" w14:textId="5A47A684" w:rsidR="00D7134E" w:rsidRPr="009754A0" w:rsidRDefault="00D7134E" w:rsidP="00256116">
      <w:pPr>
        <w:spacing w:line="276" w:lineRule="auto"/>
        <w:rPr>
          <w:rFonts w:ascii="Times New Roman" w:hAnsi="Times New Roman" w:cs="Times New Roman"/>
        </w:rPr>
      </w:pPr>
    </w:p>
    <w:p w14:paraId="09CBEC33" w14:textId="3EB6E464" w:rsidR="00D7134E" w:rsidRPr="009754A0" w:rsidRDefault="00D7134E" w:rsidP="00256116">
      <w:pPr>
        <w:spacing w:line="276" w:lineRule="auto"/>
        <w:rPr>
          <w:rFonts w:ascii="Times New Roman" w:hAnsi="Times New Roman" w:cs="Times New Roman"/>
        </w:rPr>
      </w:pPr>
    </w:p>
    <w:p w14:paraId="09649BB6" w14:textId="32F1438A" w:rsidR="00D7134E" w:rsidRPr="009754A0" w:rsidRDefault="00D7134E" w:rsidP="00256116">
      <w:pPr>
        <w:spacing w:line="276" w:lineRule="auto"/>
        <w:rPr>
          <w:rFonts w:ascii="Times New Roman" w:hAnsi="Times New Roman" w:cs="Times New Roman"/>
        </w:rPr>
      </w:pPr>
    </w:p>
    <w:p w14:paraId="6CB8C7AB" w14:textId="3E7F8362" w:rsidR="00D7134E" w:rsidRPr="009754A0" w:rsidRDefault="00D7134E" w:rsidP="00256116">
      <w:pPr>
        <w:spacing w:line="276" w:lineRule="auto"/>
        <w:rPr>
          <w:rFonts w:ascii="Times New Roman" w:hAnsi="Times New Roman" w:cs="Times New Roman"/>
        </w:rPr>
      </w:pPr>
    </w:p>
    <w:p w14:paraId="3CE02862" w14:textId="6AB9FC36" w:rsidR="00D7134E" w:rsidRPr="009754A0" w:rsidRDefault="00D7134E" w:rsidP="00256116">
      <w:pPr>
        <w:spacing w:line="276" w:lineRule="auto"/>
        <w:rPr>
          <w:rFonts w:ascii="Times New Roman" w:hAnsi="Times New Roman" w:cs="Times New Roman"/>
        </w:rPr>
      </w:pPr>
    </w:p>
    <w:p w14:paraId="7C0D86F8" w14:textId="3F3A1CB9" w:rsidR="00D7134E" w:rsidRPr="009754A0" w:rsidRDefault="00D7134E" w:rsidP="00256116">
      <w:pPr>
        <w:spacing w:line="276" w:lineRule="auto"/>
        <w:rPr>
          <w:rFonts w:ascii="Times New Roman" w:hAnsi="Times New Roman" w:cs="Times New Roman"/>
        </w:rPr>
      </w:pPr>
    </w:p>
    <w:p w14:paraId="336CB036" w14:textId="6BC18FBC" w:rsidR="00D7134E" w:rsidRPr="009754A0" w:rsidRDefault="00D7134E" w:rsidP="00256116">
      <w:pPr>
        <w:spacing w:line="276" w:lineRule="auto"/>
        <w:rPr>
          <w:rFonts w:ascii="Times New Roman" w:hAnsi="Times New Roman" w:cs="Times New Roman"/>
        </w:rPr>
      </w:pPr>
    </w:p>
    <w:p w14:paraId="7BB4002D" w14:textId="738F5EA8" w:rsidR="00D7134E" w:rsidRPr="009754A0" w:rsidRDefault="00D7134E" w:rsidP="00256116">
      <w:pPr>
        <w:spacing w:line="276" w:lineRule="auto"/>
        <w:rPr>
          <w:rFonts w:ascii="Times New Roman" w:hAnsi="Times New Roman" w:cs="Times New Roman"/>
        </w:rPr>
      </w:pPr>
    </w:p>
    <w:p w14:paraId="5E2F424C" w14:textId="7226FCE1" w:rsidR="00D7134E" w:rsidRPr="009754A0" w:rsidRDefault="00D7134E" w:rsidP="00256116">
      <w:pPr>
        <w:spacing w:line="276" w:lineRule="auto"/>
        <w:rPr>
          <w:rFonts w:ascii="Times New Roman" w:hAnsi="Times New Roman" w:cs="Times New Roman"/>
        </w:rPr>
      </w:pPr>
    </w:p>
    <w:p w14:paraId="5CC04B35" w14:textId="24DB1606" w:rsidR="00D7134E" w:rsidRPr="009754A0" w:rsidRDefault="00D7134E" w:rsidP="00256116">
      <w:pPr>
        <w:spacing w:line="276" w:lineRule="auto"/>
        <w:rPr>
          <w:rFonts w:ascii="Times New Roman" w:hAnsi="Times New Roman" w:cs="Times New Roman"/>
        </w:rPr>
      </w:pPr>
    </w:p>
    <w:p w14:paraId="03E89975" w14:textId="10533FA6" w:rsidR="00D7134E" w:rsidRPr="009754A0" w:rsidRDefault="00D7134E" w:rsidP="00256116">
      <w:pPr>
        <w:spacing w:line="276" w:lineRule="auto"/>
        <w:rPr>
          <w:rFonts w:ascii="Times New Roman" w:hAnsi="Times New Roman" w:cs="Times New Roman"/>
        </w:rPr>
      </w:pPr>
    </w:p>
    <w:p w14:paraId="64BD773A" w14:textId="64995863" w:rsidR="00D7134E" w:rsidRPr="009754A0" w:rsidRDefault="00D7134E" w:rsidP="00256116">
      <w:pPr>
        <w:spacing w:line="276" w:lineRule="auto"/>
        <w:rPr>
          <w:rFonts w:ascii="Times New Roman" w:hAnsi="Times New Roman" w:cs="Times New Roman"/>
        </w:rPr>
      </w:pPr>
    </w:p>
    <w:p w14:paraId="296F9ED8" w14:textId="6EDAAAB3" w:rsidR="00D7134E" w:rsidRPr="009754A0" w:rsidRDefault="00D7134E" w:rsidP="00256116">
      <w:pPr>
        <w:spacing w:line="276" w:lineRule="auto"/>
        <w:rPr>
          <w:rFonts w:ascii="Times New Roman" w:hAnsi="Times New Roman" w:cs="Times New Roman"/>
        </w:rPr>
      </w:pPr>
    </w:p>
    <w:p w14:paraId="4D99CE66" w14:textId="67E17369" w:rsidR="00DB447C" w:rsidRPr="009754A0" w:rsidRDefault="0054330A" w:rsidP="00256116">
      <w:pPr>
        <w:pStyle w:val="Heading1"/>
        <w:numPr>
          <w:ilvl w:val="0"/>
          <w:numId w:val="0"/>
        </w:numPr>
        <w:spacing w:line="276" w:lineRule="auto"/>
        <w:rPr>
          <w:rFonts w:ascii="Times New Roman" w:hAnsi="Times New Roman" w:cs="Times New Roman"/>
          <w:color w:val="auto"/>
        </w:rPr>
      </w:pPr>
      <w:bookmarkStart w:id="1" w:name="_Toc197924267"/>
      <w:r w:rsidRPr="009754A0">
        <w:rPr>
          <w:rFonts w:ascii="Times New Roman" w:hAnsi="Times New Roman" w:cs="Times New Roman"/>
          <w:color w:val="auto"/>
        </w:rPr>
        <w:lastRenderedPageBreak/>
        <w:t>Approval</w:t>
      </w:r>
      <w:bookmarkEnd w:id="1"/>
    </w:p>
    <w:p w14:paraId="65FBBC0D" w14:textId="77777777" w:rsidR="00A146DB" w:rsidRPr="009754A0" w:rsidRDefault="00A146DB" w:rsidP="00256116">
      <w:pPr>
        <w:spacing w:line="276" w:lineRule="auto"/>
        <w:jc w:val="both"/>
        <w:rPr>
          <w:rFonts w:ascii="Times New Roman" w:hAnsi="Times New Roman" w:cs="Times New Roman"/>
        </w:rPr>
      </w:pPr>
      <w:r w:rsidRPr="009754A0">
        <w:rPr>
          <w:rFonts w:ascii="Times New Roman" w:hAnsi="Times New Roman" w:cs="Times New Roman"/>
        </w:rPr>
        <w:t>This is to certify that the project report entitled "Real-Time IoT-Driven Air Condition Monitoring System for Factory Environments" has been reviewed and approved for submission and examination under my supervision.</w:t>
      </w:r>
    </w:p>
    <w:p w14:paraId="4F526B63" w14:textId="77777777" w:rsidR="00B86A79" w:rsidRPr="009754A0" w:rsidRDefault="00B86A79" w:rsidP="00256116">
      <w:pPr>
        <w:spacing w:line="276" w:lineRule="auto"/>
        <w:jc w:val="both"/>
        <w:rPr>
          <w:rFonts w:ascii="Times New Roman" w:hAnsi="Times New Roman" w:cs="Times New Roman"/>
        </w:rPr>
      </w:pPr>
    </w:p>
    <w:p w14:paraId="056A2A8C" w14:textId="77777777" w:rsidR="00A146DB" w:rsidRPr="009754A0" w:rsidRDefault="00A146DB" w:rsidP="00256116">
      <w:pPr>
        <w:spacing w:line="276" w:lineRule="auto"/>
        <w:jc w:val="both"/>
        <w:rPr>
          <w:rFonts w:ascii="Times New Roman" w:hAnsi="Times New Roman" w:cs="Times New Roman"/>
          <w:b/>
        </w:rPr>
      </w:pPr>
      <w:r w:rsidRPr="009754A0">
        <w:rPr>
          <w:rFonts w:ascii="Times New Roman" w:hAnsi="Times New Roman" w:cs="Times New Roman"/>
          <w:b/>
        </w:rPr>
        <w:t>Dr. Nasser Kimbugwe</w:t>
      </w:r>
    </w:p>
    <w:p w14:paraId="54EEFEF2" w14:textId="77777777" w:rsidR="00A146DB" w:rsidRPr="009754A0" w:rsidRDefault="00A146DB" w:rsidP="00256116">
      <w:pPr>
        <w:spacing w:line="276" w:lineRule="auto"/>
        <w:jc w:val="both"/>
        <w:rPr>
          <w:rFonts w:ascii="Times New Roman" w:hAnsi="Times New Roman" w:cs="Times New Roman"/>
        </w:rPr>
      </w:pPr>
      <w:r w:rsidRPr="009754A0">
        <w:rPr>
          <w:rFonts w:ascii="Times New Roman" w:hAnsi="Times New Roman" w:cs="Times New Roman"/>
        </w:rPr>
        <w:t>Department of Networks</w:t>
      </w:r>
    </w:p>
    <w:p w14:paraId="6FB76BB1" w14:textId="77777777" w:rsidR="00A146DB" w:rsidRPr="009754A0" w:rsidRDefault="00A146DB" w:rsidP="00256116">
      <w:pPr>
        <w:spacing w:line="276" w:lineRule="auto"/>
        <w:jc w:val="both"/>
        <w:rPr>
          <w:rFonts w:ascii="Times New Roman" w:hAnsi="Times New Roman" w:cs="Times New Roman"/>
        </w:rPr>
      </w:pPr>
      <w:r w:rsidRPr="009754A0">
        <w:rPr>
          <w:rFonts w:ascii="Times New Roman" w:hAnsi="Times New Roman" w:cs="Times New Roman"/>
        </w:rPr>
        <w:t>School of Computing and Informatics Technology</w:t>
      </w:r>
    </w:p>
    <w:p w14:paraId="6AAB6713" w14:textId="77777777" w:rsidR="00A146DB" w:rsidRPr="009754A0" w:rsidRDefault="00A146DB" w:rsidP="00256116">
      <w:pPr>
        <w:spacing w:line="276" w:lineRule="auto"/>
        <w:jc w:val="both"/>
        <w:rPr>
          <w:rFonts w:ascii="Times New Roman" w:hAnsi="Times New Roman" w:cs="Times New Roman"/>
        </w:rPr>
      </w:pPr>
      <w:r w:rsidRPr="009754A0">
        <w:rPr>
          <w:rFonts w:ascii="Times New Roman" w:hAnsi="Times New Roman" w:cs="Times New Roman"/>
        </w:rPr>
        <w:t>College of Computing and Information Sciences</w:t>
      </w:r>
    </w:p>
    <w:p w14:paraId="4C9E34D2" w14:textId="77777777" w:rsidR="00A146DB" w:rsidRPr="009754A0" w:rsidRDefault="00A146DB" w:rsidP="00256116">
      <w:pPr>
        <w:spacing w:line="276" w:lineRule="auto"/>
        <w:jc w:val="both"/>
        <w:rPr>
          <w:rFonts w:ascii="Times New Roman" w:hAnsi="Times New Roman" w:cs="Times New Roman"/>
        </w:rPr>
      </w:pPr>
      <w:r w:rsidRPr="009754A0">
        <w:rPr>
          <w:rFonts w:ascii="Times New Roman" w:hAnsi="Times New Roman" w:cs="Times New Roman"/>
        </w:rPr>
        <w:t>Makerere University</w:t>
      </w:r>
    </w:p>
    <w:p w14:paraId="6C5D2BDC" w14:textId="77777777" w:rsidR="00A146DB" w:rsidRPr="009754A0" w:rsidRDefault="00A146DB" w:rsidP="00256116">
      <w:pPr>
        <w:spacing w:line="276" w:lineRule="auto"/>
        <w:jc w:val="both"/>
        <w:rPr>
          <w:rFonts w:ascii="Times New Roman" w:hAnsi="Times New Roman" w:cs="Times New Roman"/>
        </w:rPr>
      </w:pPr>
      <w:r w:rsidRPr="009754A0">
        <w:rPr>
          <w:rFonts w:ascii="Times New Roman" w:hAnsi="Times New Roman" w:cs="Times New Roman"/>
        </w:rPr>
        <w:t>Signature: ______________________</w:t>
      </w:r>
    </w:p>
    <w:p w14:paraId="4D689361" w14:textId="77777777" w:rsidR="00A146DB" w:rsidRPr="009754A0" w:rsidRDefault="00A146DB" w:rsidP="00256116">
      <w:pPr>
        <w:spacing w:line="276" w:lineRule="auto"/>
        <w:jc w:val="both"/>
        <w:rPr>
          <w:rFonts w:ascii="Times New Roman" w:hAnsi="Times New Roman" w:cs="Times New Roman"/>
        </w:rPr>
      </w:pPr>
    </w:p>
    <w:p w14:paraId="4F157BC7" w14:textId="3FEABED7" w:rsidR="00A146DB" w:rsidRPr="009754A0" w:rsidRDefault="00A146DB" w:rsidP="00256116">
      <w:pPr>
        <w:spacing w:line="276" w:lineRule="auto"/>
        <w:jc w:val="both"/>
        <w:rPr>
          <w:rFonts w:ascii="Times New Roman" w:hAnsi="Times New Roman" w:cs="Times New Roman"/>
        </w:rPr>
      </w:pPr>
      <w:r w:rsidRPr="009754A0">
        <w:rPr>
          <w:rFonts w:ascii="Times New Roman" w:hAnsi="Times New Roman" w:cs="Times New Roman"/>
        </w:rPr>
        <w:t>Date: ___________________________</w:t>
      </w:r>
    </w:p>
    <w:p w14:paraId="0C6E609F" w14:textId="77777777" w:rsidR="00AF6692" w:rsidRPr="009754A0" w:rsidRDefault="00AF6692" w:rsidP="00256116">
      <w:pPr>
        <w:spacing w:after="200" w:line="276" w:lineRule="auto"/>
        <w:contextualSpacing/>
        <w:jc w:val="both"/>
        <w:outlineLvl w:val="0"/>
        <w:rPr>
          <w:rFonts w:ascii="Times New Roman" w:hAnsi="Times New Roman" w:cs="Times New Roman"/>
          <w:bCs/>
        </w:rPr>
      </w:pPr>
    </w:p>
    <w:p w14:paraId="41E30CDC" w14:textId="77777777" w:rsidR="00AF6692" w:rsidRPr="009754A0" w:rsidRDefault="00AF6692" w:rsidP="00256116">
      <w:pPr>
        <w:spacing w:after="200" w:line="276" w:lineRule="auto"/>
        <w:contextualSpacing/>
        <w:jc w:val="both"/>
        <w:outlineLvl w:val="0"/>
        <w:rPr>
          <w:rFonts w:ascii="Times New Roman" w:hAnsi="Times New Roman" w:cs="Times New Roman"/>
          <w:bCs/>
        </w:rPr>
      </w:pPr>
    </w:p>
    <w:p w14:paraId="41045E05" w14:textId="77777777" w:rsidR="00AF6692" w:rsidRPr="009754A0" w:rsidRDefault="00AF6692" w:rsidP="00256116">
      <w:pPr>
        <w:spacing w:after="200" w:line="276" w:lineRule="auto"/>
        <w:contextualSpacing/>
        <w:jc w:val="both"/>
        <w:outlineLvl w:val="0"/>
        <w:rPr>
          <w:rFonts w:ascii="Times New Roman" w:hAnsi="Times New Roman" w:cs="Times New Roman"/>
          <w:bCs/>
        </w:rPr>
      </w:pPr>
    </w:p>
    <w:p w14:paraId="4D20ACFC" w14:textId="77777777" w:rsidR="00AF6692" w:rsidRPr="009754A0" w:rsidRDefault="00AF6692" w:rsidP="00256116">
      <w:pPr>
        <w:spacing w:after="200" w:line="276" w:lineRule="auto"/>
        <w:contextualSpacing/>
        <w:jc w:val="both"/>
        <w:outlineLvl w:val="0"/>
        <w:rPr>
          <w:rFonts w:ascii="Times New Roman" w:hAnsi="Times New Roman" w:cs="Times New Roman"/>
          <w:bCs/>
        </w:rPr>
      </w:pPr>
    </w:p>
    <w:p w14:paraId="20C75486" w14:textId="77777777" w:rsidR="00AF6692" w:rsidRPr="009754A0" w:rsidRDefault="00AF6692" w:rsidP="00256116">
      <w:pPr>
        <w:spacing w:after="200" w:line="276" w:lineRule="auto"/>
        <w:contextualSpacing/>
        <w:jc w:val="both"/>
        <w:outlineLvl w:val="0"/>
        <w:rPr>
          <w:rFonts w:ascii="Times New Roman" w:hAnsi="Times New Roman" w:cs="Times New Roman"/>
          <w:bCs/>
        </w:rPr>
      </w:pPr>
    </w:p>
    <w:p w14:paraId="52E7D592" w14:textId="77777777" w:rsidR="00AF6692" w:rsidRPr="009754A0" w:rsidRDefault="00AF6692" w:rsidP="00256116">
      <w:pPr>
        <w:spacing w:after="200" w:line="276" w:lineRule="auto"/>
        <w:contextualSpacing/>
        <w:jc w:val="both"/>
        <w:outlineLvl w:val="0"/>
        <w:rPr>
          <w:rFonts w:ascii="Times New Roman" w:hAnsi="Times New Roman" w:cs="Times New Roman"/>
          <w:bCs/>
        </w:rPr>
      </w:pPr>
    </w:p>
    <w:p w14:paraId="04D834FA" w14:textId="77777777" w:rsidR="00AF6692" w:rsidRPr="009754A0" w:rsidRDefault="00AF6692" w:rsidP="00256116">
      <w:pPr>
        <w:spacing w:after="200" w:line="276" w:lineRule="auto"/>
        <w:contextualSpacing/>
        <w:jc w:val="both"/>
        <w:outlineLvl w:val="0"/>
        <w:rPr>
          <w:rFonts w:ascii="Times New Roman" w:hAnsi="Times New Roman" w:cs="Times New Roman"/>
          <w:bCs/>
        </w:rPr>
      </w:pPr>
    </w:p>
    <w:p w14:paraId="2D2F681C" w14:textId="77777777" w:rsidR="00AF6692" w:rsidRPr="009754A0" w:rsidRDefault="00AF6692" w:rsidP="00256116">
      <w:pPr>
        <w:spacing w:after="200" w:line="276" w:lineRule="auto"/>
        <w:contextualSpacing/>
        <w:jc w:val="both"/>
        <w:outlineLvl w:val="0"/>
        <w:rPr>
          <w:rFonts w:ascii="Times New Roman" w:hAnsi="Times New Roman" w:cs="Times New Roman"/>
          <w:bCs/>
        </w:rPr>
      </w:pPr>
    </w:p>
    <w:p w14:paraId="3F7D1F2D" w14:textId="77777777" w:rsidR="00AF6692" w:rsidRPr="009754A0" w:rsidRDefault="00AF6692" w:rsidP="00256116">
      <w:pPr>
        <w:spacing w:after="200" w:line="276" w:lineRule="auto"/>
        <w:contextualSpacing/>
        <w:jc w:val="both"/>
        <w:outlineLvl w:val="0"/>
        <w:rPr>
          <w:rFonts w:ascii="Times New Roman" w:hAnsi="Times New Roman" w:cs="Times New Roman"/>
          <w:bCs/>
        </w:rPr>
      </w:pPr>
    </w:p>
    <w:p w14:paraId="7843804B" w14:textId="77777777" w:rsidR="00AF6692" w:rsidRPr="009754A0" w:rsidRDefault="00AF6692" w:rsidP="00256116">
      <w:pPr>
        <w:spacing w:after="200" w:line="276" w:lineRule="auto"/>
        <w:contextualSpacing/>
        <w:jc w:val="both"/>
        <w:outlineLvl w:val="0"/>
        <w:rPr>
          <w:rFonts w:ascii="Times New Roman" w:hAnsi="Times New Roman" w:cs="Times New Roman"/>
          <w:bCs/>
        </w:rPr>
      </w:pPr>
    </w:p>
    <w:p w14:paraId="5AEB49BD" w14:textId="77777777" w:rsidR="00AF6692" w:rsidRPr="009754A0" w:rsidRDefault="00AF6692" w:rsidP="00256116">
      <w:pPr>
        <w:spacing w:after="200" w:line="276" w:lineRule="auto"/>
        <w:contextualSpacing/>
        <w:jc w:val="both"/>
        <w:outlineLvl w:val="0"/>
        <w:rPr>
          <w:rFonts w:ascii="Times New Roman" w:hAnsi="Times New Roman" w:cs="Times New Roman"/>
          <w:bCs/>
        </w:rPr>
      </w:pPr>
    </w:p>
    <w:p w14:paraId="3D7885B7" w14:textId="77777777" w:rsidR="00AF6692" w:rsidRPr="009754A0" w:rsidRDefault="00AF6692" w:rsidP="00256116">
      <w:pPr>
        <w:spacing w:after="200" w:line="276" w:lineRule="auto"/>
        <w:contextualSpacing/>
        <w:jc w:val="both"/>
        <w:outlineLvl w:val="0"/>
        <w:rPr>
          <w:rFonts w:ascii="Times New Roman" w:hAnsi="Times New Roman" w:cs="Times New Roman"/>
          <w:bCs/>
        </w:rPr>
      </w:pPr>
    </w:p>
    <w:p w14:paraId="1A9E233A" w14:textId="77777777" w:rsidR="00AF6692" w:rsidRPr="009754A0" w:rsidRDefault="00AF6692" w:rsidP="00256116">
      <w:pPr>
        <w:spacing w:after="200" w:line="276" w:lineRule="auto"/>
        <w:contextualSpacing/>
        <w:jc w:val="both"/>
        <w:outlineLvl w:val="0"/>
        <w:rPr>
          <w:rFonts w:ascii="Times New Roman" w:hAnsi="Times New Roman" w:cs="Times New Roman"/>
          <w:bCs/>
        </w:rPr>
      </w:pPr>
    </w:p>
    <w:p w14:paraId="783B277F" w14:textId="77777777" w:rsidR="00AF6692" w:rsidRPr="009754A0" w:rsidRDefault="00AF6692" w:rsidP="00256116">
      <w:pPr>
        <w:spacing w:after="200" w:line="276" w:lineRule="auto"/>
        <w:contextualSpacing/>
        <w:jc w:val="both"/>
        <w:outlineLvl w:val="0"/>
        <w:rPr>
          <w:rFonts w:ascii="Times New Roman" w:hAnsi="Times New Roman" w:cs="Times New Roman"/>
          <w:bCs/>
        </w:rPr>
      </w:pPr>
    </w:p>
    <w:p w14:paraId="5FC1666B" w14:textId="77777777" w:rsidR="00AF6692" w:rsidRPr="009754A0" w:rsidRDefault="00AF6692" w:rsidP="00256116">
      <w:pPr>
        <w:spacing w:after="200" w:line="276" w:lineRule="auto"/>
        <w:contextualSpacing/>
        <w:jc w:val="both"/>
        <w:outlineLvl w:val="0"/>
        <w:rPr>
          <w:rFonts w:ascii="Times New Roman" w:hAnsi="Times New Roman" w:cs="Times New Roman"/>
          <w:bCs/>
        </w:rPr>
      </w:pPr>
    </w:p>
    <w:p w14:paraId="6589B201" w14:textId="77777777" w:rsidR="00AF6692" w:rsidRPr="009754A0" w:rsidRDefault="00AF6692" w:rsidP="00256116">
      <w:pPr>
        <w:spacing w:after="200" w:line="276" w:lineRule="auto"/>
        <w:contextualSpacing/>
        <w:jc w:val="both"/>
        <w:outlineLvl w:val="0"/>
        <w:rPr>
          <w:rFonts w:ascii="Times New Roman" w:hAnsi="Times New Roman" w:cs="Times New Roman"/>
          <w:bCs/>
        </w:rPr>
      </w:pPr>
    </w:p>
    <w:p w14:paraId="44B0E312" w14:textId="5A8F417A" w:rsidR="00AF6692" w:rsidRPr="009754A0" w:rsidRDefault="00AF6692" w:rsidP="00256116">
      <w:pPr>
        <w:spacing w:after="200" w:line="276" w:lineRule="auto"/>
        <w:contextualSpacing/>
        <w:jc w:val="both"/>
        <w:outlineLvl w:val="0"/>
        <w:rPr>
          <w:rFonts w:ascii="Times New Roman" w:hAnsi="Times New Roman" w:cs="Times New Roman"/>
          <w:bCs/>
        </w:rPr>
      </w:pPr>
    </w:p>
    <w:p w14:paraId="44CFC0F5" w14:textId="363198DF" w:rsidR="00D7134E" w:rsidRPr="009754A0" w:rsidRDefault="00D7134E" w:rsidP="00256116">
      <w:pPr>
        <w:spacing w:after="200" w:line="276" w:lineRule="auto"/>
        <w:contextualSpacing/>
        <w:jc w:val="both"/>
        <w:outlineLvl w:val="0"/>
        <w:rPr>
          <w:rFonts w:ascii="Times New Roman" w:hAnsi="Times New Roman" w:cs="Times New Roman"/>
          <w:bCs/>
        </w:rPr>
      </w:pPr>
    </w:p>
    <w:p w14:paraId="27C27CED" w14:textId="3828980E" w:rsidR="00D7134E" w:rsidRPr="009754A0" w:rsidRDefault="00D7134E" w:rsidP="00256116">
      <w:pPr>
        <w:spacing w:after="200" w:line="276" w:lineRule="auto"/>
        <w:contextualSpacing/>
        <w:jc w:val="both"/>
        <w:outlineLvl w:val="0"/>
        <w:rPr>
          <w:rFonts w:ascii="Times New Roman" w:hAnsi="Times New Roman" w:cs="Times New Roman"/>
          <w:bCs/>
        </w:rPr>
      </w:pPr>
    </w:p>
    <w:p w14:paraId="085E326C" w14:textId="6617E10F" w:rsidR="00D7134E" w:rsidRPr="009754A0" w:rsidRDefault="00D7134E" w:rsidP="00256116">
      <w:pPr>
        <w:spacing w:after="200" w:line="276" w:lineRule="auto"/>
        <w:contextualSpacing/>
        <w:jc w:val="both"/>
        <w:outlineLvl w:val="0"/>
        <w:rPr>
          <w:rFonts w:ascii="Times New Roman" w:hAnsi="Times New Roman" w:cs="Times New Roman"/>
          <w:bCs/>
        </w:rPr>
      </w:pPr>
    </w:p>
    <w:p w14:paraId="3D21D8FC" w14:textId="4760AB72" w:rsidR="00D7134E" w:rsidRPr="009754A0" w:rsidRDefault="00D7134E" w:rsidP="00256116">
      <w:pPr>
        <w:spacing w:after="200" w:line="276" w:lineRule="auto"/>
        <w:contextualSpacing/>
        <w:jc w:val="both"/>
        <w:outlineLvl w:val="0"/>
        <w:rPr>
          <w:rFonts w:ascii="Times New Roman" w:hAnsi="Times New Roman" w:cs="Times New Roman"/>
          <w:bCs/>
        </w:rPr>
      </w:pPr>
    </w:p>
    <w:p w14:paraId="629E08C8" w14:textId="482BCF03" w:rsidR="00D7134E" w:rsidRPr="009754A0" w:rsidRDefault="00D7134E" w:rsidP="00256116">
      <w:pPr>
        <w:spacing w:after="200" w:line="276" w:lineRule="auto"/>
        <w:contextualSpacing/>
        <w:jc w:val="both"/>
        <w:outlineLvl w:val="0"/>
        <w:rPr>
          <w:rFonts w:ascii="Times New Roman" w:hAnsi="Times New Roman" w:cs="Times New Roman"/>
          <w:bCs/>
        </w:rPr>
      </w:pPr>
    </w:p>
    <w:p w14:paraId="53B17151" w14:textId="2694F9CA" w:rsidR="00D7134E" w:rsidRPr="009754A0" w:rsidRDefault="00D7134E" w:rsidP="00256116">
      <w:pPr>
        <w:spacing w:after="200" w:line="276" w:lineRule="auto"/>
        <w:contextualSpacing/>
        <w:jc w:val="both"/>
        <w:outlineLvl w:val="0"/>
        <w:rPr>
          <w:rFonts w:ascii="Times New Roman" w:hAnsi="Times New Roman" w:cs="Times New Roman"/>
          <w:bCs/>
        </w:rPr>
      </w:pPr>
    </w:p>
    <w:p w14:paraId="3C3F8623" w14:textId="4FFD5141" w:rsidR="00D7134E" w:rsidRPr="009754A0" w:rsidRDefault="00D7134E" w:rsidP="00256116">
      <w:pPr>
        <w:spacing w:after="200" w:line="276" w:lineRule="auto"/>
        <w:contextualSpacing/>
        <w:jc w:val="both"/>
        <w:outlineLvl w:val="0"/>
        <w:rPr>
          <w:rFonts w:ascii="Times New Roman" w:hAnsi="Times New Roman" w:cs="Times New Roman"/>
          <w:bCs/>
        </w:rPr>
      </w:pPr>
    </w:p>
    <w:p w14:paraId="442304FB" w14:textId="11925F1A" w:rsidR="00D7134E" w:rsidRPr="009754A0" w:rsidRDefault="00D7134E" w:rsidP="00256116">
      <w:pPr>
        <w:spacing w:after="200" w:line="276" w:lineRule="auto"/>
        <w:contextualSpacing/>
        <w:jc w:val="both"/>
        <w:outlineLvl w:val="0"/>
        <w:rPr>
          <w:rFonts w:ascii="Times New Roman" w:hAnsi="Times New Roman" w:cs="Times New Roman"/>
          <w:bCs/>
        </w:rPr>
      </w:pPr>
    </w:p>
    <w:p w14:paraId="375714CE" w14:textId="112AE8CD" w:rsidR="00D7134E" w:rsidRPr="009754A0" w:rsidRDefault="00D7134E" w:rsidP="00256116">
      <w:pPr>
        <w:spacing w:after="200" w:line="276" w:lineRule="auto"/>
        <w:contextualSpacing/>
        <w:jc w:val="both"/>
        <w:outlineLvl w:val="0"/>
        <w:rPr>
          <w:rFonts w:ascii="Times New Roman" w:hAnsi="Times New Roman" w:cs="Times New Roman"/>
          <w:bCs/>
        </w:rPr>
      </w:pPr>
    </w:p>
    <w:p w14:paraId="3631B705" w14:textId="2410B823" w:rsidR="00D7134E" w:rsidRPr="009754A0" w:rsidRDefault="00D7134E" w:rsidP="00256116">
      <w:pPr>
        <w:spacing w:after="200" w:line="276" w:lineRule="auto"/>
        <w:contextualSpacing/>
        <w:jc w:val="both"/>
        <w:outlineLvl w:val="0"/>
        <w:rPr>
          <w:rFonts w:ascii="Times New Roman" w:hAnsi="Times New Roman" w:cs="Times New Roman"/>
          <w:bCs/>
        </w:rPr>
      </w:pPr>
    </w:p>
    <w:p w14:paraId="3074D14F" w14:textId="6ED5AC45" w:rsidR="00D7134E" w:rsidRPr="009754A0" w:rsidRDefault="00D7134E" w:rsidP="00256116">
      <w:pPr>
        <w:spacing w:after="200" w:line="276" w:lineRule="auto"/>
        <w:contextualSpacing/>
        <w:jc w:val="both"/>
        <w:outlineLvl w:val="0"/>
        <w:rPr>
          <w:rFonts w:ascii="Times New Roman" w:hAnsi="Times New Roman" w:cs="Times New Roman"/>
          <w:bCs/>
        </w:rPr>
      </w:pPr>
    </w:p>
    <w:p w14:paraId="163EBC7E" w14:textId="2CF840D1" w:rsidR="00D7134E" w:rsidRPr="009754A0" w:rsidRDefault="00D7134E" w:rsidP="00256116">
      <w:pPr>
        <w:spacing w:after="200" w:line="276" w:lineRule="auto"/>
        <w:contextualSpacing/>
        <w:jc w:val="both"/>
        <w:outlineLvl w:val="0"/>
        <w:rPr>
          <w:rFonts w:ascii="Times New Roman" w:hAnsi="Times New Roman" w:cs="Times New Roman"/>
          <w:bCs/>
        </w:rPr>
      </w:pPr>
    </w:p>
    <w:p w14:paraId="510E785F" w14:textId="1C2C82BF" w:rsidR="00D7134E" w:rsidRPr="009754A0" w:rsidRDefault="00D7134E" w:rsidP="00256116">
      <w:pPr>
        <w:spacing w:after="200" w:line="276" w:lineRule="auto"/>
        <w:contextualSpacing/>
        <w:jc w:val="both"/>
        <w:outlineLvl w:val="0"/>
        <w:rPr>
          <w:rFonts w:ascii="Times New Roman" w:hAnsi="Times New Roman" w:cs="Times New Roman"/>
          <w:bCs/>
        </w:rPr>
      </w:pPr>
    </w:p>
    <w:p w14:paraId="20CD517F" w14:textId="121B019F" w:rsidR="00AF6692" w:rsidRPr="009754A0" w:rsidRDefault="00AF6692" w:rsidP="00256116">
      <w:pPr>
        <w:pStyle w:val="Heading1"/>
        <w:numPr>
          <w:ilvl w:val="0"/>
          <w:numId w:val="0"/>
        </w:numPr>
        <w:spacing w:line="276" w:lineRule="auto"/>
        <w:ind w:left="432" w:hanging="432"/>
        <w:rPr>
          <w:rFonts w:ascii="Times New Roman" w:hAnsi="Times New Roman" w:cs="Times New Roman"/>
          <w:color w:val="auto"/>
        </w:rPr>
      </w:pPr>
      <w:bookmarkStart w:id="2" w:name="_Toc197924268"/>
      <w:r w:rsidRPr="009754A0">
        <w:rPr>
          <w:rFonts w:ascii="Times New Roman" w:hAnsi="Times New Roman" w:cs="Times New Roman"/>
          <w:color w:val="auto"/>
        </w:rPr>
        <w:lastRenderedPageBreak/>
        <w:t>Dedication</w:t>
      </w:r>
      <w:bookmarkEnd w:id="2"/>
    </w:p>
    <w:p w14:paraId="3119FED7" w14:textId="68B610B0" w:rsidR="00A146DB" w:rsidRPr="009754A0" w:rsidRDefault="00A146DB" w:rsidP="00256116">
      <w:pPr>
        <w:spacing w:line="276" w:lineRule="auto"/>
        <w:jc w:val="both"/>
        <w:rPr>
          <w:rFonts w:ascii="Times New Roman" w:hAnsi="Times New Roman" w:cs="Times New Roman"/>
        </w:rPr>
      </w:pPr>
      <w:r w:rsidRPr="009754A0">
        <w:rPr>
          <w:rFonts w:ascii="Times New Roman" w:hAnsi="Times New Roman" w:cs="Times New Roman"/>
        </w:rPr>
        <w:t>We dedicate this project report to our families, whose unwavering support and encouragement provided us the strength and determination needed to complete this study. We also extend our dedication to the hardworking factory workers across Uganda, whose safety, health, and well-being inspired this project. Lastly, we dedicate this work to the Makerere University community, particularly the School of Computing and Informatics Technology, for fostering an environment of innovation and academic excellence.</w:t>
      </w:r>
    </w:p>
    <w:p w14:paraId="2BAB2294" w14:textId="61266996" w:rsidR="00D7134E" w:rsidRPr="009754A0" w:rsidRDefault="00D7134E" w:rsidP="00256116">
      <w:pPr>
        <w:spacing w:line="276" w:lineRule="auto"/>
        <w:jc w:val="both"/>
        <w:rPr>
          <w:rFonts w:ascii="Times New Roman" w:hAnsi="Times New Roman" w:cs="Times New Roman"/>
        </w:rPr>
      </w:pPr>
    </w:p>
    <w:p w14:paraId="19AD8B51" w14:textId="72325462" w:rsidR="00D7134E" w:rsidRPr="009754A0" w:rsidRDefault="00D7134E" w:rsidP="00256116">
      <w:pPr>
        <w:spacing w:line="276" w:lineRule="auto"/>
        <w:jc w:val="both"/>
        <w:rPr>
          <w:rFonts w:ascii="Times New Roman" w:hAnsi="Times New Roman" w:cs="Times New Roman"/>
        </w:rPr>
      </w:pPr>
    </w:p>
    <w:p w14:paraId="0FDC2366" w14:textId="38B0FA47" w:rsidR="00D7134E" w:rsidRPr="009754A0" w:rsidRDefault="00D7134E" w:rsidP="00256116">
      <w:pPr>
        <w:spacing w:line="276" w:lineRule="auto"/>
        <w:jc w:val="both"/>
        <w:rPr>
          <w:rFonts w:ascii="Times New Roman" w:hAnsi="Times New Roman" w:cs="Times New Roman"/>
        </w:rPr>
      </w:pPr>
    </w:p>
    <w:p w14:paraId="787E4B35" w14:textId="4385AF2F" w:rsidR="00D7134E" w:rsidRPr="009754A0" w:rsidRDefault="00D7134E" w:rsidP="00256116">
      <w:pPr>
        <w:spacing w:line="276" w:lineRule="auto"/>
        <w:jc w:val="both"/>
        <w:rPr>
          <w:rFonts w:ascii="Times New Roman" w:hAnsi="Times New Roman" w:cs="Times New Roman"/>
        </w:rPr>
      </w:pPr>
    </w:p>
    <w:p w14:paraId="7A9E88EB" w14:textId="2CD18DBE" w:rsidR="00D7134E" w:rsidRPr="009754A0" w:rsidRDefault="00D7134E" w:rsidP="00256116">
      <w:pPr>
        <w:spacing w:line="276" w:lineRule="auto"/>
        <w:jc w:val="both"/>
        <w:rPr>
          <w:rFonts w:ascii="Times New Roman" w:hAnsi="Times New Roman" w:cs="Times New Roman"/>
        </w:rPr>
      </w:pPr>
    </w:p>
    <w:p w14:paraId="7E3782A5" w14:textId="78700432" w:rsidR="00D7134E" w:rsidRPr="009754A0" w:rsidRDefault="00D7134E" w:rsidP="00256116">
      <w:pPr>
        <w:spacing w:line="276" w:lineRule="auto"/>
        <w:jc w:val="both"/>
        <w:rPr>
          <w:rFonts w:ascii="Times New Roman" w:hAnsi="Times New Roman" w:cs="Times New Roman"/>
        </w:rPr>
      </w:pPr>
    </w:p>
    <w:p w14:paraId="7C5DD90A" w14:textId="39DA2CE3" w:rsidR="00D7134E" w:rsidRPr="009754A0" w:rsidRDefault="00D7134E" w:rsidP="00256116">
      <w:pPr>
        <w:spacing w:line="276" w:lineRule="auto"/>
        <w:jc w:val="both"/>
        <w:rPr>
          <w:rFonts w:ascii="Times New Roman" w:hAnsi="Times New Roman" w:cs="Times New Roman"/>
        </w:rPr>
      </w:pPr>
    </w:p>
    <w:p w14:paraId="01F8C973" w14:textId="388B529F" w:rsidR="00D7134E" w:rsidRPr="009754A0" w:rsidRDefault="00D7134E" w:rsidP="00256116">
      <w:pPr>
        <w:spacing w:line="276" w:lineRule="auto"/>
        <w:jc w:val="both"/>
        <w:rPr>
          <w:rFonts w:ascii="Times New Roman" w:hAnsi="Times New Roman" w:cs="Times New Roman"/>
        </w:rPr>
      </w:pPr>
    </w:p>
    <w:p w14:paraId="53ED7AD2" w14:textId="4E2AA34A" w:rsidR="00D7134E" w:rsidRPr="009754A0" w:rsidRDefault="00D7134E" w:rsidP="00256116">
      <w:pPr>
        <w:spacing w:line="276" w:lineRule="auto"/>
        <w:jc w:val="both"/>
        <w:rPr>
          <w:rFonts w:ascii="Times New Roman" w:hAnsi="Times New Roman" w:cs="Times New Roman"/>
        </w:rPr>
      </w:pPr>
    </w:p>
    <w:p w14:paraId="54C73A3A" w14:textId="47BC796C" w:rsidR="00D7134E" w:rsidRPr="009754A0" w:rsidRDefault="00D7134E" w:rsidP="00256116">
      <w:pPr>
        <w:spacing w:line="276" w:lineRule="auto"/>
        <w:jc w:val="both"/>
        <w:rPr>
          <w:rFonts w:ascii="Times New Roman" w:hAnsi="Times New Roman" w:cs="Times New Roman"/>
        </w:rPr>
      </w:pPr>
    </w:p>
    <w:p w14:paraId="248AFF93" w14:textId="65E6D838" w:rsidR="00D7134E" w:rsidRPr="009754A0" w:rsidRDefault="00D7134E" w:rsidP="00256116">
      <w:pPr>
        <w:spacing w:line="276" w:lineRule="auto"/>
        <w:jc w:val="both"/>
        <w:rPr>
          <w:rFonts w:ascii="Times New Roman" w:hAnsi="Times New Roman" w:cs="Times New Roman"/>
        </w:rPr>
      </w:pPr>
    </w:p>
    <w:p w14:paraId="6401CE3C" w14:textId="515DEC23" w:rsidR="00D7134E" w:rsidRPr="009754A0" w:rsidRDefault="00D7134E" w:rsidP="00256116">
      <w:pPr>
        <w:spacing w:line="276" w:lineRule="auto"/>
        <w:jc w:val="both"/>
        <w:rPr>
          <w:rFonts w:ascii="Times New Roman" w:hAnsi="Times New Roman" w:cs="Times New Roman"/>
        </w:rPr>
      </w:pPr>
    </w:p>
    <w:p w14:paraId="1B38D3F5" w14:textId="4E129DC2" w:rsidR="00D7134E" w:rsidRPr="009754A0" w:rsidRDefault="00D7134E" w:rsidP="00256116">
      <w:pPr>
        <w:spacing w:line="276" w:lineRule="auto"/>
        <w:jc w:val="both"/>
        <w:rPr>
          <w:rFonts w:ascii="Times New Roman" w:hAnsi="Times New Roman" w:cs="Times New Roman"/>
        </w:rPr>
      </w:pPr>
    </w:p>
    <w:p w14:paraId="3B3B0919" w14:textId="26CBF140" w:rsidR="00D7134E" w:rsidRPr="009754A0" w:rsidRDefault="00D7134E" w:rsidP="00256116">
      <w:pPr>
        <w:spacing w:line="276" w:lineRule="auto"/>
        <w:jc w:val="both"/>
        <w:rPr>
          <w:rFonts w:ascii="Times New Roman" w:hAnsi="Times New Roman" w:cs="Times New Roman"/>
        </w:rPr>
      </w:pPr>
    </w:p>
    <w:p w14:paraId="78F2DB52" w14:textId="30EEB0D1" w:rsidR="00D7134E" w:rsidRPr="009754A0" w:rsidRDefault="00D7134E" w:rsidP="00256116">
      <w:pPr>
        <w:spacing w:line="276" w:lineRule="auto"/>
        <w:jc w:val="both"/>
        <w:rPr>
          <w:rFonts w:ascii="Times New Roman" w:hAnsi="Times New Roman" w:cs="Times New Roman"/>
        </w:rPr>
      </w:pPr>
    </w:p>
    <w:p w14:paraId="50020D14" w14:textId="0AFAC892" w:rsidR="00D7134E" w:rsidRPr="009754A0" w:rsidRDefault="00D7134E" w:rsidP="00256116">
      <w:pPr>
        <w:spacing w:line="276" w:lineRule="auto"/>
        <w:jc w:val="both"/>
        <w:rPr>
          <w:rFonts w:ascii="Times New Roman" w:hAnsi="Times New Roman" w:cs="Times New Roman"/>
        </w:rPr>
      </w:pPr>
    </w:p>
    <w:p w14:paraId="51ED2E47" w14:textId="7EA87159" w:rsidR="00D7134E" w:rsidRPr="009754A0" w:rsidRDefault="00D7134E" w:rsidP="00256116">
      <w:pPr>
        <w:spacing w:line="276" w:lineRule="auto"/>
        <w:jc w:val="both"/>
        <w:rPr>
          <w:rFonts w:ascii="Times New Roman" w:hAnsi="Times New Roman" w:cs="Times New Roman"/>
        </w:rPr>
      </w:pPr>
    </w:p>
    <w:p w14:paraId="1F115813" w14:textId="7B225516" w:rsidR="00D7134E" w:rsidRPr="009754A0" w:rsidRDefault="00D7134E" w:rsidP="00256116">
      <w:pPr>
        <w:spacing w:line="276" w:lineRule="auto"/>
        <w:jc w:val="both"/>
        <w:rPr>
          <w:rFonts w:ascii="Times New Roman" w:hAnsi="Times New Roman" w:cs="Times New Roman"/>
        </w:rPr>
      </w:pPr>
    </w:p>
    <w:p w14:paraId="6F271B36" w14:textId="68A83398" w:rsidR="00D7134E" w:rsidRPr="009754A0" w:rsidRDefault="00D7134E" w:rsidP="00256116">
      <w:pPr>
        <w:spacing w:line="276" w:lineRule="auto"/>
        <w:jc w:val="both"/>
        <w:rPr>
          <w:rFonts w:ascii="Times New Roman" w:hAnsi="Times New Roman" w:cs="Times New Roman"/>
        </w:rPr>
      </w:pPr>
    </w:p>
    <w:p w14:paraId="17D02D28" w14:textId="60516417" w:rsidR="00D7134E" w:rsidRPr="009754A0" w:rsidRDefault="00D7134E" w:rsidP="00256116">
      <w:pPr>
        <w:spacing w:line="276" w:lineRule="auto"/>
        <w:jc w:val="both"/>
        <w:rPr>
          <w:rFonts w:ascii="Times New Roman" w:hAnsi="Times New Roman" w:cs="Times New Roman"/>
        </w:rPr>
      </w:pPr>
    </w:p>
    <w:p w14:paraId="2D79BE2B" w14:textId="704502CE" w:rsidR="00D7134E" w:rsidRPr="009754A0" w:rsidRDefault="00D7134E" w:rsidP="00256116">
      <w:pPr>
        <w:spacing w:line="276" w:lineRule="auto"/>
        <w:jc w:val="both"/>
        <w:rPr>
          <w:rFonts w:ascii="Times New Roman" w:hAnsi="Times New Roman" w:cs="Times New Roman"/>
        </w:rPr>
      </w:pPr>
    </w:p>
    <w:p w14:paraId="228993F2" w14:textId="1EDFD907" w:rsidR="00D7134E" w:rsidRPr="009754A0" w:rsidRDefault="00D7134E" w:rsidP="00256116">
      <w:pPr>
        <w:spacing w:line="276" w:lineRule="auto"/>
        <w:jc w:val="both"/>
        <w:rPr>
          <w:rFonts w:ascii="Times New Roman" w:hAnsi="Times New Roman" w:cs="Times New Roman"/>
        </w:rPr>
      </w:pPr>
    </w:p>
    <w:p w14:paraId="0C95B41E" w14:textId="00E741A6" w:rsidR="00D7134E" w:rsidRPr="009754A0" w:rsidRDefault="00D7134E" w:rsidP="00256116">
      <w:pPr>
        <w:spacing w:line="276" w:lineRule="auto"/>
        <w:jc w:val="both"/>
        <w:rPr>
          <w:rFonts w:ascii="Times New Roman" w:hAnsi="Times New Roman" w:cs="Times New Roman"/>
        </w:rPr>
      </w:pPr>
    </w:p>
    <w:p w14:paraId="42CE40AA" w14:textId="7470E424" w:rsidR="00D7134E" w:rsidRPr="009754A0" w:rsidRDefault="00D7134E" w:rsidP="00256116">
      <w:pPr>
        <w:spacing w:line="276" w:lineRule="auto"/>
        <w:jc w:val="both"/>
        <w:rPr>
          <w:rFonts w:ascii="Times New Roman" w:hAnsi="Times New Roman" w:cs="Times New Roman"/>
        </w:rPr>
      </w:pPr>
    </w:p>
    <w:p w14:paraId="29ED3649" w14:textId="7F149738" w:rsidR="00D7134E" w:rsidRPr="009754A0" w:rsidRDefault="00D7134E" w:rsidP="00256116">
      <w:pPr>
        <w:spacing w:line="276" w:lineRule="auto"/>
        <w:jc w:val="both"/>
        <w:rPr>
          <w:rFonts w:ascii="Times New Roman" w:hAnsi="Times New Roman" w:cs="Times New Roman"/>
        </w:rPr>
      </w:pPr>
    </w:p>
    <w:p w14:paraId="53FA3AF9" w14:textId="439966FB" w:rsidR="00D7134E" w:rsidRPr="009754A0" w:rsidRDefault="00D7134E" w:rsidP="00256116">
      <w:pPr>
        <w:spacing w:line="276" w:lineRule="auto"/>
        <w:jc w:val="both"/>
        <w:rPr>
          <w:rFonts w:ascii="Times New Roman" w:hAnsi="Times New Roman" w:cs="Times New Roman"/>
        </w:rPr>
      </w:pPr>
    </w:p>
    <w:p w14:paraId="6F1093A2" w14:textId="40D1443B" w:rsidR="00D7134E" w:rsidRPr="009754A0" w:rsidRDefault="00D7134E" w:rsidP="00256116">
      <w:pPr>
        <w:spacing w:line="276" w:lineRule="auto"/>
        <w:jc w:val="both"/>
        <w:rPr>
          <w:rFonts w:ascii="Times New Roman" w:hAnsi="Times New Roman" w:cs="Times New Roman"/>
        </w:rPr>
      </w:pPr>
    </w:p>
    <w:p w14:paraId="373362F3" w14:textId="5A9C5C6E" w:rsidR="00D7134E" w:rsidRPr="009754A0" w:rsidRDefault="00D7134E" w:rsidP="00256116">
      <w:pPr>
        <w:spacing w:line="276" w:lineRule="auto"/>
        <w:jc w:val="both"/>
        <w:rPr>
          <w:rFonts w:ascii="Times New Roman" w:hAnsi="Times New Roman" w:cs="Times New Roman"/>
        </w:rPr>
      </w:pPr>
    </w:p>
    <w:p w14:paraId="3B92C16D" w14:textId="3A41AF58" w:rsidR="00D7134E" w:rsidRPr="009754A0" w:rsidRDefault="00D7134E" w:rsidP="00256116">
      <w:pPr>
        <w:spacing w:line="276" w:lineRule="auto"/>
        <w:jc w:val="both"/>
        <w:rPr>
          <w:rFonts w:ascii="Times New Roman" w:hAnsi="Times New Roman" w:cs="Times New Roman"/>
        </w:rPr>
      </w:pPr>
    </w:p>
    <w:p w14:paraId="04F08369" w14:textId="0ECD31BF" w:rsidR="00D7134E" w:rsidRPr="009754A0" w:rsidRDefault="00D7134E" w:rsidP="00256116">
      <w:pPr>
        <w:spacing w:line="276" w:lineRule="auto"/>
        <w:jc w:val="both"/>
        <w:rPr>
          <w:rFonts w:ascii="Times New Roman" w:hAnsi="Times New Roman" w:cs="Times New Roman"/>
        </w:rPr>
      </w:pPr>
    </w:p>
    <w:p w14:paraId="70FA12AC" w14:textId="0DFA9611" w:rsidR="00D7134E" w:rsidRPr="009754A0" w:rsidRDefault="00D7134E" w:rsidP="00256116">
      <w:pPr>
        <w:spacing w:line="276" w:lineRule="auto"/>
        <w:jc w:val="both"/>
        <w:rPr>
          <w:rFonts w:ascii="Times New Roman" w:hAnsi="Times New Roman" w:cs="Times New Roman"/>
        </w:rPr>
      </w:pPr>
    </w:p>
    <w:p w14:paraId="615BC033" w14:textId="4D06CEBA" w:rsidR="00D7134E" w:rsidRPr="009754A0" w:rsidRDefault="00D7134E" w:rsidP="00256116">
      <w:pPr>
        <w:spacing w:line="276" w:lineRule="auto"/>
        <w:jc w:val="both"/>
        <w:rPr>
          <w:rFonts w:ascii="Times New Roman" w:hAnsi="Times New Roman" w:cs="Times New Roman"/>
        </w:rPr>
      </w:pPr>
    </w:p>
    <w:p w14:paraId="19359EC6" w14:textId="25846909" w:rsidR="00D7134E" w:rsidRPr="009754A0" w:rsidRDefault="00D7134E" w:rsidP="00256116">
      <w:pPr>
        <w:spacing w:line="276" w:lineRule="auto"/>
        <w:jc w:val="both"/>
        <w:rPr>
          <w:rFonts w:ascii="Times New Roman" w:hAnsi="Times New Roman" w:cs="Times New Roman"/>
        </w:rPr>
      </w:pPr>
    </w:p>
    <w:p w14:paraId="63BE3929" w14:textId="2F562691" w:rsidR="00D7134E" w:rsidRPr="009754A0" w:rsidRDefault="00D7134E" w:rsidP="00256116">
      <w:pPr>
        <w:spacing w:line="276" w:lineRule="auto"/>
        <w:jc w:val="both"/>
        <w:rPr>
          <w:rFonts w:ascii="Times New Roman" w:hAnsi="Times New Roman" w:cs="Times New Roman"/>
        </w:rPr>
      </w:pPr>
    </w:p>
    <w:p w14:paraId="17126331" w14:textId="7CC70EA8" w:rsidR="00D7134E" w:rsidRPr="009754A0" w:rsidRDefault="00D7134E" w:rsidP="00256116">
      <w:pPr>
        <w:spacing w:line="276" w:lineRule="auto"/>
        <w:jc w:val="both"/>
        <w:rPr>
          <w:rFonts w:ascii="Times New Roman" w:hAnsi="Times New Roman" w:cs="Times New Roman"/>
        </w:rPr>
      </w:pPr>
    </w:p>
    <w:p w14:paraId="176D01E1" w14:textId="5B7CCDF3" w:rsidR="00D7134E" w:rsidRPr="009754A0" w:rsidRDefault="00D7134E" w:rsidP="00256116">
      <w:pPr>
        <w:spacing w:line="276" w:lineRule="auto"/>
        <w:jc w:val="both"/>
        <w:rPr>
          <w:rFonts w:ascii="Times New Roman" w:hAnsi="Times New Roman" w:cs="Times New Roman"/>
        </w:rPr>
      </w:pPr>
    </w:p>
    <w:p w14:paraId="59AA365F" w14:textId="16248E85" w:rsidR="00AF6692" w:rsidRPr="009754A0" w:rsidRDefault="00AF6692" w:rsidP="00256116">
      <w:pPr>
        <w:pStyle w:val="Heading1"/>
        <w:numPr>
          <w:ilvl w:val="0"/>
          <w:numId w:val="0"/>
        </w:numPr>
        <w:spacing w:line="276" w:lineRule="auto"/>
        <w:ind w:left="432" w:hanging="432"/>
        <w:rPr>
          <w:rFonts w:ascii="Times New Roman" w:hAnsi="Times New Roman" w:cs="Times New Roman"/>
          <w:color w:val="auto"/>
        </w:rPr>
      </w:pPr>
      <w:bookmarkStart w:id="3" w:name="_Toc197924269"/>
      <w:r w:rsidRPr="009754A0">
        <w:rPr>
          <w:rFonts w:ascii="Times New Roman" w:hAnsi="Times New Roman" w:cs="Times New Roman"/>
          <w:color w:val="auto"/>
        </w:rPr>
        <w:lastRenderedPageBreak/>
        <w:t>Acknowledgements</w:t>
      </w:r>
      <w:bookmarkEnd w:id="3"/>
    </w:p>
    <w:p w14:paraId="70F992FD" w14:textId="77777777" w:rsidR="00A146DB" w:rsidRPr="009754A0" w:rsidRDefault="00A146DB" w:rsidP="00256116">
      <w:pPr>
        <w:spacing w:line="276" w:lineRule="auto"/>
        <w:jc w:val="both"/>
        <w:rPr>
          <w:rFonts w:ascii="Times New Roman" w:hAnsi="Times New Roman" w:cs="Times New Roman"/>
        </w:rPr>
      </w:pPr>
      <w:r w:rsidRPr="009754A0">
        <w:rPr>
          <w:rFonts w:ascii="Times New Roman" w:hAnsi="Times New Roman" w:cs="Times New Roman"/>
        </w:rPr>
        <w:t>The successful completion of this project would not have been possible without the invaluable support, guidance, and contributions of several individuals and institutions.</w:t>
      </w:r>
    </w:p>
    <w:p w14:paraId="3188EF51" w14:textId="77777777" w:rsidR="00A146DB" w:rsidRPr="009754A0" w:rsidRDefault="00A146DB" w:rsidP="00256116">
      <w:pPr>
        <w:spacing w:line="276" w:lineRule="auto"/>
        <w:jc w:val="both"/>
        <w:rPr>
          <w:rFonts w:ascii="Times New Roman" w:hAnsi="Times New Roman" w:cs="Times New Roman"/>
        </w:rPr>
      </w:pPr>
      <w:r w:rsidRPr="009754A0">
        <w:rPr>
          <w:rFonts w:ascii="Times New Roman" w:hAnsi="Times New Roman" w:cs="Times New Roman"/>
        </w:rPr>
        <w:t>First and foremost, we express our deepest gratitude to our supervisor, Dr. Nasser Kimbugwe, whose expert guidance, insightful suggestions, and continuous encouragement significantly shaped this project. His consistent availability and constructive feedback were instrumental throughout our journey.</w:t>
      </w:r>
    </w:p>
    <w:p w14:paraId="6D51D68E" w14:textId="77777777" w:rsidR="00A146DB" w:rsidRPr="009754A0" w:rsidRDefault="00A146DB" w:rsidP="00256116">
      <w:pPr>
        <w:spacing w:line="276" w:lineRule="auto"/>
        <w:jc w:val="both"/>
        <w:rPr>
          <w:rFonts w:ascii="Times New Roman" w:hAnsi="Times New Roman" w:cs="Times New Roman"/>
        </w:rPr>
      </w:pPr>
      <w:r w:rsidRPr="009754A0">
        <w:rPr>
          <w:rFonts w:ascii="Times New Roman" w:hAnsi="Times New Roman" w:cs="Times New Roman"/>
        </w:rPr>
        <w:t>We acknowledge with appreciation the contributions of Makerere University’s School of Computing and Informatics Technology, specifically the Department of Networks, for providing essential resources and a conducive environment for our research and project development.</w:t>
      </w:r>
    </w:p>
    <w:p w14:paraId="77A10782" w14:textId="77777777" w:rsidR="00A146DB" w:rsidRPr="009754A0" w:rsidRDefault="00A146DB" w:rsidP="00256116">
      <w:pPr>
        <w:spacing w:line="276" w:lineRule="auto"/>
        <w:jc w:val="both"/>
        <w:rPr>
          <w:rFonts w:ascii="Times New Roman" w:hAnsi="Times New Roman" w:cs="Times New Roman"/>
        </w:rPr>
      </w:pPr>
      <w:r w:rsidRPr="009754A0">
        <w:rPr>
          <w:rFonts w:ascii="Times New Roman" w:hAnsi="Times New Roman" w:cs="Times New Roman"/>
        </w:rPr>
        <w:t>Special thanks to Dr. Mary Nsabagwa, the overall project supervisor, whose extensive experience, invaluable insights, and unwavering support significantly contributed to the successful completion and overall quality of this project. Her leadership and constructive critiques have been pivotal in navigating various academic and technical challenges encountered during implementation and testing.</w:t>
      </w:r>
    </w:p>
    <w:p w14:paraId="77AA053A" w14:textId="49944CCA" w:rsidR="00A146DB" w:rsidRPr="009754A0" w:rsidRDefault="00A146DB" w:rsidP="00256116">
      <w:pPr>
        <w:spacing w:line="276" w:lineRule="auto"/>
        <w:jc w:val="both"/>
        <w:rPr>
          <w:rFonts w:ascii="Times New Roman" w:hAnsi="Times New Roman" w:cs="Times New Roman"/>
        </w:rPr>
      </w:pPr>
      <w:r w:rsidRPr="009754A0">
        <w:rPr>
          <w:rFonts w:ascii="Times New Roman" w:hAnsi="Times New Roman" w:cs="Times New Roman"/>
        </w:rPr>
        <w:t>We are also grateful to the management and staff</w:t>
      </w:r>
      <w:r w:rsidR="00F07990" w:rsidRPr="009754A0">
        <w:rPr>
          <w:rFonts w:ascii="Times New Roman" w:hAnsi="Times New Roman" w:cs="Times New Roman"/>
        </w:rPr>
        <w:t xml:space="preserve"> </w:t>
      </w:r>
      <w:r w:rsidR="00B86A79" w:rsidRPr="009754A0">
        <w:rPr>
          <w:rFonts w:ascii="Times New Roman" w:hAnsi="Times New Roman" w:cs="Times New Roman"/>
        </w:rPr>
        <w:t xml:space="preserve">of </w:t>
      </w:r>
      <w:r w:rsidR="00F07990" w:rsidRPr="009754A0">
        <w:rPr>
          <w:rFonts w:ascii="Times New Roman" w:hAnsi="Times New Roman" w:cs="Times New Roman"/>
        </w:rPr>
        <w:t>various factories</w:t>
      </w:r>
      <w:r w:rsidRPr="009754A0">
        <w:rPr>
          <w:rFonts w:ascii="Times New Roman" w:hAnsi="Times New Roman" w:cs="Times New Roman"/>
        </w:rPr>
        <w:t xml:space="preserve"> for providing us with access to their facility, allowing us to perform </w:t>
      </w:r>
      <w:r w:rsidR="00B86A79" w:rsidRPr="009754A0">
        <w:rPr>
          <w:rFonts w:ascii="Times New Roman" w:hAnsi="Times New Roman" w:cs="Times New Roman"/>
        </w:rPr>
        <w:t>interviews</w:t>
      </w:r>
      <w:r w:rsidRPr="009754A0">
        <w:rPr>
          <w:rFonts w:ascii="Times New Roman" w:hAnsi="Times New Roman" w:cs="Times New Roman"/>
        </w:rPr>
        <w:t xml:space="preserve"> and evaluation of the FactoryAirWatch prototype under practical industrial conditions.</w:t>
      </w:r>
    </w:p>
    <w:p w14:paraId="137C3207" w14:textId="684B09FA" w:rsidR="00A146DB" w:rsidRPr="009754A0" w:rsidRDefault="00A146DB" w:rsidP="00256116">
      <w:pPr>
        <w:spacing w:line="276" w:lineRule="auto"/>
        <w:jc w:val="both"/>
        <w:rPr>
          <w:rFonts w:ascii="Times New Roman" w:hAnsi="Times New Roman" w:cs="Times New Roman"/>
        </w:rPr>
      </w:pPr>
      <w:r w:rsidRPr="009754A0">
        <w:rPr>
          <w:rFonts w:ascii="Times New Roman" w:hAnsi="Times New Roman" w:cs="Times New Roman"/>
        </w:rPr>
        <w:t>Lastly, our sincere gratitude goes to our family members and friends, whose emotional support, encouragement, and patience were foundational to our success in this academic endeavor.</w:t>
      </w:r>
    </w:p>
    <w:p w14:paraId="21CAA95E" w14:textId="6EBD5B01" w:rsidR="00D7134E" w:rsidRPr="009754A0" w:rsidRDefault="00D7134E" w:rsidP="00256116">
      <w:pPr>
        <w:spacing w:line="276" w:lineRule="auto"/>
        <w:jc w:val="both"/>
        <w:rPr>
          <w:rFonts w:ascii="Times New Roman" w:hAnsi="Times New Roman" w:cs="Times New Roman"/>
        </w:rPr>
      </w:pPr>
    </w:p>
    <w:p w14:paraId="71591E1C" w14:textId="50169B02" w:rsidR="00D7134E" w:rsidRPr="009754A0" w:rsidRDefault="00D7134E" w:rsidP="00256116">
      <w:pPr>
        <w:spacing w:line="276" w:lineRule="auto"/>
        <w:jc w:val="both"/>
        <w:rPr>
          <w:rFonts w:ascii="Times New Roman" w:hAnsi="Times New Roman" w:cs="Times New Roman"/>
        </w:rPr>
      </w:pPr>
    </w:p>
    <w:p w14:paraId="0E458AB3" w14:textId="1033FBDD" w:rsidR="00D7134E" w:rsidRPr="009754A0" w:rsidRDefault="00D7134E" w:rsidP="00256116">
      <w:pPr>
        <w:spacing w:line="276" w:lineRule="auto"/>
        <w:jc w:val="both"/>
        <w:rPr>
          <w:rFonts w:ascii="Times New Roman" w:hAnsi="Times New Roman" w:cs="Times New Roman"/>
        </w:rPr>
      </w:pPr>
    </w:p>
    <w:p w14:paraId="3551FEF7" w14:textId="30C997C7" w:rsidR="00D7134E" w:rsidRPr="009754A0" w:rsidRDefault="00D7134E" w:rsidP="00256116">
      <w:pPr>
        <w:spacing w:line="276" w:lineRule="auto"/>
        <w:jc w:val="both"/>
        <w:rPr>
          <w:rFonts w:ascii="Times New Roman" w:hAnsi="Times New Roman" w:cs="Times New Roman"/>
        </w:rPr>
      </w:pPr>
    </w:p>
    <w:p w14:paraId="40D08795" w14:textId="67DAEB2D" w:rsidR="00D7134E" w:rsidRPr="009754A0" w:rsidRDefault="00D7134E" w:rsidP="00256116">
      <w:pPr>
        <w:spacing w:line="276" w:lineRule="auto"/>
        <w:jc w:val="both"/>
        <w:rPr>
          <w:rFonts w:ascii="Times New Roman" w:hAnsi="Times New Roman" w:cs="Times New Roman"/>
        </w:rPr>
      </w:pPr>
    </w:p>
    <w:p w14:paraId="547CFDDB" w14:textId="38C14F1E" w:rsidR="00D7134E" w:rsidRPr="009754A0" w:rsidRDefault="00D7134E" w:rsidP="00256116">
      <w:pPr>
        <w:spacing w:line="276" w:lineRule="auto"/>
        <w:jc w:val="both"/>
        <w:rPr>
          <w:rFonts w:ascii="Times New Roman" w:hAnsi="Times New Roman" w:cs="Times New Roman"/>
        </w:rPr>
      </w:pPr>
    </w:p>
    <w:p w14:paraId="6B04F9AD" w14:textId="4124627D" w:rsidR="00D7134E" w:rsidRPr="009754A0" w:rsidRDefault="00D7134E" w:rsidP="00256116">
      <w:pPr>
        <w:spacing w:line="276" w:lineRule="auto"/>
        <w:jc w:val="both"/>
        <w:rPr>
          <w:rFonts w:ascii="Times New Roman" w:hAnsi="Times New Roman" w:cs="Times New Roman"/>
        </w:rPr>
      </w:pPr>
    </w:p>
    <w:p w14:paraId="2BE3201D" w14:textId="1230FF26" w:rsidR="00D7134E" w:rsidRPr="009754A0" w:rsidRDefault="00D7134E" w:rsidP="00256116">
      <w:pPr>
        <w:spacing w:line="276" w:lineRule="auto"/>
        <w:jc w:val="both"/>
        <w:rPr>
          <w:rFonts w:ascii="Times New Roman" w:hAnsi="Times New Roman" w:cs="Times New Roman"/>
        </w:rPr>
      </w:pPr>
    </w:p>
    <w:p w14:paraId="7CB9229D" w14:textId="40CB3756" w:rsidR="00D7134E" w:rsidRPr="009754A0" w:rsidRDefault="00D7134E" w:rsidP="00256116">
      <w:pPr>
        <w:spacing w:line="276" w:lineRule="auto"/>
        <w:jc w:val="both"/>
        <w:rPr>
          <w:rFonts w:ascii="Times New Roman" w:hAnsi="Times New Roman" w:cs="Times New Roman"/>
        </w:rPr>
      </w:pPr>
    </w:p>
    <w:p w14:paraId="4F16C378" w14:textId="3491863A" w:rsidR="00D7134E" w:rsidRPr="009754A0" w:rsidRDefault="00D7134E" w:rsidP="00256116">
      <w:pPr>
        <w:spacing w:line="276" w:lineRule="auto"/>
        <w:jc w:val="both"/>
        <w:rPr>
          <w:rFonts w:ascii="Times New Roman" w:hAnsi="Times New Roman" w:cs="Times New Roman"/>
        </w:rPr>
      </w:pPr>
    </w:p>
    <w:p w14:paraId="4DD729C6" w14:textId="16CD0349" w:rsidR="00D7134E" w:rsidRPr="009754A0" w:rsidRDefault="00D7134E" w:rsidP="00256116">
      <w:pPr>
        <w:spacing w:line="276" w:lineRule="auto"/>
        <w:jc w:val="both"/>
        <w:rPr>
          <w:rFonts w:ascii="Times New Roman" w:hAnsi="Times New Roman" w:cs="Times New Roman"/>
        </w:rPr>
      </w:pPr>
    </w:p>
    <w:p w14:paraId="5203C46F" w14:textId="5A9692FA" w:rsidR="00D7134E" w:rsidRPr="009754A0" w:rsidRDefault="00D7134E" w:rsidP="00256116">
      <w:pPr>
        <w:spacing w:line="276" w:lineRule="auto"/>
        <w:jc w:val="both"/>
        <w:rPr>
          <w:rFonts w:ascii="Times New Roman" w:hAnsi="Times New Roman" w:cs="Times New Roman"/>
        </w:rPr>
      </w:pPr>
    </w:p>
    <w:p w14:paraId="5D9177A8" w14:textId="22D6B534" w:rsidR="00D7134E" w:rsidRPr="009754A0" w:rsidRDefault="00D7134E" w:rsidP="00256116">
      <w:pPr>
        <w:spacing w:line="276" w:lineRule="auto"/>
        <w:jc w:val="both"/>
        <w:rPr>
          <w:rFonts w:ascii="Times New Roman" w:hAnsi="Times New Roman" w:cs="Times New Roman"/>
        </w:rPr>
      </w:pPr>
    </w:p>
    <w:p w14:paraId="21F2442A" w14:textId="24DA7664" w:rsidR="00D7134E" w:rsidRPr="009754A0" w:rsidRDefault="00D7134E" w:rsidP="00256116">
      <w:pPr>
        <w:spacing w:line="276" w:lineRule="auto"/>
        <w:jc w:val="both"/>
        <w:rPr>
          <w:rFonts w:ascii="Times New Roman" w:hAnsi="Times New Roman" w:cs="Times New Roman"/>
        </w:rPr>
      </w:pPr>
    </w:p>
    <w:p w14:paraId="6BFCB3B7" w14:textId="1872C361" w:rsidR="00D7134E" w:rsidRPr="009754A0" w:rsidRDefault="00D7134E" w:rsidP="00256116">
      <w:pPr>
        <w:spacing w:line="276" w:lineRule="auto"/>
        <w:jc w:val="both"/>
        <w:rPr>
          <w:rFonts w:ascii="Times New Roman" w:hAnsi="Times New Roman" w:cs="Times New Roman"/>
        </w:rPr>
      </w:pPr>
    </w:p>
    <w:p w14:paraId="05BE0F86" w14:textId="07CDDE13" w:rsidR="00D7134E" w:rsidRPr="009754A0" w:rsidRDefault="00D7134E" w:rsidP="00256116">
      <w:pPr>
        <w:spacing w:line="276" w:lineRule="auto"/>
        <w:jc w:val="both"/>
        <w:rPr>
          <w:rFonts w:ascii="Times New Roman" w:hAnsi="Times New Roman" w:cs="Times New Roman"/>
        </w:rPr>
      </w:pPr>
    </w:p>
    <w:p w14:paraId="7FCD221D" w14:textId="5124D833" w:rsidR="00D7134E" w:rsidRPr="009754A0" w:rsidRDefault="00D7134E" w:rsidP="00256116">
      <w:pPr>
        <w:spacing w:line="276" w:lineRule="auto"/>
        <w:jc w:val="both"/>
        <w:rPr>
          <w:rFonts w:ascii="Times New Roman" w:hAnsi="Times New Roman" w:cs="Times New Roman"/>
        </w:rPr>
      </w:pPr>
    </w:p>
    <w:p w14:paraId="0D8709C7" w14:textId="38225197" w:rsidR="00D7134E" w:rsidRPr="009754A0" w:rsidRDefault="00D7134E" w:rsidP="00256116">
      <w:pPr>
        <w:spacing w:line="276" w:lineRule="auto"/>
        <w:jc w:val="both"/>
        <w:rPr>
          <w:rFonts w:ascii="Times New Roman" w:hAnsi="Times New Roman" w:cs="Times New Roman"/>
        </w:rPr>
      </w:pPr>
    </w:p>
    <w:p w14:paraId="17A0E766" w14:textId="32F702E1" w:rsidR="00D7134E" w:rsidRPr="009754A0" w:rsidRDefault="00D7134E" w:rsidP="00256116">
      <w:pPr>
        <w:spacing w:line="276" w:lineRule="auto"/>
        <w:jc w:val="both"/>
        <w:rPr>
          <w:rFonts w:ascii="Times New Roman" w:hAnsi="Times New Roman" w:cs="Times New Roman"/>
        </w:rPr>
      </w:pPr>
    </w:p>
    <w:p w14:paraId="493635B3" w14:textId="2870FC0D" w:rsidR="00D7134E" w:rsidRPr="009754A0" w:rsidRDefault="00D7134E" w:rsidP="00256116">
      <w:pPr>
        <w:spacing w:line="276" w:lineRule="auto"/>
        <w:jc w:val="both"/>
        <w:rPr>
          <w:rFonts w:ascii="Times New Roman" w:hAnsi="Times New Roman" w:cs="Times New Roman"/>
        </w:rPr>
      </w:pPr>
    </w:p>
    <w:p w14:paraId="118241B6" w14:textId="640239A7" w:rsidR="00D7134E" w:rsidRPr="009754A0" w:rsidRDefault="00D7134E" w:rsidP="00256116">
      <w:pPr>
        <w:spacing w:line="276" w:lineRule="auto"/>
        <w:jc w:val="both"/>
        <w:rPr>
          <w:rFonts w:ascii="Times New Roman" w:hAnsi="Times New Roman" w:cs="Times New Roman"/>
        </w:rPr>
      </w:pPr>
    </w:p>
    <w:p w14:paraId="0B5EB382" w14:textId="18B1C180" w:rsidR="00D7134E" w:rsidRPr="009754A0" w:rsidRDefault="00D7134E" w:rsidP="00256116">
      <w:pPr>
        <w:spacing w:line="276" w:lineRule="auto"/>
        <w:jc w:val="both"/>
        <w:rPr>
          <w:rFonts w:ascii="Times New Roman" w:hAnsi="Times New Roman" w:cs="Times New Roman"/>
        </w:rPr>
      </w:pPr>
    </w:p>
    <w:p w14:paraId="39F50E52" w14:textId="0F5EDEB3" w:rsidR="00AF6692" w:rsidRPr="009754A0" w:rsidRDefault="00AF6692" w:rsidP="00256116">
      <w:pPr>
        <w:pStyle w:val="Heading1"/>
        <w:numPr>
          <w:ilvl w:val="0"/>
          <w:numId w:val="0"/>
        </w:numPr>
        <w:spacing w:line="276" w:lineRule="auto"/>
        <w:ind w:left="432" w:hanging="432"/>
        <w:rPr>
          <w:rFonts w:ascii="Times New Roman" w:hAnsi="Times New Roman" w:cs="Times New Roman"/>
          <w:color w:val="auto"/>
        </w:rPr>
      </w:pPr>
      <w:bookmarkStart w:id="4" w:name="_Toc197924270"/>
      <w:r w:rsidRPr="009754A0">
        <w:rPr>
          <w:rFonts w:ascii="Times New Roman" w:hAnsi="Times New Roman" w:cs="Times New Roman"/>
          <w:color w:val="auto"/>
        </w:rPr>
        <w:lastRenderedPageBreak/>
        <w:t>Abstract</w:t>
      </w:r>
      <w:bookmarkEnd w:id="4"/>
    </w:p>
    <w:p w14:paraId="26B183C2" w14:textId="77777777" w:rsidR="00A146DB" w:rsidRPr="009754A0" w:rsidRDefault="00A146DB" w:rsidP="00256116">
      <w:pPr>
        <w:spacing w:line="276" w:lineRule="auto"/>
        <w:jc w:val="both"/>
        <w:rPr>
          <w:rFonts w:ascii="Times New Roman" w:hAnsi="Times New Roman" w:cs="Times New Roman"/>
        </w:rPr>
      </w:pPr>
      <w:r w:rsidRPr="009754A0">
        <w:rPr>
          <w:rFonts w:ascii="Times New Roman" w:hAnsi="Times New Roman" w:cs="Times New Roman"/>
        </w:rPr>
        <w:t>The manufacturing sector in Uganda has witnessed significant growth, accompanied by increased concerns regarding industrial air quality and its impact on worker health and environmental compliance. This project, titled "Real-Time IoT-Driven Air Condition Monitoring System for Factory Environments," addresses these concerns by developing a comprehensive solution named FactoryAirWatch.</w:t>
      </w:r>
    </w:p>
    <w:p w14:paraId="03187E60" w14:textId="6FA7FC60" w:rsidR="00A146DB" w:rsidRPr="009754A0" w:rsidRDefault="00A146DB" w:rsidP="00256116">
      <w:pPr>
        <w:spacing w:line="276" w:lineRule="auto"/>
        <w:jc w:val="both"/>
        <w:rPr>
          <w:rFonts w:ascii="Times New Roman" w:hAnsi="Times New Roman" w:cs="Times New Roman"/>
        </w:rPr>
      </w:pPr>
      <w:r w:rsidRPr="009754A0">
        <w:rPr>
          <w:rFonts w:ascii="Times New Roman" w:hAnsi="Times New Roman" w:cs="Times New Roman"/>
        </w:rPr>
        <w:t>FactoryAirWatch integrates IoT sensor technology, robust data processing algorithms, and cloud-based analytics to deliver continuous, real-time monitoring of critical air quality parameters, including carbon monoxide (CO), volatile organic compounds (VOCs), methane, fine particulate matter (PM2.5 and PM10), temperature, and humidity within factory environments. Designed specifically for the Ugandan industrial landscape, this system provides immediate local alerts through visual (tri-color LED indicators) and auditory (buzzer) notifications, supplemented by remote alerts via an interactive web-based dashboard.</w:t>
      </w:r>
    </w:p>
    <w:p w14:paraId="5DB4D4A2" w14:textId="47964030" w:rsidR="00A146DB" w:rsidRPr="009754A0" w:rsidRDefault="00A146DB" w:rsidP="00256116">
      <w:pPr>
        <w:spacing w:line="276" w:lineRule="auto"/>
        <w:jc w:val="both"/>
        <w:rPr>
          <w:rFonts w:ascii="Times New Roman" w:hAnsi="Times New Roman" w:cs="Times New Roman"/>
        </w:rPr>
      </w:pPr>
      <w:r w:rsidRPr="009754A0">
        <w:rPr>
          <w:rFonts w:ascii="Times New Roman" w:hAnsi="Times New Roman" w:cs="Times New Roman"/>
        </w:rPr>
        <w:t>Extensive development processes were employed, adhering to stringent coding standards, rigorous static and dynamic testing methodologies, and comprehensive documentation practices to ensure system reliability, maintainability, and scalability. Validation activities conducted at Makerere University</w:t>
      </w:r>
      <w:r w:rsidR="009D5326" w:rsidRPr="009754A0">
        <w:rPr>
          <w:rFonts w:ascii="Times New Roman" w:hAnsi="Times New Roman" w:cs="Times New Roman"/>
        </w:rPr>
        <w:t xml:space="preserve"> College of Computing and Information Technology</w:t>
      </w:r>
      <w:r w:rsidRPr="009754A0">
        <w:rPr>
          <w:rFonts w:ascii="Times New Roman" w:hAnsi="Times New Roman" w:cs="Times New Roman"/>
        </w:rPr>
        <w:t xml:space="preserve"> confirmed that FactoryAirWatch reliably meets specified performance benchmarks, demonstrating robust performance, data integrity during GSM outages, timely alert delivery within</w:t>
      </w:r>
      <w:r w:rsidR="00187D9C" w:rsidRPr="009754A0">
        <w:rPr>
          <w:rFonts w:ascii="Times New Roman" w:hAnsi="Times New Roman" w:cs="Times New Roman"/>
        </w:rPr>
        <w:t xml:space="preserve"> 60 seconds of threshold breach</w:t>
      </w:r>
      <w:r w:rsidRPr="009754A0">
        <w:rPr>
          <w:rFonts w:ascii="Times New Roman" w:hAnsi="Times New Roman" w:cs="Times New Roman"/>
        </w:rPr>
        <w:t>, and consistent dashboard responsiveness.</w:t>
      </w:r>
    </w:p>
    <w:p w14:paraId="7D4E27B0" w14:textId="4508A508" w:rsidR="00A146DB" w:rsidRPr="009754A0" w:rsidRDefault="00A146DB" w:rsidP="00256116">
      <w:pPr>
        <w:spacing w:line="276" w:lineRule="auto"/>
        <w:jc w:val="both"/>
        <w:rPr>
          <w:rFonts w:ascii="Times New Roman" w:hAnsi="Times New Roman" w:cs="Times New Roman"/>
        </w:rPr>
      </w:pPr>
      <w:r w:rsidRPr="009754A0">
        <w:rPr>
          <w:rFonts w:ascii="Times New Roman" w:hAnsi="Times New Roman" w:cs="Times New Roman"/>
        </w:rPr>
        <w:t>Recommendations for future enhancements include hardware optimization through custom PCB design, development of wearable devices for individual worker monitoring, transitioning to fully wireless connectivity</w:t>
      </w:r>
      <w:r w:rsidR="00B57AB1" w:rsidRPr="009754A0">
        <w:rPr>
          <w:rFonts w:ascii="Times New Roman" w:hAnsi="Times New Roman" w:cs="Times New Roman"/>
        </w:rPr>
        <w:t xml:space="preserve"> in cases of GSM network outages using Wi-Fi or LoRaWAN as fallbacks</w:t>
      </w:r>
      <w:r w:rsidRPr="009754A0">
        <w:rPr>
          <w:rFonts w:ascii="Times New Roman" w:hAnsi="Times New Roman" w:cs="Times New Roman"/>
        </w:rPr>
        <w:t>, integration of advanced analytics and predictive AI capabilities, and obtaining formal certifications to enhance trust and compliance.</w:t>
      </w:r>
    </w:p>
    <w:p w14:paraId="76AF1B3A" w14:textId="5AB3A413" w:rsidR="00A146DB" w:rsidRPr="009754A0" w:rsidRDefault="00A146DB" w:rsidP="00256116">
      <w:pPr>
        <w:spacing w:line="276" w:lineRule="auto"/>
        <w:jc w:val="both"/>
        <w:rPr>
          <w:rFonts w:ascii="Times New Roman" w:hAnsi="Times New Roman" w:cs="Times New Roman"/>
        </w:rPr>
      </w:pPr>
      <w:r w:rsidRPr="009754A0">
        <w:rPr>
          <w:rFonts w:ascii="Times New Roman" w:hAnsi="Times New Roman" w:cs="Times New Roman"/>
        </w:rPr>
        <w:t>Overall, FactoryAirWatch presents a transformative approach to air quality management in Uganda’s industrial sector, ensuring improved workplace safety, regulatory compliance, and environmental stewardship, and positions itself as a model for broader industrial implementation across East Africa.</w:t>
      </w:r>
    </w:p>
    <w:p w14:paraId="38AA4F82" w14:textId="65AE2AE0" w:rsidR="00D7134E" w:rsidRPr="009754A0" w:rsidRDefault="00D7134E" w:rsidP="00256116">
      <w:pPr>
        <w:spacing w:line="276" w:lineRule="auto"/>
        <w:jc w:val="both"/>
        <w:rPr>
          <w:rFonts w:ascii="Times New Roman" w:hAnsi="Times New Roman" w:cs="Times New Roman"/>
        </w:rPr>
      </w:pPr>
    </w:p>
    <w:p w14:paraId="65AFC749" w14:textId="6FE5F480" w:rsidR="00D7134E" w:rsidRPr="009754A0" w:rsidRDefault="00D7134E" w:rsidP="00256116">
      <w:pPr>
        <w:spacing w:line="276" w:lineRule="auto"/>
        <w:jc w:val="both"/>
        <w:rPr>
          <w:rFonts w:ascii="Times New Roman" w:hAnsi="Times New Roman" w:cs="Times New Roman"/>
        </w:rPr>
      </w:pPr>
    </w:p>
    <w:p w14:paraId="63E1B421" w14:textId="5897C258" w:rsidR="00D7134E" w:rsidRPr="009754A0" w:rsidRDefault="00D7134E" w:rsidP="00256116">
      <w:pPr>
        <w:spacing w:line="276" w:lineRule="auto"/>
        <w:jc w:val="both"/>
        <w:rPr>
          <w:rFonts w:ascii="Times New Roman" w:hAnsi="Times New Roman" w:cs="Times New Roman"/>
        </w:rPr>
      </w:pPr>
    </w:p>
    <w:p w14:paraId="51079710" w14:textId="3A782A99" w:rsidR="00D7134E" w:rsidRPr="009754A0" w:rsidRDefault="00D7134E" w:rsidP="00256116">
      <w:pPr>
        <w:spacing w:line="276" w:lineRule="auto"/>
        <w:jc w:val="both"/>
        <w:rPr>
          <w:rFonts w:ascii="Times New Roman" w:hAnsi="Times New Roman" w:cs="Times New Roman"/>
        </w:rPr>
      </w:pPr>
    </w:p>
    <w:p w14:paraId="2F06FF28" w14:textId="15602B25" w:rsidR="00D7134E" w:rsidRPr="009754A0" w:rsidRDefault="00D7134E" w:rsidP="00256116">
      <w:pPr>
        <w:spacing w:line="276" w:lineRule="auto"/>
        <w:jc w:val="both"/>
        <w:rPr>
          <w:rFonts w:ascii="Times New Roman" w:hAnsi="Times New Roman" w:cs="Times New Roman"/>
        </w:rPr>
      </w:pPr>
    </w:p>
    <w:p w14:paraId="2563EF14" w14:textId="07DDCCF8" w:rsidR="00D7134E" w:rsidRPr="009754A0" w:rsidRDefault="00D7134E" w:rsidP="00256116">
      <w:pPr>
        <w:spacing w:line="276" w:lineRule="auto"/>
        <w:jc w:val="both"/>
        <w:rPr>
          <w:rFonts w:ascii="Times New Roman" w:hAnsi="Times New Roman" w:cs="Times New Roman"/>
        </w:rPr>
      </w:pPr>
    </w:p>
    <w:p w14:paraId="630D0BA0" w14:textId="6B86E345" w:rsidR="00D7134E" w:rsidRPr="009754A0" w:rsidRDefault="00D7134E" w:rsidP="00256116">
      <w:pPr>
        <w:spacing w:line="276" w:lineRule="auto"/>
        <w:jc w:val="both"/>
        <w:rPr>
          <w:rFonts w:ascii="Times New Roman" w:hAnsi="Times New Roman" w:cs="Times New Roman"/>
        </w:rPr>
      </w:pPr>
    </w:p>
    <w:p w14:paraId="30C9AC2D" w14:textId="45CFAC74" w:rsidR="00D7134E" w:rsidRPr="009754A0" w:rsidRDefault="00D7134E" w:rsidP="00256116">
      <w:pPr>
        <w:spacing w:line="276" w:lineRule="auto"/>
        <w:jc w:val="both"/>
        <w:rPr>
          <w:rFonts w:ascii="Times New Roman" w:hAnsi="Times New Roman" w:cs="Times New Roman"/>
        </w:rPr>
      </w:pPr>
    </w:p>
    <w:p w14:paraId="4B17B6B5" w14:textId="17641578" w:rsidR="00D7134E" w:rsidRPr="009754A0" w:rsidRDefault="00D7134E" w:rsidP="00256116">
      <w:pPr>
        <w:spacing w:line="276" w:lineRule="auto"/>
        <w:jc w:val="both"/>
        <w:rPr>
          <w:rFonts w:ascii="Times New Roman" w:hAnsi="Times New Roman" w:cs="Times New Roman"/>
        </w:rPr>
      </w:pPr>
    </w:p>
    <w:p w14:paraId="759848B9" w14:textId="772F1D7F" w:rsidR="00D7134E" w:rsidRPr="009754A0" w:rsidRDefault="00D7134E" w:rsidP="00256116">
      <w:pPr>
        <w:spacing w:line="276" w:lineRule="auto"/>
        <w:jc w:val="both"/>
        <w:rPr>
          <w:rFonts w:ascii="Times New Roman" w:hAnsi="Times New Roman" w:cs="Times New Roman"/>
        </w:rPr>
      </w:pPr>
    </w:p>
    <w:p w14:paraId="658B7E15" w14:textId="1D07EA55" w:rsidR="00D7134E" w:rsidRPr="009754A0" w:rsidRDefault="00D7134E" w:rsidP="00256116">
      <w:pPr>
        <w:spacing w:line="276" w:lineRule="auto"/>
        <w:jc w:val="both"/>
        <w:rPr>
          <w:rFonts w:ascii="Times New Roman" w:hAnsi="Times New Roman" w:cs="Times New Roman"/>
        </w:rPr>
      </w:pPr>
    </w:p>
    <w:p w14:paraId="53B587DC" w14:textId="1BD0A98D" w:rsidR="00D7134E" w:rsidRPr="009754A0" w:rsidRDefault="00D7134E" w:rsidP="00256116">
      <w:pPr>
        <w:spacing w:line="276" w:lineRule="auto"/>
        <w:jc w:val="both"/>
        <w:rPr>
          <w:rFonts w:ascii="Times New Roman" w:hAnsi="Times New Roman" w:cs="Times New Roman"/>
        </w:rPr>
      </w:pPr>
    </w:p>
    <w:p w14:paraId="2F054F34" w14:textId="42F48AB1" w:rsidR="00D7134E" w:rsidRPr="009754A0" w:rsidRDefault="00D7134E" w:rsidP="00256116">
      <w:pPr>
        <w:spacing w:line="276" w:lineRule="auto"/>
        <w:jc w:val="both"/>
        <w:rPr>
          <w:rFonts w:ascii="Times New Roman" w:hAnsi="Times New Roman" w:cs="Times New Roman"/>
        </w:rPr>
      </w:pPr>
    </w:p>
    <w:p w14:paraId="3A7983F0" w14:textId="1D7A2617" w:rsidR="00D7134E" w:rsidRPr="009754A0" w:rsidRDefault="00D7134E" w:rsidP="00256116">
      <w:pPr>
        <w:spacing w:line="276" w:lineRule="auto"/>
        <w:jc w:val="both"/>
        <w:rPr>
          <w:rFonts w:ascii="Times New Roman" w:hAnsi="Times New Roman" w:cs="Times New Roman"/>
        </w:rPr>
      </w:pPr>
    </w:p>
    <w:p w14:paraId="70B6DA73" w14:textId="54F641ED" w:rsidR="00D7134E" w:rsidRPr="009754A0" w:rsidRDefault="00D7134E" w:rsidP="00256116">
      <w:pPr>
        <w:spacing w:line="276" w:lineRule="auto"/>
        <w:jc w:val="both"/>
        <w:rPr>
          <w:rFonts w:ascii="Times New Roman" w:hAnsi="Times New Roman" w:cs="Times New Roman"/>
        </w:rPr>
      </w:pPr>
    </w:p>
    <w:p w14:paraId="01BF96E2" w14:textId="05495CB6" w:rsidR="00DB447C" w:rsidRPr="009754A0" w:rsidRDefault="7673EDC0" w:rsidP="00256116">
      <w:pPr>
        <w:pStyle w:val="Heading1"/>
        <w:numPr>
          <w:ilvl w:val="0"/>
          <w:numId w:val="0"/>
        </w:numPr>
        <w:spacing w:line="276" w:lineRule="auto"/>
        <w:ind w:left="432" w:hanging="432"/>
        <w:rPr>
          <w:rFonts w:ascii="Times New Roman" w:hAnsi="Times New Roman" w:cs="Times New Roman"/>
          <w:color w:val="auto"/>
        </w:rPr>
      </w:pPr>
      <w:bookmarkStart w:id="5" w:name="_Toc197924271"/>
      <w:r w:rsidRPr="009754A0">
        <w:rPr>
          <w:rFonts w:ascii="Times New Roman" w:hAnsi="Times New Roman" w:cs="Times New Roman"/>
          <w:color w:val="auto"/>
        </w:rPr>
        <w:lastRenderedPageBreak/>
        <w:t>Table of Contents</w:t>
      </w:r>
      <w:bookmarkEnd w:id="5"/>
    </w:p>
    <w:sdt>
      <w:sdtPr>
        <w:rPr>
          <w:rFonts w:ascii="Times New Roman" w:hAnsi="Times New Roman" w:cs="Times New Roman"/>
        </w:rPr>
        <w:id w:val="1254564614"/>
        <w:docPartObj>
          <w:docPartGallery w:val="Table of Contents"/>
          <w:docPartUnique/>
        </w:docPartObj>
      </w:sdtPr>
      <w:sdtEndPr/>
      <w:sdtContent>
        <w:p w14:paraId="482F9E07" w14:textId="64BDC096" w:rsidR="00B4113C" w:rsidRDefault="7673EDC0">
          <w:pPr>
            <w:pStyle w:val="TOC1"/>
            <w:rPr>
              <w:rFonts w:asciiTheme="minorHAnsi" w:eastAsiaTheme="minorEastAsia" w:hAnsiTheme="minorHAnsi" w:cstheme="minorBidi"/>
              <w:noProof/>
              <w:kern w:val="2"/>
              <w:lang w:eastAsia="en-US" w:bidi="ar-SA"/>
              <w14:ligatures w14:val="standardContextual"/>
            </w:rPr>
          </w:pPr>
          <w:r w:rsidRPr="009754A0">
            <w:rPr>
              <w:rFonts w:ascii="Times New Roman" w:hAnsi="Times New Roman" w:cs="Times New Roman"/>
            </w:rPr>
            <w:fldChar w:fldCharType="begin"/>
          </w:r>
          <w:r w:rsidR="15979FAC" w:rsidRPr="009754A0">
            <w:rPr>
              <w:rFonts w:ascii="Times New Roman" w:hAnsi="Times New Roman" w:cs="Times New Roman"/>
            </w:rPr>
            <w:instrText>TOC \o "1-9" \z \u \h</w:instrText>
          </w:r>
          <w:r w:rsidRPr="009754A0">
            <w:rPr>
              <w:rFonts w:ascii="Times New Roman" w:hAnsi="Times New Roman" w:cs="Times New Roman"/>
            </w:rPr>
            <w:fldChar w:fldCharType="separate"/>
          </w:r>
          <w:hyperlink w:anchor="_Toc197924266" w:history="1">
            <w:r w:rsidR="00B4113C" w:rsidRPr="00C82182">
              <w:rPr>
                <w:rStyle w:val="Hyperlink"/>
                <w:rFonts w:ascii="Times New Roman" w:hAnsi="Times New Roman" w:cs="Times New Roman"/>
                <w:noProof/>
              </w:rPr>
              <w:t>Declaration</w:t>
            </w:r>
            <w:r w:rsidR="00B4113C">
              <w:rPr>
                <w:noProof/>
                <w:webHidden/>
              </w:rPr>
              <w:tab/>
            </w:r>
            <w:r w:rsidR="00B4113C">
              <w:rPr>
                <w:noProof/>
                <w:webHidden/>
              </w:rPr>
              <w:fldChar w:fldCharType="begin"/>
            </w:r>
            <w:r w:rsidR="00B4113C">
              <w:rPr>
                <w:noProof/>
                <w:webHidden/>
              </w:rPr>
              <w:instrText xml:space="preserve"> PAGEREF _Toc197924266 \h </w:instrText>
            </w:r>
            <w:r w:rsidR="00B4113C">
              <w:rPr>
                <w:noProof/>
                <w:webHidden/>
              </w:rPr>
            </w:r>
            <w:r w:rsidR="00B4113C">
              <w:rPr>
                <w:noProof/>
                <w:webHidden/>
              </w:rPr>
              <w:fldChar w:fldCharType="separate"/>
            </w:r>
            <w:r w:rsidR="004F2D4E">
              <w:rPr>
                <w:noProof/>
                <w:webHidden/>
              </w:rPr>
              <w:t>ii</w:t>
            </w:r>
            <w:r w:rsidR="00B4113C">
              <w:rPr>
                <w:noProof/>
                <w:webHidden/>
              </w:rPr>
              <w:fldChar w:fldCharType="end"/>
            </w:r>
          </w:hyperlink>
        </w:p>
        <w:p w14:paraId="65CE432A" w14:textId="0007E0FF" w:rsidR="00B4113C" w:rsidRDefault="00B4113C">
          <w:pPr>
            <w:pStyle w:val="TOC1"/>
            <w:rPr>
              <w:rFonts w:asciiTheme="minorHAnsi" w:eastAsiaTheme="minorEastAsia" w:hAnsiTheme="minorHAnsi" w:cstheme="minorBidi"/>
              <w:noProof/>
              <w:kern w:val="2"/>
              <w:lang w:eastAsia="en-US" w:bidi="ar-SA"/>
              <w14:ligatures w14:val="standardContextual"/>
            </w:rPr>
          </w:pPr>
          <w:hyperlink w:anchor="_Toc197924267" w:history="1">
            <w:r w:rsidRPr="00C82182">
              <w:rPr>
                <w:rStyle w:val="Hyperlink"/>
                <w:rFonts w:ascii="Times New Roman" w:hAnsi="Times New Roman" w:cs="Times New Roman"/>
                <w:noProof/>
              </w:rPr>
              <w:t>Approval</w:t>
            </w:r>
            <w:r>
              <w:rPr>
                <w:noProof/>
                <w:webHidden/>
              </w:rPr>
              <w:tab/>
            </w:r>
            <w:r>
              <w:rPr>
                <w:noProof/>
                <w:webHidden/>
              </w:rPr>
              <w:fldChar w:fldCharType="begin"/>
            </w:r>
            <w:r>
              <w:rPr>
                <w:noProof/>
                <w:webHidden/>
              </w:rPr>
              <w:instrText xml:space="preserve"> PAGEREF _Toc197924267 \h </w:instrText>
            </w:r>
            <w:r>
              <w:rPr>
                <w:noProof/>
                <w:webHidden/>
              </w:rPr>
            </w:r>
            <w:r>
              <w:rPr>
                <w:noProof/>
                <w:webHidden/>
              </w:rPr>
              <w:fldChar w:fldCharType="separate"/>
            </w:r>
            <w:r w:rsidR="004F2D4E">
              <w:rPr>
                <w:noProof/>
                <w:webHidden/>
              </w:rPr>
              <w:t>iii</w:t>
            </w:r>
            <w:r>
              <w:rPr>
                <w:noProof/>
                <w:webHidden/>
              </w:rPr>
              <w:fldChar w:fldCharType="end"/>
            </w:r>
          </w:hyperlink>
        </w:p>
        <w:p w14:paraId="34F38D2E" w14:textId="00963AD4" w:rsidR="00B4113C" w:rsidRDefault="00B4113C">
          <w:pPr>
            <w:pStyle w:val="TOC1"/>
            <w:rPr>
              <w:rFonts w:asciiTheme="minorHAnsi" w:eastAsiaTheme="minorEastAsia" w:hAnsiTheme="minorHAnsi" w:cstheme="minorBidi"/>
              <w:noProof/>
              <w:kern w:val="2"/>
              <w:lang w:eastAsia="en-US" w:bidi="ar-SA"/>
              <w14:ligatures w14:val="standardContextual"/>
            </w:rPr>
          </w:pPr>
          <w:hyperlink w:anchor="_Toc197924268" w:history="1">
            <w:r w:rsidRPr="00C82182">
              <w:rPr>
                <w:rStyle w:val="Hyperlink"/>
                <w:rFonts w:ascii="Times New Roman" w:hAnsi="Times New Roman" w:cs="Times New Roman"/>
                <w:noProof/>
              </w:rPr>
              <w:t>Dedication</w:t>
            </w:r>
            <w:r>
              <w:rPr>
                <w:noProof/>
                <w:webHidden/>
              </w:rPr>
              <w:tab/>
            </w:r>
            <w:r>
              <w:rPr>
                <w:noProof/>
                <w:webHidden/>
              </w:rPr>
              <w:fldChar w:fldCharType="begin"/>
            </w:r>
            <w:r>
              <w:rPr>
                <w:noProof/>
                <w:webHidden/>
              </w:rPr>
              <w:instrText xml:space="preserve"> PAGEREF _Toc197924268 \h </w:instrText>
            </w:r>
            <w:r>
              <w:rPr>
                <w:noProof/>
                <w:webHidden/>
              </w:rPr>
            </w:r>
            <w:r>
              <w:rPr>
                <w:noProof/>
                <w:webHidden/>
              </w:rPr>
              <w:fldChar w:fldCharType="separate"/>
            </w:r>
            <w:r w:rsidR="004F2D4E">
              <w:rPr>
                <w:noProof/>
                <w:webHidden/>
              </w:rPr>
              <w:t>iv</w:t>
            </w:r>
            <w:r>
              <w:rPr>
                <w:noProof/>
                <w:webHidden/>
              </w:rPr>
              <w:fldChar w:fldCharType="end"/>
            </w:r>
          </w:hyperlink>
        </w:p>
        <w:p w14:paraId="7E7BFF44" w14:textId="35E317B8" w:rsidR="00B4113C" w:rsidRDefault="00B4113C">
          <w:pPr>
            <w:pStyle w:val="TOC1"/>
            <w:rPr>
              <w:rFonts w:asciiTheme="minorHAnsi" w:eastAsiaTheme="minorEastAsia" w:hAnsiTheme="minorHAnsi" w:cstheme="minorBidi"/>
              <w:noProof/>
              <w:kern w:val="2"/>
              <w:lang w:eastAsia="en-US" w:bidi="ar-SA"/>
              <w14:ligatures w14:val="standardContextual"/>
            </w:rPr>
          </w:pPr>
          <w:hyperlink w:anchor="_Toc197924269" w:history="1">
            <w:r w:rsidRPr="00C82182">
              <w:rPr>
                <w:rStyle w:val="Hyperlink"/>
                <w:rFonts w:ascii="Times New Roman" w:hAnsi="Times New Roman" w:cs="Times New Roman"/>
                <w:noProof/>
              </w:rPr>
              <w:t>Acknowledgements</w:t>
            </w:r>
            <w:r>
              <w:rPr>
                <w:noProof/>
                <w:webHidden/>
              </w:rPr>
              <w:tab/>
            </w:r>
            <w:r>
              <w:rPr>
                <w:noProof/>
                <w:webHidden/>
              </w:rPr>
              <w:fldChar w:fldCharType="begin"/>
            </w:r>
            <w:r>
              <w:rPr>
                <w:noProof/>
                <w:webHidden/>
              </w:rPr>
              <w:instrText xml:space="preserve"> PAGEREF _Toc197924269 \h </w:instrText>
            </w:r>
            <w:r>
              <w:rPr>
                <w:noProof/>
                <w:webHidden/>
              </w:rPr>
            </w:r>
            <w:r>
              <w:rPr>
                <w:noProof/>
                <w:webHidden/>
              </w:rPr>
              <w:fldChar w:fldCharType="separate"/>
            </w:r>
            <w:r w:rsidR="004F2D4E">
              <w:rPr>
                <w:noProof/>
                <w:webHidden/>
              </w:rPr>
              <w:t>v</w:t>
            </w:r>
            <w:r>
              <w:rPr>
                <w:noProof/>
                <w:webHidden/>
              </w:rPr>
              <w:fldChar w:fldCharType="end"/>
            </w:r>
          </w:hyperlink>
        </w:p>
        <w:p w14:paraId="75FCC092" w14:textId="17BD9671" w:rsidR="00B4113C" w:rsidRDefault="00B4113C">
          <w:pPr>
            <w:pStyle w:val="TOC1"/>
            <w:rPr>
              <w:rFonts w:asciiTheme="minorHAnsi" w:eastAsiaTheme="minorEastAsia" w:hAnsiTheme="minorHAnsi" w:cstheme="minorBidi"/>
              <w:noProof/>
              <w:kern w:val="2"/>
              <w:lang w:eastAsia="en-US" w:bidi="ar-SA"/>
              <w14:ligatures w14:val="standardContextual"/>
            </w:rPr>
          </w:pPr>
          <w:hyperlink w:anchor="_Toc197924270" w:history="1">
            <w:r w:rsidRPr="00C82182">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_Toc197924270 \h </w:instrText>
            </w:r>
            <w:r>
              <w:rPr>
                <w:noProof/>
                <w:webHidden/>
              </w:rPr>
            </w:r>
            <w:r>
              <w:rPr>
                <w:noProof/>
                <w:webHidden/>
              </w:rPr>
              <w:fldChar w:fldCharType="separate"/>
            </w:r>
            <w:r w:rsidR="004F2D4E">
              <w:rPr>
                <w:noProof/>
                <w:webHidden/>
              </w:rPr>
              <w:t>vi</w:t>
            </w:r>
            <w:r>
              <w:rPr>
                <w:noProof/>
                <w:webHidden/>
              </w:rPr>
              <w:fldChar w:fldCharType="end"/>
            </w:r>
          </w:hyperlink>
        </w:p>
        <w:p w14:paraId="7C749E64" w14:textId="62B753A0" w:rsidR="00B4113C" w:rsidRDefault="00B4113C">
          <w:pPr>
            <w:pStyle w:val="TOC1"/>
            <w:rPr>
              <w:rFonts w:asciiTheme="minorHAnsi" w:eastAsiaTheme="minorEastAsia" w:hAnsiTheme="minorHAnsi" w:cstheme="minorBidi"/>
              <w:noProof/>
              <w:kern w:val="2"/>
              <w:lang w:eastAsia="en-US" w:bidi="ar-SA"/>
              <w14:ligatures w14:val="standardContextual"/>
            </w:rPr>
          </w:pPr>
          <w:hyperlink w:anchor="_Toc197924271" w:history="1">
            <w:r w:rsidRPr="00C82182">
              <w:rPr>
                <w:rStyle w:val="Hyperlink"/>
                <w:rFonts w:ascii="Times New Roman" w:hAnsi="Times New Roman" w:cs="Times New Roman"/>
                <w:noProof/>
              </w:rPr>
              <w:t>Table of Contents</w:t>
            </w:r>
            <w:r>
              <w:rPr>
                <w:noProof/>
                <w:webHidden/>
              </w:rPr>
              <w:tab/>
            </w:r>
            <w:r>
              <w:rPr>
                <w:noProof/>
                <w:webHidden/>
              </w:rPr>
              <w:fldChar w:fldCharType="begin"/>
            </w:r>
            <w:r>
              <w:rPr>
                <w:noProof/>
                <w:webHidden/>
              </w:rPr>
              <w:instrText xml:space="preserve"> PAGEREF _Toc197924271 \h </w:instrText>
            </w:r>
            <w:r>
              <w:rPr>
                <w:noProof/>
                <w:webHidden/>
              </w:rPr>
            </w:r>
            <w:r>
              <w:rPr>
                <w:noProof/>
                <w:webHidden/>
              </w:rPr>
              <w:fldChar w:fldCharType="separate"/>
            </w:r>
            <w:r w:rsidR="004F2D4E">
              <w:rPr>
                <w:noProof/>
                <w:webHidden/>
              </w:rPr>
              <w:t>vii</w:t>
            </w:r>
            <w:r>
              <w:rPr>
                <w:noProof/>
                <w:webHidden/>
              </w:rPr>
              <w:fldChar w:fldCharType="end"/>
            </w:r>
          </w:hyperlink>
        </w:p>
        <w:p w14:paraId="20ED5E30" w14:textId="36F61D93" w:rsidR="00B4113C" w:rsidRDefault="00B4113C">
          <w:pPr>
            <w:pStyle w:val="TOC1"/>
            <w:rPr>
              <w:rFonts w:asciiTheme="minorHAnsi" w:eastAsiaTheme="minorEastAsia" w:hAnsiTheme="minorHAnsi" w:cstheme="minorBidi"/>
              <w:noProof/>
              <w:kern w:val="2"/>
              <w:lang w:eastAsia="en-US" w:bidi="ar-SA"/>
              <w14:ligatures w14:val="standardContextual"/>
            </w:rPr>
          </w:pPr>
          <w:hyperlink w:anchor="_Toc197924272" w:history="1">
            <w:r w:rsidRPr="00C82182">
              <w:rPr>
                <w:rStyle w:val="Hyperlink"/>
                <w:rFonts w:ascii="Times New Roman" w:hAnsi="Times New Roman" w:cs="Times New Roman"/>
                <w:noProof/>
              </w:rPr>
              <w:t>List of Figures</w:t>
            </w:r>
            <w:r>
              <w:rPr>
                <w:noProof/>
                <w:webHidden/>
              </w:rPr>
              <w:tab/>
            </w:r>
            <w:r>
              <w:rPr>
                <w:noProof/>
                <w:webHidden/>
              </w:rPr>
              <w:fldChar w:fldCharType="begin"/>
            </w:r>
            <w:r>
              <w:rPr>
                <w:noProof/>
                <w:webHidden/>
              </w:rPr>
              <w:instrText xml:space="preserve"> PAGEREF _Toc197924272 \h </w:instrText>
            </w:r>
            <w:r>
              <w:rPr>
                <w:noProof/>
                <w:webHidden/>
              </w:rPr>
            </w:r>
            <w:r>
              <w:rPr>
                <w:noProof/>
                <w:webHidden/>
              </w:rPr>
              <w:fldChar w:fldCharType="separate"/>
            </w:r>
            <w:r w:rsidR="004F2D4E">
              <w:rPr>
                <w:noProof/>
                <w:webHidden/>
              </w:rPr>
              <w:t>ix</w:t>
            </w:r>
            <w:r>
              <w:rPr>
                <w:noProof/>
                <w:webHidden/>
              </w:rPr>
              <w:fldChar w:fldCharType="end"/>
            </w:r>
          </w:hyperlink>
        </w:p>
        <w:p w14:paraId="4D4314A7" w14:textId="20CAE9D6" w:rsidR="00B4113C" w:rsidRDefault="00B4113C">
          <w:pPr>
            <w:pStyle w:val="TOC1"/>
            <w:rPr>
              <w:rFonts w:asciiTheme="minorHAnsi" w:eastAsiaTheme="minorEastAsia" w:hAnsiTheme="minorHAnsi" w:cstheme="minorBidi"/>
              <w:noProof/>
              <w:kern w:val="2"/>
              <w:lang w:eastAsia="en-US" w:bidi="ar-SA"/>
              <w14:ligatures w14:val="standardContextual"/>
            </w:rPr>
          </w:pPr>
          <w:hyperlink w:anchor="_Toc197924273" w:history="1">
            <w:r w:rsidRPr="00C82182">
              <w:rPr>
                <w:rStyle w:val="Hyperlink"/>
                <w:rFonts w:ascii="Times New Roman" w:hAnsi="Times New Roman" w:cs="Times New Roman"/>
                <w:noProof/>
              </w:rPr>
              <w:t>List of Tables</w:t>
            </w:r>
            <w:r>
              <w:rPr>
                <w:noProof/>
                <w:webHidden/>
              </w:rPr>
              <w:tab/>
            </w:r>
            <w:r>
              <w:rPr>
                <w:noProof/>
                <w:webHidden/>
              </w:rPr>
              <w:fldChar w:fldCharType="begin"/>
            </w:r>
            <w:r>
              <w:rPr>
                <w:noProof/>
                <w:webHidden/>
              </w:rPr>
              <w:instrText xml:space="preserve"> PAGEREF _Toc197924273 \h </w:instrText>
            </w:r>
            <w:r>
              <w:rPr>
                <w:noProof/>
                <w:webHidden/>
              </w:rPr>
            </w:r>
            <w:r>
              <w:rPr>
                <w:noProof/>
                <w:webHidden/>
              </w:rPr>
              <w:fldChar w:fldCharType="separate"/>
            </w:r>
            <w:r w:rsidR="004F2D4E">
              <w:rPr>
                <w:noProof/>
                <w:webHidden/>
              </w:rPr>
              <w:t>x</w:t>
            </w:r>
            <w:r>
              <w:rPr>
                <w:noProof/>
                <w:webHidden/>
              </w:rPr>
              <w:fldChar w:fldCharType="end"/>
            </w:r>
          </w:hyperlink>
        </w:p>
        <w:p w14:paraId="217C33DF" w14:textId="07B28C91" w:rsidR="00B4113C" w:rsidRDefault="00B4113C">
          <w:pPr>
            <w:pStyle w:val="TOC1"/>
            <w:rPr>
              <w:rFonts w:asciiTheme="minorHAnsi" w:eastAsiaTheme="minorEastAsia" w:hAnsiTheme="minorHAnsi" w:cstheme="minorBidi"/>
              <w:noProof/>
              <w:kern w:val="2"/>
              <w:lang w:eastAsia="en-US" w:bidi="ar-SA"/>
              <w14:ligatures w14:val="standardContextual"/>
            </w:rPr>
          </w:pPr>
          <w:hyperlink w:anchor="_Toc197924274" w:history="1">
            <w:r w:rsidRPr="00C82182">
              <w:rPr>
                <w:rStyle w:val="Hyperlink"/>
                <w:rFonts w:ascii="Times New Roman" w:hAnsi="Times New Roman" w:cs="Times New Roman"/>
                <w:noProof/>
              </w:rPr>
              <w:t>Abbreviations/Acronyms</w:t>
            </w:r>
            <w:r>
              <w:rPr>
                <w:noProof/>
                <w:webHidden/>
              </w:rPr>
              <w:tab/>
            </w:r>
            <w:r>
              <w:rPr>
                <w:noProof/>
                <w:webHidden/>
              </w:rPr>
              <w:fldChar w:fldCharType="begin"/>
            </w:r>
            <w:r>
              <w:rPr>
                <w:noProof/>
                <w:webHidden/>
              </w:rPr>
              <w:instrText xml:space="preserve"> PAGEREF _Toc197924274 \h </w:instrText>
            </w:r>
            <w:r>
              <w:rPr>
                <w:noProof/>
                <w:webHidden/>
              </w:rPr>
            </w:r>
            <w:r>
              <w:rPr>
                <w:noProof/>
                <w:webHidden/>
              </w:rPr>
              <w:fldChar w:fldCharType="separate"/>
            </w:r>
            <w:r w:rsidR="004F2D4E">
              <w:rPr>
                <w:noProof/>
                <w:webHidden/>
              </w:rPr>
              <w:t>xi</w:t>
            </w:r>
            <w:r>
              <w:rPr>
                <w:noProof/>
                <w:webHidden/>
              </w:rPr>
              <w:fldChar w:fldCharType="end"/>
            </w:r>
          </w:hyperlink>
        </w:p>
        <w:p w14:paraId="34DEA663" w14:textId="62D952D2" w:rsidR="00B4113C" w:rsidRDefault="00B4113C">
          <w:pPr>
            <w:pStyle w:val="TOC1"/>
            <w:rPr>
              <w:rFonts w:asciiTheme="minorHAnsi" w:eastAsiaTheme="minorEastAsia" w:hAnsiTheme="minorHAnsi" w:cstheme="minorBidi"/>
              <w:noProof/>
              <w:kern w:val="2"/>
              <w:lang w:eastAsia="en-US" w:bidi="ar-SA"/>
              <w14:ligatures w14:val="standardContextual"/>
            </w:rPr>
          </w:pPr>
          <w:hyperlink w:anchor="_Toc197924275" w:history="1">
            <w:r w:rsidRPr="00C82182">
              <w:rPr>
                <w:rStyle w:val="Hyperlink"/>
                <w:rFonts w:ascii="Times New Roman" w:hAnsi="Times New Roman" w:cs="Times New Roman"/>
                <w:noProof/>
              </w:rPr>
              <w:t>1</w:t>
            </w:r>
            <w:r>
              <w:rPr>
                <w:rFonts w:asciiTheme="minorHAnsi" w:eastAsiaTheme="minorEastAsia" w:hAnsiTheme="minorHAnsi" w:cstheme="minorBidi"/>
                <w:noProof/>
                <w:kern w:val="2"/>
                <w:lang w:eastAsia="en-US" w:bidi="ar-SA"/>
                <w14:ligatures w14:val="standardContextual"/>
              </w:rPr>
              <w:tab/>
            </w:r>
            <w:r w:rsidRPr="00C82182">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_Toc197924275 \h </w:instrText>
            </w:r>
            <w:r>
              <w:rPr>
                <w:noProof/>
                <w:webHidden/>
              </w:rPr>
            </w:r>
            <w:r>
              <w:rPr>
                <w:noProof/>
                <w:webHidden/>
              </w:rPr>
              <w:fldChar w:fldCharType="separate"/>
            </w:r>
            <w:r w:rsidR="004F2D4E">
              <w:rPr>
                <w:noProof/>
                <w:webHidden/>
              </w:rPr>
              <w:t>1</w:t>
            </w:r>
            <w:r>
              <w:rPr>
                <w:noProof/>
                <w:webHidden/>
              </w:rPr>
              <w:fldChar w:fldCharType="end"/>
            </w:r>
          </w:hyperlink>
        </w:p>
        <w:p w14:paraId="5CA1FC87" w14:textId="4F0C3B69" w:rsidR="00B4113C" w:rsidRDefault="00B4113C">
          <w:pPr>
            <w:pStyle w:val="TOC2"/>
            <w:tabs>
              <w:tab w:val="left" w:pos="960"/>
              <w:tab w:val="right" w:leader="dot" w:pos="9628"/>
            </w:tabs>
            <w:rPr>
              <w:rFonts w:asciiTheme="minorHAnsi" w:eastAsiaTheme="minorEastAsia" w:hAnsiTheme="minorHAnsi" w:cstheme="minorBidi"/>
              <w:noProof/>
              <w:kern w:val="2"/>
              <w:lang w:eastAsia="en-US" w:bidi="ar-SA"/>
              <w14:ligatures w14:val="standardContextual"/>
            </w:rPr>
          </w:pPr>
          <w:hyperlink w:anchor="_Toc197924276" w:history="1">
            <w:r w:rsidRPr="00C82182">
              <w:rPr>
                <w:rStyle w:val="Hyperlink"/>
                <w:rFonts w:ascii="Times New Roman" w:hAnsi="Times New Roman" w:cs="Times New Roman"/>
                <w:noProof/>
              </w:rPr>
              <w:t>1.1</w:t>
            </w:r>
            <w:r>
              <w:rPr>
                <w:rFonts w:asciiTheme="minorHAnsi" w:eastAsiaTheme="minorEastAsia" w:hAnsiTheme="minorHAnsi" w:cstheme="minorBidi"/>
                <w:noProof/>
                <w:kern w:val="2"/>
                <w:lang w:eastAsia="en-US" w:bidi="ar-SA"/>
                <w14:ligatures w14:val="standardContextual"/>
              </w:rPr>
              <w:tab/>
            </w:r>
            <w:r w:rsidRPr="00C82182">
              <w:rPr>
                <w:rStyle w:val="Hyperlink"/>
                <w:rFonts w:ascii="Times New Roman" w:hAnsi="Times New Roman" w:cs="Times New Roman"/>
                <w:noProof/>
              </w:rPr>
              <w:t>Background and Scope of the Project</w:t>
            </w:r>
            <w:r>
              <w:rPr>
                <w:noProof/>
                <w:webHidden/>
              </w:rPr>
              <w:tab/>
            </w:r>
            <w:r>
              <w:rPr>
                <w:noProof/>
                <w:webHidden/>
              </w:rPr>
              <w:fldChar w:fldCharType="begin"/>
            </w:r>
            <w:r>
              <w:rPr>
                <w:noProof/>
                <w:webHidden/>
              </w:rPr>
              <w:instrText xml:space="preserve"> PAGEREF _Toc197924276 \h </w:instrText>
            </w:r>
            <w:r>
              <w:rPr>
                <w:noProof/>
                <w:webHidden/>
              </w:rPr>
            </w:r>
            <w:r>
              <w:rPr>
                <w:noProof/>
                <w:webHidden/>
              </w:rPr>
              <w:fldChar w:fldCharType="separate"/>
            </w:r>
            <w:r w:rsidR="004F2D4E">
              <w:rPr>
                <w:noProof/>
                <w:webHidden/>
              </w:rPr>
              <w:t>1</w:t>
            </w:r>
            <w:r>
              <w:rPr>
                <w:noProof/>
                <w:webHidden/>
              </w:rPr>
              <w:fldChar w:fldCharType="end"/>
            </w:r>
          </w:hyperlink>
        </w:p>
        <w:p w14:paraId="4D61BBB5" w14:textId="53402229" w:rsidR="00B4113C" w:rsidRDefault="00B4113C">
          <w:pPr>
            <w:pStyle w:val="TOC2"/>
            <w:tabs>
              <w:tab w:val="left" w:pos="960"/>
              <w:tab w:val="right" w:leader="dot" w:pos="9628"/>
            </w:tabs>
            <w:rPr>
              <w:rFonts w:asciiTheme="minorHAnsi" w:eastAsiaTheme="minorEastAsia" w:hAnsiTheme="minorHAnsi" w:cstheme="minorBidi"/>
              <w:noProof/>
              <w:kern w:val="2"/>
              <w:lang w:eastAsia="en-US" w:bidi="ar-SA"/>
              <w14:ligatures w14:val="standardContextual"/>
            </w:rPr>
          </w:pPr>
          <w:hyperlink w:anchor="_Toc197924277" w:history="1">
            <w:r w:rsidRPr="00C82182">
              <w:rPr>
                <w:rStyle w:val="Hyperlink"/>
                <w:rFonts w:ascii="Times New Roman" w:hAnsi="Times New Roman" w:cs="Times New Roman"/>
                <w:noProof/>
              </w:rPr>
              <w:t>1.2</w:t>
            </w:r>
            <w:r>
              <w:rPr>
                <w:rFonts w:asciiTheme="minorHAnsi" w:eastAsiaTheme="minorEastAsia" w:hAnsiTheme="minorHAnsi" w:cstheme="minorBidi"/>
                <w:noProof/>
                <w:kern w:val="2"/>
                <w:lang w:eastAsia="en-US" w:bidi="ar-SA"/>
                <w14:ligatures w14:val="standardContextual"/>
              </w:rPr>
              <w:tab/>
            </w:r>
            <w:r w:rsidRPr="00C82182">
              <w:rPr>
                <w:rStyle w:val="Hyperlink"/>
                <w:rFonts w:ascii="Times New Roman" w:hAnsi="Times New Roman" w:cs="Times New Roman"/>
                <w:noProof/>
              </w:rPr>
              <w:t>Overview of this Document</w:t>
            </w:r>
            <w:r>
              <w:rPr>
                <w:noProof/>
                <w:webHidden/>
              </w:rPr>
              <w:tab/>
            </w:r>
            <w:r>
              <w:rPr>
                <w:noProof/>
                <w:webHidden/>
              </w:rPr>
              <w:fldChar w:fldCharType="begin"/>
            </w:r>
            <w:r>
              <w:rPr>
                <w:noProof/>
                <w:webHidden/>
              </w:rPr>
              <w:instrText xml:space="preserve"> PAGEREF _Toc197924277 \h </w:instrText>
            </w:r>
            <w:r>
              <w:rPr>
                <w:noProof/>
                <w:webHidden/>
              </w:rPr>
            </w:r>
            <w:r>
              <w:rPr>
                <w:noProof/>
                <w:webHidden/>
              </w:rPr>
              <w:fldChar w:fldCharType="separate"/>
            </w:r>
            <w:r w:rsidR="004F2D4E">
              <w:rPr>
                <w:noProof/>
                <w:webHidden/>
              </w:rPr>
              <w:t>2</w:t>
            </w:r>
            <w:r>
              <w:rPr>
                <w:noProof/>
                <w:webHidden/>
              </w:rPr>
              <w:fldChar w:fldCharType="end"/>
            </w:r>
          </w:hyperlink>
        </w:p>
        <w:p w14:paraId="396AE17A" w14:textId="5A5CD1C2" w:rsidR="00B4113C" w:rsidRDefault="00B4113C">
          <w:pPr>
            <w:pStyle w:val="TOC1"/>
            <w:rPr>
              <w:rFonts w:asciiTheme="minorHAnsi" w:eastAsiaTheme="minorEastAsia" w:hAnsiTheme="minorHAnsi" w:cstheme="minorBidi"/>
              <w:noProof/>
              <w:kern w:val="2"/>
              <w:lang w:eastAsia="en-US" w:bidi="ar-SA"/>
              <w14:ligatures w14:val="standardContextual"/>
            </w:rPr>
          </w:pPr>
          <w:hyperlink w:anchor="_Toc197924278" w:history="1">
            <w:r w:rsidRPr="00C82182">
              <w:rPr>
                <w:rStyle w:val="Hyperlink"/>
                <w:rFonts w:ascii="Times New Roman" w:hAnsi="Times New Roman" w:cs="Times New Roman"/>
                <w:noProof/>
              </w:rPr>
              <w:t>2</w:t>
            </w:r>
            <w:r>
              <w:rPr>
                <w:rFonts w:asciiTheme="minorHAnsi" w:eastAsiaTheme="minorEastAsia" w:hAnsiTheme="minorHAnsi" w:cstheme="minorBidi"/>
                <w:noProof/>
                <w:kern w:val="2"/>
                <w:lang w:eastAsia="en-US" w:bidi="ar-SA"/>
                <w14:ligatures w14:val="standardContextual"/>
              </w:rPr>
              <w:tab/>
            </w:r>
            <w:r w:rsidRPr="00C82182">
              <w:rPr>
                <w:rStyle w:val="Hyperlink"/>
                <w:rFonts w:ascii="Times New Roman" w:hAnsi="Times New Roman" w:cs="Times New Roman"/>
                <w:noProof/>
              </w:rPr>
              <w:t>System Specifications</w:t>
            </w:r>
            <w:r>
              <w:rPr>
                <w:noProof/>
                <w:webHidden/>
              </w:rPr>
              <w:tab/>
            </w:r>
            <w:r>
              <w:rPr>
                <w:noProof/>
                <w:webHidden/>
              </w:rPr>
              <w:fldChar w:fldCharType="begin"/>
            </w:r>
            <w:r>
              <w:rPr>
                <w:noProof/>
                <w:webHidden/>
              </w:rPr>
              <w:instrText xml:space="preserve"> PAGEREF _Toc197924278 \h </w:instrText>
            </w:r>
            <w:r>
              <w:rPr>
                <w:noProof/>
                <w:webHidden/>
              </w:rPr>
            </w:r>
            <w:r>
              <w:rPr>
                <w:noProof/>
                <w:webHidden/>
              </w:rPr>
              <w:fldChar w:fldCharType="separate"/>
            </w:r>
            <w:r w:rsidR="004F2D4E">
              <w:rPr>
                <w:noProof/>
                <w:webHidden/>
              </w:rPr>
              <w:t>3</w:t>
            </w:r>
            <w:r>
              <w:rPr>
                <w:noProof/>
                <w:webHidden/>
              </w:rPr>
              <w:fldChar w:fldCharType="end"/>
            </w:r>
          </w:hyperlink>
        </w:p>
        <w:p w14:paraId="5458CD2D" w14:textId="1A04900D" w:rsidR="00B4113C" w:rsidRDefault="00B4113C">
          <w:pPr>
            <w:pStyle w:val="TOC2"/>
            <w:tabs>
              <w:tab w:val="left" w:pos="960"/>
              <w:tab w:val="right" w:leader="dot" w:pos="9628"/>
            </w:tabs>
            <w:rPr>
              <w:rFonts w:asciiTheme="minorHAnsi" w:eastAsiaTheme="minorEastAsia" w:hAnsiTheme="minorHAnsi" w:cstheme="minorBidi"/>
              <w:noProof/>
              <w:kern w:val="2"/>
              <w:lang w:eastAsia="en-US" w:bidi="ar-SA"/>
              <w14:ligatures w14:val="standardContextual"/>
            </w:rPr>
          </w:pPr>
          <w:hyperlink w:anchor="_Toc197924279" w:history="1">
            <w:r w:rsidRPr="00C82182">
              <w:rPr>
                <w:rStyle w:val="Hyperlink"/>
                <w:rFonts w:ascii="Times New Roman" w:hAnsi="Times New Roman" w:cs="Times New Roman"/>
                <w:noProof/>
              </w:rPr>
              <w:t>2.1</w:t>
            </w:r>
            <w:r>
              <w:rPr>
                <w:rFonts w:asciiTheme="minorHAnsi" w:eastAsiaTheme="minorEastAsia" w:hAnsiTheme="minorHAnsi" w:cstheme="minorBidi"/>
                <w:noProof/>
                <w:kern w:val="2"/>
                <w:lang w:eastAsia="en-US" w:bidi="ar-SA"/>
                <w14:ligatures w14:val="standardContextual"/>
              </w:rPr>
              <w:tab/>
            </w:r>
            <w:r w:rsidRPr="00C82182">
              <w:rPr>
                <w:rStyle w:val="Hyperlink"/>
                <w:rFonts w:ascii="Times New Roman" w:hAnsi="Times New Roman" w:cs="Times New Roman"/>
                <w:noProof/>
              </w:rPr>
              <w:t>Version of Requirements and Version Control</w:t>
            </w:r>
            <w:r>
              <w:rPr>
                <w:noProof/>
                <w:webHidden/>
              </w:rPr>
              <w:tab/>
            </w:r>
            <w:r>
              <w:rPr>
                <w:noProof/>
                <w:webHidden/>
              </w:rPr>
              <w:fldChar w:fldCharType="begin"/>
            </w:r>
            <w:r>
              <w:rPr>
                <w:noProof/>
                <w:webHidden/>
              </w:rPr>
              <w:instrText xml:space="preserve"> PAGEREF _Toc197924279 \h </w:instrText>
            </w:r>
            <w:r>
              <w:rPr>
                <w:noProof/>
                <w:webHidden/>
              </w:rPr>
            </w:r>
            <w:r>
              <w:rPr>
                <w:noProof/>
                <w:webHidden/>
              </w:rPr>
              <w:fldChar w:fldCharType="separate"/>
            </w:r>
            <w:r w:rsidR="004F2D4E">
              <w:rPr>
                <w:noProof/>
                <w:webHidden/>
              </w:rPr>
              <w:t>3</w:t>
            </w:r>
            <w:r>
              <w:rPr>
                <w:noProof/>
                <w:webHidden/>
              </w:rPr>
              <w:fldChar w:fldCharType="end"/>
            </w:r>
          </w:hyperlink>
        </w:p>
        <w:p w14:paraId="6DC4189A" w14:textId="578858DB" w:rsidR="00B4113C" w:rsidRDefault="00B4113C">
          <w:pPr>
            <w:pStyle w:val="TOC2"/>
            <w:tabs>
              <w:tab w:val="left" w:pos="960"/>
              <w:tab w:val="right" w:leader="dot" w:pos="9628"/>
            </w:tabs>
            <w:rPr>
              <w:rFonts w:asciiTheme="minorHAnsi" w:eastAsiaTheme="minorEastAsia" w:hAnsiTheme="minorHAnsi" w:cstheme="minorBidi"/>
              <w:noProof/>
              <w:kern w:val="2"/>
              <w:lang w:eastAsia="en-US" w:bidi="ar-SA"/>
              <w14:ligatures w14:val="standardContextual"/>
            </w:rPr>
          </w:pPr>
          <w:hyperlink w:anchor="_Toc197924280" w:history="1">
            <w:r w:rsidRPr="00C82182">
              <w:rPr>
                <w:rStyle w:val="Hyperlink"/>
                <w:rFonts w:ascii="Times New Roman" w:hAnsi="Times New Roman" w:cs="Times New Roman"/>
                <w:noProof/>
              </w:rPr>
              <w:t>2.2</w:t>
            </w:r>
            <w:r>
              <w:rPr>
                <w:rFonts w:asciiTheme="minorHAnsi" w:eastAsiaTheme="minorEastAsia" w:hAnsiTheme="minorHAnsi" w:cstheme="minorBidi"/>
                <w:noProof/>
                <w:kern w:val="2"/>
                <w:lang w:eastAsia="en-US" w:bidi="ar-SA"/>
                <w14:ligatures w14:val="standardContextual"/>
              </w:rPr>
              <w:tab/>
            </w:r>
            <w:r w:rsidRPr="00C82182">
              <w:rPr>
                <w:rStyle w:val="Hyperlink"/>
                <w:rFonts w:ascii="Times New Roman" w:hAnsi="Times New Roman" w:cs="Times New Roman"/>
                <w:noProof/>
              </w:rPr>
              <w:t>Inputs</w:t>
            </w:r>
            <w:r>
              <w:rPr>
                <w:noProof/>
                <w:webHidden/>
              </w:rPr>
              <w:tab/>
            </w:r>
            <w:r>
              <w:rPr>
                <w:noProof/>
                <w:webHidden/>
              </w:rPr>
              <w:fldChar w:fldCharType="begin"/>
            </w:r>
            <w:r>
              <w:rPr>
                <w:noProof/>
                <w:webHidden/>
              </w:rPr>
              <w:instrText xml:space="preserve"> PAGEREF _Toc197924280 \h </w:instrText>
            </w:r>
            <w:r>
              <w:rPr>
                <w:noProof/>
                <w:webHidden/>
              </w:rPr>
            </w:r>
            <w:r>
              <w:rPr>
                <w:noProof/>
                <w:webHidden/>
              </w:rPr>
              <w:fldChar w:fldCharType="separate"/>
            </w:r>
            <w:r w:rsidR="004F2D4E">
              <w:rPr>
                <w:noProof/>
                <w:webHidden/>
              </w:rPr>
              <w:t>3</w:t>
            </w:r>
            <w:r>
              <w:rPr>
                <w:noProof/>
                <w:webHidden/>
              </w:rPr>
              <w:fldChar w:fldCharType="end"/>
            </w:r>
          </w:hyperlink>
        </w:p>
        <w:p w14:paraId="16F0C34F" w14:textId="4C459B4C" w:rsidR="00B4113C" w:rsidRDefault="00B4113C">
          <w:pPr>
            <w:pStyle w:val="TOC2"/>
            <w:tabs>
              <w:tab w:val="left" w:pos="960"/>
              <w:tab w:val="right" w:leader="dot" w:pos="9628"/>
            </w:tabs>
            <w:rPr>
              <w:rFonts w:asciiTheme="minorHAnsi" w:eastAsiaTheme="minorEastAsia" w:hAnsiTheme="minorHAnsi" w:cstheme="minorBidi"/>
              <w:noProof/>
              <w:kern w:val="2"/>
              <w:lang w:eastAsia="en-US" w:bidi="ar-SA"/>
              <w14:ligatures w14:val="standardContextual"/>
            </w:rPr>
          </w:pPr>
          <w:hyperlink w:anchor="_Toc197924281" w:history="1">
            <w:r w:rsidRPr="00C82182">
              <w:rPr>
                <w:rStyle w:val="Hyperlink"/>
                <w:rFonts w:ascii="Times New Roman" w:hAnsi="Times New Roman" w:cs="Times New Roman"/>
                <w:noProof/>
              </w:rPr>
              <w:t>2.3</w:t>
            </w:r>
            <w:r>
              <w:rPr>
                <w:rFonts w:asciiTheme="minorHAnsi" w:eastAsiaTheme="minorEastAsia" w:hAnsiTheme="minorHAnsi" w:cstheme="minorBidi"/>
                <w:noProof/>
                <w:kern w:val="2"/>
                <w:lang w:eastAsia="en-US" w:bidi="ar-SA"/>
                <w14:ligatures w14:val="standardContextual"/>
              </w:rPr>
              <w:tab/>
            </w:r>
            <w:r w:rsidRPr="00C82182">
              <w:rPr>
                <w:rStyle w:val="Hyperlink"/>
                <w:rFonts w:ascii="Times New Roman" w:hAnsi="Times New Roman" w:cs="Times New Roman"/>
                <w:noProof/>
              </w:rPr>
              <w:t>Outputs</w:t>
            </w:r>
            <w:r>
              <w:rPr>
                <w:noProof/>
                <w:webHidden/>
              </w:rPr>
              <w:tab/>
            </w:r>
            <w:r>
              <w:rPr>
                <w:noProof/>
                <w:webHidden/>
              </w:rPr>
              <w:fldChar w:fldCharType="begin"/>
            </w:r>
            <w:r>
              <w:rPr>
                <w:noProof/>
                <w:webHidden/>
              </w:rPr>
              <w:instrText xml:space="preserve"> PAGEREF _Toc197924281 \h </w:instrText>
            </w:r>
            <w:r>
              <w:rPr>
                <w:noProof/>
                <w:webHidden/>
              </w:rPr>
            </w:r>
            <w:r>
              <w:rPr>
                <w:noProof/>
                <w:webHidden/>
              </w:rPr>
              <w:fldChar w:fldCharType="separate"/>
            </w:r>
            <w:r w:rsidR="004F2D4E">
              <w:rPr>
                <w:noProof/>
                <w:webHidden/>
              </w:rPr>
              <w:t>4</w:t>
            </w:r>
            <w:r>
              <w:rPr>
                <w:noProof/>
                <w:webHidden/>
              </w:rPr>
              <w:fldChar w:fldCharType="end"/>
            </w:r>
          </w:hyperlink>
        </w:p>
        <w:p w14:paraId="2D816ED0" w14:textId="76B3ED96" w:rsidR="00B4113C" w:rsidRDefault="00B4113C">
          <w:pPr>
            <w:pStyle w:val="TOC2"/>
            <w:tabs>
              <w:tab w:val="left" w:pos="960"/>
              <w:tab w:val="right" w:leader="dot" w:pos="9628"/>
            </w:tabs>
            <w:rPr>
              <w:rFonts w:asciiTheme="minorHAnsi" w:eastAsiaTheme="minorEastAsia" w:hAnsiTheme="minorHAnsi" w:cstheme="minorBidi"/>
              <w:noProof/>
              <w:kern w:val="2"/>
              <w:lang w:eastAsia="en-US" w:bidi="ar-SA"/>
              <w14:ligatures w14:val="standardContextual"/>
            </w:rPr>
          </w:pPr>
          <w:hyperlink w:anchor="_Toc197924282" w:history="1">
            <w:r w:rsidRPr="00C82182">
              <w:rPr>
                <w:rStyle w:val="Hyperlink"/>
                <w:rFonts w:ascii="Times New Roman" w:hAnsi="Times New Roman" w:cs="Times New Roman"/>
                <w:noProof/>
              </w:rPr>
              <w:t>2.4</w:t>
            </w:r>
            <w:r>
              <w:rPr>
                <w:rFonts w:asciiTheme="minorHAnsi" w:eastAsiaTheme="minorEastAsia" w:hAnsiTheme="minorHAnsi" w:cstheme="minorBidi"/>
                <w:noProof/>
                <w:kern w:val="2"/>
                <w:lang w:eastAsia="en-US" w:bidi="ar-SA"/>
                <w14:ligatures w14:val="standardContextual"/>
              </w:rPr>
              <w:tab/>
            </w:r>
            <w:r w:rsidRPr="00C82182">
              <w:rPr>
                <w:rStyle w:val="Hyperlink"/>
                <w:rFonts w:ascii="Times New Roman" w:hAnsi="Times New Roman" w:cs="Times New Roman"/>
                <w:noProof/>
              </w:rPr>
              <w:t>Functionality</w:t>
            </w:r>
            <w:r>
              <w:rPr>
                <w:noProof/>
                <w:webHidden/>
              </w:rPr>
              <w:tab/>
            </w:r>
            <w:r>
              <w:rPr>
                <w:noProof/>
                <w:webHidden/>
              </w:rPr>
              <w:fldChar w:fldCharType="begin"/>
            </w:r>
            <w:r>
              <w:rPr>
                <w:noProof/>
                <w:webHidden/>
              </w:rPr>
              <w:instrText xml:space="preserve"> PAGEREF _Toc197924282 \h </w:instrText>
            </w:r>
            <w:r>
              <w:rPr>
                <w:noProof/>
                <w:webHidden/>
              </w:rPr>
            </w:r>
            <w:r>
              <w:rPr>
                <w:noProof/>
                <w:webHidden/>
              </w:rPr>
              <w:fldChar w:fldCharType="separate"/>
            </w:r>
            <w:r w:rsidR="004F2D4E">
              <w:rPr>
                <w:noProof/>
                <w:webHidden/>
              </w:rPr>
              <w:t>4</w:t>
            </w:r>
            <w:r>
              <w:rPr>
                <w:noProof/>
                <w:webHidden/>
              </w:rPr>
              <w:fldChar w:fldCharType="end"/>
            </w:r>
          </w:hyperlink>
        </w:p>
        <w:p w14:paraId="5984F57B" w14:textId="1417CB70" w:rsidR="00B4113C" w:rsidRDefault="00B4113C">
          <w:pPr>
            <w:pStyle w:val="TOC2"/>
            <w:tabs>
              <w:tab w:val="left" w:pos="960"/>
              <w:tab w:val="right" w:leader="dot" w:pos="9628"/>
            </w:tabs>
            <w:rPr>
              <w:rFonts w:asciiTheme="minorHAnsi" w:eastAsiaTheme="minorEastAsia" w:hAnsiTheme="minorHAnsi" w:cstheme="minorBidi"/>
              <w:noProof/>
              <w:kern w:val="2"/>
              <w:lang w:eastAsia="en-US" w:bidi="ar-SA"/>
              <w14:ligatures w14:val="standardContextual"/>
            </w:rPr>
          </w:pPr>
          <w:hyperlink w:anchor="_Toc197924283" w:history="1">
            <w:r w:rsidRPr="00C82182">
              <w:rPr>
                <w:rStyle w:val="Hyperlink"/>
                <w:rFonts w:ascii="Times New Roman" w:hAnsi="Times New Roman" w:cs="Times New Roman"/>
                <w:noProof/>
              </w:rPr>
              <w:t>2.5</w:t>
            </w:r>
            <w:r>
              <w:rPr>
                <w:rFonts w:asciiTheme="minorHAnsi" w:eastAsiaTheme="minorEastAsia" w:hAnsiTheme="minorHAnsi" w:cstheme="minorBidi"/>
                <w:noProof/>
                <w:kern w:val="2"/>
                <w:lang w:eastAsia="en-US" w:bidi="ar-SA"/>
                <w14:ligatures w14:val="standardContextual"/>
              </w:rPr>
              <w:tab/>
            </w:r>
            <w:r w:rsidRPr="00C82182">
              <w:rPr>
                <w:rStyle w:val="Hyperlink"/>
                <w:rFonts w:ascii="Times New Roman" w:hAnsi="Times New Roman" w:cs="Times New Roman"/>
                <w:noProof/>
              </w:rPr>
              <w:t>Limitations and Safety</w:t>
            </w:r>
            <w:r>
              <w:rPr>
                <w:noProof/>
                <w:webHidden/>
              </w:rPr>
              <w:tab/>
            </w:r>
            <w:r>
              <w:rPr>
                <w:noProof/>
                <w:webHidden/>
              </w:rPr>
              <w:fldChar w:fldCharType="begin"/>
            </w:r>
            <w:r>
              <w:rPr>
                <w:noProof/>
                <w:webHidden/>
              </w:rPr>
              <w:instrText xml:space="preserve"> PAGEREF _Toc197924283 \h </w:instrText>
            </w:r>
            <w:r>
              <w:rPr>
                <w:noProof/>
                <w:webHidden/>
              </w:rPr>
            </w:r>
            <w:r>
              <w:rPr>
                <w:noProof/>
                <w:webHidden/>
              </w:rPr>
              <w:fldChar w:fldCharType="separate"/>
            </w:r>
            <w:r w:rsidR="004F2D4E">
              <w:rPr>
                <w:noProof/>
                <w:webHidden/>
              </w:rPr>
              <w:t>5</w:t>
            </w:r>
            <w:r>
              <w:rPr>
                <w:noProof/>
                <w:webHidden/>
              </w:rPr>
              <w:fldChar w:fldCharType="end"/>
            </w:r>
          </w:hyperlink>
        </w:p>
        <w:p w14:paraId="5CCA5A4E" w14:textId="20545C3A" w:rsidR="00B4113C" w:rsidRDefault="00B4113C">
          <w:pPr>
            <w:pStyle w:val="TOC2"/>
            <w:tabs>
              <w:tab w:val="left" w:pos="960"/>
              <w:tab w:val="right" w:leader="dot" w:pos="9628"/>
            </w:tabs>
            <w:rPr>
              <w:rFonts w:asciiTheme="minorHAnsi" w:eastAsiaTheme="minorEastAsia" w:hAnsiTheme="minorHAnsi" w:cstheme="minorBidi"/>
              <w:noProof/>
              <w:kern w:val="2"/>
              <w:lang w:eastAsia="en-US" w:bidi="ar-SA"/>
              <w14:ligatures w14:val="standardContextual"/>
            </w:rPr>
          </w:pPr>
          <w:hyperlink w:anchor="_Toc197924284" w:history="1">
            <w:r w:rsidRPr="00C82182">
              <w:rPr>
                <w:rStyle w:val="Hyperlink"/>
                <w:rFonts w:ascii="Times New Roman" w:hAnsi="Times New Roman" w:cs="Times New Roman"/>
                <w:noProof/>
              </w:rPr>
              <w:t>2.6</w:t>
            </w:r>
            <w:r>
              <w:rPr>
                <w:rFonts w:asciiTheme="minorHAnsi" w:eastAsiaTheme="minorEastAsia" w:hAnsiTheme="minorHAnsi" w:cstheme="minorBidi"/>
                <w:noProof/>
                <w:kern w:val="2"/>
                <w:lang w:eastAsia="en-US" w:bidi="ar-SA"/>
                <w14:ligatures w14:val="standardContextual"/>
              </w:rPr>
              <w:tab/>
            </w:r>
            <w:r w:rsidRPr="00C82182">
              <w:rPr>
                <w:rStyle w:val="Hyperlink"/>
                <w:rFonts w:ascii="Times New Roman" w:hAnsi="Times New Roman" w:cs="Times New Roman"/>
                <w:noProof/>
              </w:rPr>
              <w:t>Default Settings</w:t>
            </w:r>
            <w:r>
              <w:rPr>
                <w:noProof/>
                <w:webHidden/>
              </w:rPr>
              <w:tab/>
            </w:r>
            <w:r>
              <w:rPr>
                <w:noProof/>
                <w:webHidden/>
              </w:rPr>
              <w:fldChar w:fldCharType="begin"/>
            </w:r>
            <w:r>
              <w:rPr>
                <w:noProof/>
                <w:webHidden/>
              </w:rPr>
              <w:instrText xml:space="preserve"> PAGEREF _Toc197924284 \h </w:instrText>
            </w:r>
            <w:r>
              <w:rPr>
                <w:noProof/>
                <w:webHidden/>
              </w:rPr>
            </w:r>
            <w:r>
              <w:rPr>
                <w:noProof/>
                <w:webHidden/>
              </w:rPr>
              <w:fldChar w:fldCharType="separate"/>
            </w:r>
            <w:r w:rsidR="004F2D4E">
              <w:rPr>
                <w:noProof/>
                <w:webHidden/>
              </w:rPr>
              <w:t>5</w:t>
            </w:r>
            <w:r>
              <w:rPr>
                <w:noProof/>
                <w:webHidden/>
              </w:rPr>
              <w:fldChar w:fldCharType="end"/>
            </w:r>
          </w:hyperlink>
        </w:p>
        <w:p w14:paraId="59F74E62" w14:textId="6FE9B9DF" w:rsidR="00B4113C" w:rsidRDefault="00B4113C">
          <w:pPr>
            <w:pStyle w:val="TOC2"/>
            <w:tabs>
              <w:tab w:val="left" w:pos="960"/>
              <w:tab w:val="right" w:leader="dot" w:pos="9628"/>
            </w:tabs>
            <w:rPr>
              <w:rFonts w:asciiTheme="minorHAnsi" w:eastAsiaTheme="minorEastAsia" w:hAnsiTheme="minorHAnsi" w:cstheme="minorBidi"/>
              <w:noProof/>
              <w:kern w:val="2"/>
              <w:lang w:eastAsia="en-US" w:bidi="ar-SA"/>
              <w14:ligatures w14:val="standardContextual"/>
            </w:rPr>
          </w:pPr>
          <w:hyperlink w:anchor="_Toc197924285" w:history="1">
            <w:r w:rsidRPr="00C82182">
              <w:rPr>
                <w:rStyle w:val="Hyperlink"/>
                <w:rFonts w:ascii="Times New Roman" w:hAnsi="Times New Roman" w:cs="Times New Roman"/>
                <w:noProof/>
              </w:rPr>
              <w:t>2.7</w:t>
            </w:r>
            <w:r>
              <w:rPr>
                <w:rFonts w:asciiTheme="minorHAnsi" w:eastAsiaTheme="minorEastAsia" w:hAnsiTheme="minorHAnsi" w:cstheme="minorBidi"/>
                <w:noProof/>
                <w:kern w:val="2"/>
                <w:lang w:eastAsia="en-US" w:bidi="ar-SA"/>
                <w14:ligatures w14:val="standardContextual"/>
              </w:rPr>
              <w:tab/>
            </w:r>
            <w:r w:rsidRPr="00C82182">
              <w:rPr>
                <w:rStyle w:val="Hyperlink"/>
                <w:rFonts w:ascii="Times New Roman" w:hAnsi="Times New Roman" w:cs="Times New Roman"/>
                <w:noProof/>
              </w:rPr>
              <w:t>Special Requirements</w:t>
            </w:r>
            <w:r>
              <w:rPr>
                <w:noProof/>
                <w:webHidden/>
              </w:rPr>
              <w:tab/>
            </w:r>
            <w:r>
              <w:rPr>
                <w:noProof/>
                <w:webHidden/>
              </w:rPr>
              <w:fldChar w:fldCharType="begin"/>
            </w:r>
            <w:r>
              <w:rPr>
                <w:noProof/>
                <w:webHidden/>
              </w:rPr>
              <w:instrText xml:space="preserve"> PAGEREF _Toc197924285 \h </w:instrText>
            </w:r>
            <w:r>
              <w:rPr>
                <w:noProof/>
                <w:webHidden/>
              </w:rPr>
            </w:r>
            <w:r>
              <w:rPr>
                <w:noProof/>
                <w:webHidden/>
              </w:rPr>
              <w:fldChar w:fldCharType="separate"/>
            </w:r>
            <w:r w:rsidR="004F2D4E">
              <w:rPr>
                <w:noProof/>
                <w:webHidden/>
              </w:rPr>
              <w:t>5</w:t>
            </w:r>
            <w:r>
              <w:rPr>
                <w:noProof/>
                <w:webHidden/>
              </w:rPr>
              <w:fldChar w:fldCharType="end"/>
            </w:r>
          </w:hyperlink>
        </w:p>
        <w:p w14:paraId="7F86DC97" w14:textId="4D50A4C0" w:rsidR="00B4113C" w:rsidRDefault="00B4113C">
          <w:pPr>
            <w:pStyle w:val="TOC2"/>
            <w:tabs>
              <w:tab w:val="left" w:pos="960"/>
              <w:tab w:val="right" w:leader="dot" w:pos="9628"/>
            </w:tabs>
            <w:rPr>
              <w:rFonts w:asciiTheme="minorHAnsi" w:eastAsiaTheme="minorEastAsia" w:hAnsiTheme="minorHAnsi" w:cstheme="minorBidi"/>
              <w:noProof/>
              <w:kern w:val="2"/>
              <w:lang w:eastAsia="en-US" w:bidi="ar-SA"/>
              <w14:ligatures w14:val="standardContextual"/>
            </w:rPr>
          </w:pPr>
          <w:hyperlink w:anchor="_Toc197924286" w:history="1">
            <w:r w:rsidRPr="00C82182">
              <w:rPr>
                <w:rStyle w:val="Hyperlink"/>
                <w:rFonts w:ascii="Times New Roman" w:hAnsi="Times New Roman" w:cs="Times New Roman"/>
                <w:noProof/>
              </w:rPr>
              <w:t>2.8</w:t>
            </w:r>
            <w:r>
              <w:rPr>
                <w:rFonts w:asciiTheme="minorHAnsi" w:eastAsiaTheme="minorEastAsia" w:hAnsiTheme="minorHAnsi" w:cstheme="minorBidi"/>
                <w:noProof/>
                <w:kern w:val="2"/>
                <w:lang w:eastAsia="en-US" w:bidi="ar-SA"/>
                <w14:ligatures w14:val="standardContextual"/>
              </w:rPr>
              <w:tab/>
            </w:r>
            <w:r w:rsidRPr="00C82182">
              <w:rPr>
                <w:rStyle w:val="Hyperlink"/>
                <w:rFonts w:ascii="Times New Roman" w:hAnsi="Times New Roman" w:cs="Times New Roman"/>
                <w:noProof/>
              </w:rPr>
              <w:t>Errors and Alarms</w:t>
            </w:r>
            <w:r>
              <w:rPr>
                <w:noProof/>
                <w:webHidden/>
              </w:rPr>
              <w:tab/>
            </w:r>
            <w:r>
              <w:rPr>
                <w:noProof/>
                <w:webHidden/>
              </w:rPr>
              <w:fldChar w:fldCharType="begin"/>
            </w:r>
            <w:r>
              <w:rPr>
                <w:noProof/>
                <w:webHidden/>
              </w:rPr>
              <w:instrText xml:space="preserve"> PAGEREF _Toc197924286 \h </w:instrText>
            </w:r>
            <w:r>
              <w:rPr>
                <w:noProof/>
                <w:webHidden/>
              </w:rPr>
            </w:r>
            <w:r>
              <w:rPr>
                <w:noProof/>
                <w:webHidden/>
              </w:rPr>
              <w:fldChar w:fldCharType="separate"/>
            </w:r>
            <w:r w:rsidR="004F2D4E">
              <w:rPr>
                <w:noProof/>
                <w:webHidden/>
              </w:rPr>
              <w:t>6</w:t>
            </w:r>
            <w:r>
              <w:rPr>
                <w:noProof/>
                <w:webHidden/>
              </w:rPr>
              <w:fldChar w:fldCharType="end"/>
            </w:r>
          </w:hyperlink>
        </w:p>
        <w:p w14:paraId="73C988A2" w14:textId="417D2B4D" w:rsidR="00B4113C" w:rsidRDefault="00B4113C">
          <w:pPr>
            <w:pStyle w:val="TOC1"/>
            <w:rPr>
              <w:rFonts w:asciiTheme="minorHAnsi" w:eastAsiaTheme="minorEastAsia" w:hAnsiTheme="minorHAnsi" w:cstheme="minorBidi"/>
              <w:noProof/>
              <w:kern w:val="2"/>
              <w:lang w:eastAsia="en-US" w:bidi="ar-SA"/>
              <w14:ligatures w14:val="standardContextual"/>
            </w:rPr>
          </w:pPr>
          <w:hyperlink w:anchor="_Toc197924287" w:history="1">
            <w:r w:rsidRPr="00C82182">
              <w:rPr>
                <w:rStyle w:val="Hyperlink"/>
                <w:rFonts w:ascii="Times New Roman" w:hAnsi="Times New Roman" w:cs="Times New Roman"/>
                <w:noProof/>
              </w:rPr>
              <w:t>3</w:t>
            </w:r>
            <w:r>
              <w:rPr>
                <w:rFonts w:asciiTheme="minorHAnsi" w:eastAsiaTheme="minorEastAsia" w:hAnsiTheme="minorHAnsi" w:cstheme="minorBidi"/>
                <w:noProof/>
                <w:kern w:val="2"/>
                <w:lang w:eastAsia="en-US" w:bidi="ar-SA"/>
                <w14:ligatures w14:val="standardContextual"/>
              </w:rPr>
              <w:tab/>
            </w:r>
            <w:r w:rsidRPr="00C82182">
              <w:rPr>
                <w:rStyle w:val="Hyperlink"/>
                <w:rFonts w:ascii="Times New Roman" w:hAnsi="Times New Roman" w:cs="Times New Roman"/>
                <w:noProof/>
              </w:rPr>
              <w:t>Design Output</w:t>
            </w:r>
            <w:r>
              <w:rPr>
                <w:noProof/>
                <w:webHidden/>
              </w:rPr>
              <w:tab/>
            </w:r>
            <w:r>
              <w:rPr>
                <w:noProof/>
                <w:webHidden/>
              </w:rPr>
              <w:fldChar w:fldCharType="begin"/>
            </w:r>
            <w:r>
              <w:rPr>
                <w:noProof/>
                <w:webHidden/>
              </w:rPr>
              <w:instrText xml:space="preserve"> PAGEREF _Toc197924287 \h </w:instrText>
            </w:r>
            <w:r>
              <w:rPr>
                <w:noProof/>
                <w:webHidden/>
              </w:rPr>
            </w:r>
            <w:r>
              <w:rPr>
                <w:noProof/>
                <w:webHidden/>
              </w:rPr>
              <w:fldChar w:fldCharType="separate"/>
            </w:r>
            <w:r w:rsidR="004F2D4E">
              <w:rPr>
                <w:noProof/>
                <w:webHidden/>
              </w:rPr>
              <w:t>7</w:t>
            </w:r>
            <w:r>
              <w:rPr>
                <w:noProof/>
                <w:webHidden/>
              </w:rPr>
              <w:fldChar w:fldCharType="end"/>
            </w:r>
          </w:hyperlink>
        </w:p>
        <w:p w14:paraId="158BB1C1" w14:textId="7BBCABDA" w:rsidR="00B4113C" w:rsidRDefault="00B4113C">
          <w:pPr>
            <w:pStyle w:val="TOC2"/>
            <w:tabs>
              <w:tab w:val="left" w:pos="960"/>
              <w:tab w:val="right" w:leader="dot" w:pos="9628"/>
            </w:tabs>
            <w:rPr>
              <w:rFonts w:asciiTheme="minorHAnsi" w:eastAsiaTheme="minorEastAsia" w:hAnsiTheme="minorHAnsi" w:cstheme="minorBidi"/>
              <w:noProof/>
              <w:kern w:val="2"/>
              <w:lang w:eastAsia="en-US" w:bidi="ar-SA"/>
              <w14:ligatures w14:val="standardContextual"/>
            </w:rPr>
          </w:pPr>
          <w:hyperlink w:anchor="_Toc197924288" w:history="1">
            <w:r w:rsidRPr="00C82182">
              <w:rPr>
                <w:rStyle w:val="Hyperlink"/>
                <w:rFonts w:ascii="Times New Roman" w:hAnsi="Times New Roman" w:cs="Times New Roman"/>
                <w:noProof/>
              </w:rPr>
              <w:t>3.1</w:t>
            </w:r>
            <w:r>
              <w:rPr>
                <w:rFonts w:asciiTheme="minorHAnsi" w:eastAsiaTheme="minorEastAsia" w:hAnsiTheme="minorHAnsi" w:cstheme="minorBidi"/>
                <w:noProof/>
                <w:kern w:val="2"/>
                <w:lang w:eastAsia="en-US" w:bidi="ar-SA"/>
                <w14:ligatures w14:val="standardContextual"/>
              </w:rPr>
              <w:tab/>
            </w:r>
            <w:r w:rsidRPr="00C82182">
              <w:rPr>
                <w:rStyle w:val="Hyperlink"/>
                <w:rFonts w:ascii="Times New Roman" w:hAnsi="Times New Roman" w:cs="Times New Roman"/>
                <w:noProof/>
              </w:rPr>
              <w:t>Implementation Coding, Compilation &amp; Integration</w:t>
            </w:r>
            <w:r>
              <w:rPr>
                <w:noProof/>
                <w:webHidden/>
              </w:rPr>
              <w:tab/>
            </w:r>
            <w:r>
              <w:rPr>
                <w:noProof/>
                <w:webHidden/>
              </w:rPr>
              <w:fldChar w:fldCharType="begin"/>
            </w:r>
            <w:r>
              <w:rPr>
                <w:noProof/>
                <w:webHidden/>
              </w:rPr>
              <w:instrText xml:space="preserve"> PAGEREF _Toc197924288 \h </w:instrText>
            </w:r>
            <w:r>
              <w:rPr>
                <w:noProof/>
                <w:webHidden/>
              </w:rPr>
            </w:r>
            <w:r>
              <w:rPr>
                <w:noProof/>
                <w:webHidden/>
              </w:rPr>
              <w:fldChar w:fldCharType="separate"/>
            </w:r>
            <w:r w:rsidR="004F2D4E">
              <w:rPr>
                <w:noProof/>
                <w:webHidden/>
              </w:rPr>
              <w:t>7</w:t>
            </w:r>
            <w:r>
              <w:rPr>
                <w:noProof/>
                <w:webHidden/>
              </w:rPr>
              <w:fldChar w:fldCharType="end"/>
            </w:r>
          </w:hyperlink>
        </w:p>
        <w:p w14:paraId="2B2EF92E" w14:textId="45D01B53" w:rsidR="00B4113C" w:rsidRDefault="00B4113C">
          <w:pPr>
            <w:pStyle w:val="TOC2"/>
            <w:tabs>
              <w:tab w:val="left" w:pos="960"/>
              <w:tab w:val="right" w:leader="dot" w:pos="9628"/>
            </w:tabs>
            <w:rPr>
              <w:rFonts w:asciiTheme="minorHAnsi" w:eastAsiaTheme="minorEastAsia" w:hAnsiTheme="minorHAnsi" w:cstheme="minorBidi"/>
              <w:noProof/>
              <w:kern w:val="2"/>
              <w:lang w:eastAsia="en-US" w:bidi="ar-SA"/>
              <w14:ligatures w14:val="standardContextual"/>
            </w:rPr>
          </w:pPr>
          <w:hyperlink w:anchor="_Toc197924289" w:history="1">
            <w:r w:rsidRPr="00C82182">
              <w:rPr>
                <w:rStyle w:val="Hyperlink"/>
                <w:rFonts w:ascii="Times New Roman" w:hAnsi="Times New Roman" w:cs="Times New Roman"/>
                <w:noProof/>
              </w:rPr>
              <w:t>3.2</w:t>
            </w:r>
            <w:r>
              <w:rPr>
                <w:rFonts w:asciiTheme="minorHAnsi" w:eastAsiaTheme="minorEastAsia" w:hAnsiTheme="minorHAnsi" w:cstheme="minorBidi"/>
                <w:noProof/>
                <w:kern w:val="2"/>
                <w:lang w:eastAsia="en-US" w:bidi="ar-SA"/>
                <w14:ligatures w14:val="standardContextual"/>
              </w:rPr>
              <w:tab/>
            </w:r>
            <w:r w:rsidRPr="00C82182">
              <w:rPr>
                <w:rStyle w:val="Hyperlink"/>
                <w:rFonts w:ascii="Times New Roman" w:hAnsi="Times New Roman" w:cs="Times New Roman"/>
                <w:noProof/>
              </w:rPr>
              <w:t>Design Documentation Package</w:t>
            </w:r>
            <w:r>
              <w:rPr>
                <w:noProof/>
                <w:webHidden/>
              </w:rPr>
              <w:tab/>
            </w:r>
            <w:r>
              <w:rPr>
                <w:noProof/>
                <w:webHidden/>
              </w:rPr>
              <w:fldChar w:fldCharType="begin"/>
            </w:r>
            <w:r>
              <w:rPr>
                <w:noProof/>
                <w:webHidden/>
              </w:rPr>
              <w:instrText xml:space="preserve"> PAGEREF _Toc197924289 \h </w:instrText>
            </w:r>
            <w:r>
              <w:rPr>
                <w:noProof/>
                <w:webHidden/>
              </w:rPr>
            </w:r>
            <w:r>
              <w:rPr>
                <w:noProof/>
                <w:webHidden/>
              </w:rPr>
              <w:fldChar w:fldCharType="separate"/>
            </w:r>
            <w:r w:rsidR="004F2D4E">
              <w:rPr>
                <w:noProof/>
                <w:webHidden/>
              </w:rPr>
              <w:t>8</w:t>
            </w:r>
            <w:r>
              <w:rPr>
                <w:noProof/>
                <w:webHidden/>
              </w:rPr>
              <w:fldChar w:fldCharType="end"/>
            </w:r>
          </w:hyperlink>
        </w:p>
        <w:p w14:paraId="441A18CD" w14:textId="4ACC59A1" w:rsidR="00B4113C" w:rsidRDefault="00B4113C">
          <w:pPr>
            <w:pStyle w:val="TOC2"/>
            <w:tabs>
              <w:tab w:val="left" w:pos="960"/>
              <w:tab w:val="right" w:leader="dot" w:pos="9628"/>
            </w:tabs>
            <w:rPr>
              <w:rFonts w:asciiTheme="minorHAnsi" w:eastAsiaTheme="minorEastAsia" w:hAnsiTheme="minorHAnsi" w:cstheme="minorBidi"/>
              <w:noProof/>
              <w:kern w:val="2"/>
              <w:lang w:eastAsia="en-US" w:bidi="ar-SA"/>
              <w14:ligatures w14:val="standardContextual"/>
            </w:rPr>
          </w:pPr>
          <w:hyperlink w:anchor="_Toc197924290" w:history="1">
            <w:r w:rsidRPr="00C82182">
              <w:rPr>
                <w:rStyle w:val="Hyperlink"/>
                <w:rFonts w:ascii="Times New Roman" w:hAnsi="Times New Roman" w:cs="Times New Roman"/>
                <w:noProof/>
              </w:rPr>
              <w:t>3.3</w:t>
            </w:r>
            <w:r>
              <w:rPr>
                <w:rFonts w:asciiTheme="minorHAnsi" w:eastAsiaTheme="minorEastAsia" w:hAnsiTheme="minorHAnsi" w:cstheme="minorBidi"/>
                <w:noProof/>
                <w:kern w:val="2"/>
                <w:lang w:eastAsia="en-US" w:bidi="ar-SA"/>
                <w14:ligatures w14:val="standardContextual"/>
              </w:rPr>
              <w:tab/>
            </w:r>
            <w:r w:rsidRPr="00C82182">
              <w:rPr>
                <w:rStyle w:val="Hyperlink"/>
                <w:rFonts w:ascii="Times New Roman" w:hAnsi="Times New Roman" w:cs="Times New Roman"/>
                <w:noProof/>
              </w:rPr>
              <w:t>Database-Schema Design</w:t>
            </w:r>
            <w:r>
              <w:rPr>
                <w:noProof/>
                <w:webHidden/>
              </w:rPr>
              <w:tab/>
            </w:r>
            <w:r>
              <w:rPr>
                <w:noProof/>
                <w:webHidden/>
              </w:rPr>
              <w:fldChar w:fldCharType="begin"/>
            </w:r>
            <w:r>
              <w:rPr>
                <w:noProof/>
                <w:webHidden/>
              </w:rPr>
              <w:instrText xml:space="preserve"> PAGEREF _Toc197924290 \h </w:instrText>
            </w:r>
            <w:r>
              <w:rPr>
                <w:noProof/>
                <w:webHidden/>
              </w:rPr>
            </w:r>
            <w:r>
              <w:rPr>
                <w:noProof/>
                <w:webHidden/>
              </w:rPr>
              <w:fldChar w:fldCharType="separate"/>
            </w:r>
            <w:r w:rsidR="004F2D4E">
              <w:rPr>
                <w:noProof/>
                <w:webHidden/>
              </w:rPr>
              <w:t>10</w:t>
            </w:r>
            <w:r>
              <w:rPr>
                <w:noProof/>
                <w:webHidden/>
              </w:rPr>
              <w:fldChar w:fldCharType="end"/>
            </w:r>
          </w:hyperlink>
        </w:p>
        <w:p w14:paraId="38364811" w14:textId="758E66E1" w:rsidR="00B4113C" w:rsidRDefault="00B4113C">
          <w:pPr>
            <w:pStyle w:val="TOC2"/>
            <w:tabs>
              <w:tab w:val="left" w:pos="960"/>
              <w:tab w:val="right" w:leader="dot" w:pos="9628"/>
            </w:tabs>
            <w:rPr>
              <w:rFonts w:asciiTheme="minorHAnsi" w:eastAsiaTheme="minorEastAsia" w:hAnsiTheme="minorHAnsi" w:cstheme="minorBidi"/>
              <w:noProof/>
              <w:kern w:val="2"/>
              <w:lang w:eastAsia="en-US" w:bidi="ar-SA"/>
              <w14:ligatures w14:val="standardContextual"/>
            </w:rPr>
          </w:pPr>
          <w:hyperlink w:anchor="_Toc197924291" w:history="1">
            <w:r w:rsidRPr="00C82182">
              <w:rPr>
                <w:rStyle w:val="Hyperlink"/>
                <w:rFonts w:ascii="Times New Roman" w:hAnsi="Times New Roman" w:cs="Times New Roman"/>
                <w:noProof/>
              </w:rPr>
              <w:t>3.4</w:t>
            </w:r>
            <w:r>
              <w:rPr>
                <w:rFonts w:asciiTheme="minorHAnsi" w:eastAsiaTheme="minorEastAsia" w:hAnsiTheme="minorHAnsi" w:cstheme="minorBidi"/>
                <w:noProof/>
                <w:kern w:val="2"/>
                <w:lang w:eastAsia="en-US" w:bidi="ar-SA"/>
                <w14:ligatures w14:val="standardContextual"/>
              </w:rPr>
              <w:tab/>
            </w:r>
            <w:r w:rsidRPr="00C82182">
              <w:rPr>
                <w:rStyle w:val="Hyperlink"/>
                <w:rFonts w:ascii="Times New Roman" w:hAnsi="Times New Roman" w:cs="Times New Roman"/>
                <w:noProof/>
              </w:rPr>
              <w:t>Web-Dashboard</w:t>
            </w:r>
            <w:r>
              <w:rPr>
                <w:noProof/>
                <w:webHidden/>
              </w:rPr>
              <w:tab/>
            </w:r>
            <w:r>
              <w:rPr>
                <w:noProof/>
                <w:webHidden/>
              </w:rPr>
              <w:fldChar w:fldCharType="begin"/>
            </w:r>
            <w:r>
              <w:rPr>
                <w:noProof/>
                <w:webHidden/>
              </w:rPr>
              <w:instrText xml:space="preserve"> PAGEREF _Toc197924291 \h </w:instrText>
            </w:r>
            <w:r>
              <w:rPr>
                <w:noProof/>
                <w:webHidden/>
              </w:rPr>
            </w:r>
            <w:r>
              <w:rPr>
                <w:noProof/>
                <w:webHidden/>
              </w:rPr>
              <w:fldChar w:fldCharType="separate"/>
            </w:r>
            <w:r w:rsidR="004F2D4E">
              <w:rPr>
                <w:noProof/>
                <w:webHidden/>
              </w:rPr>
              <w:t>11</w:t>
            </w:r>
            <w:r>
              <w:rPr>
                <w:noProof/>
                <w:webHidden/>
              </w:rPr>
              <w:fldChar w:fldCharType="end"/>
            </w:r>
          </w:hyperlink>
        </w:p>
        <w:p w14:paraId="1577749E" w14:textId="73249839" w:rsidR="00B4113C" w:rsidRDefault="00B4113C">
          <w:pPr>
            <w:pStyle w:val="TOC2"/>
            <w:tabs>
              <w:tab w:val="left" w:pos="960"/>
              <w:tab w:val="right" w:leader="dot" w:pos="9628"/>
            </w:tabs>
            <w:rPr>
              <w:rFonts w:asciiTheme="minorHAnsi" w:eastAsiaTheme="minorEastAsia" w:hAnsiTheme="minorHAnsi" w:cstheme="minorBidi"/>
              <w:noProof/>
              <w:kern w:val="2"/>
              <w:lang w:eastAsia="en-US" w:bidi="ar-SA"/>
              <w14:ligatures w14:val="standardContextual"/>
            </w:rPr>
          </w:pPr>
          <w:hyperlink w:anchor="_Toc197924292" w:history="1">
            <w:r w:rsidRPr="00C82182">
              <w:rPr>
                <w:rStyle w:val="Hyperlink"/>
                <w:rFonts w:ascii="Times New Roman" w:hAnsi="Times New Roman" w:cs="Times New Roman"/>
                <w:noProof/>
              </w:rPr>
              <w:t>3.5</w:t>
            </w:r>
            <w:r>
              <w:rPr>
                <w:rFonts w:asciiTheme="minorHAnsi" w:eastAsiaTheme="minorEastAsia" w:hAnsiTheme="minorHAnsi" w:cstheme="minorBidi"/>
                <w:noProof/>
                <w:kern w:val="2"/>
                <w:lang w:eastAsia="en-US" w:bidi="ar-SA"/>
                <w14:ligatures w14:val="standardContextual"/>
              </w:rPr>
              <w:tab/>
            </w:r>
            <w:r w:rsidRPr="00C82182">
              <w:rPr>
                <w:rStyle w:val="Hyperlink"/>
                <w:rFonts w:ascii="Times New Roman" w:hAnsi="Times New Roman" w:cs="Times New Roman"/>
                <w:noProof/>
              </w:rPr>
              <w:t>IoT Edge-Node Hardware Block</w:t>
            </w:r>
            <w:r>
              <w:rPr>
                <w:noProof/>
                <w:webHidden/>
              </w:rPr>
              <w:tab/>
            </w:r>
            <w:r>
              <w:rPr>
                <w:noProof/>
                <w:webHidden/>
              </w:rPr>
              <w:fldChar w:fldCharType="begin"/>
            </w:r>
            <w:r>
              <w:rPr>
                <w:noProof/>
                <w:webHidden/>
              </w:rPr>
              <w:instrText xml:space="preserve"> PAGEREF _Toc197924292 \h </w:instrText>
            </w:r>
            <w:r>
              <w:rPr>
                <w:noProof/>
                <w:webHidden/>
              </w:rPr>
            </w:r>
            <w:r>
              <w:rPr>
                <w:noProof/>
                <w:webHidden/>
              </w:rPr>
              <w:fldChar w:fldCharType="separate"/>
            </w:r>
            <w:r w:rsidR="004F2D4E">
              <w:rPr>
                <w:noProof/>
                <w:webHidden/>
              </w:rPr>
              <w:t>12</w:t>
            </w:r>
            <w:r>
              <w:rPr>
                <w:noProof/>
                <w:webHidden/>
              </w:rPr>
              <w:fldChar w:fldCharType="end"/>
            </w:r>
          </w:hyperlink>
        </w:p>
        <w:p w14:paraId="22C18CF8" w14:textId="7610D1CE" w:rsidR="00B4113C" w:rsidRDefault="00B4113C">
          <w:pPr>
            <w:pStyle w:val="TOC1"/>
            <w:rPr>
              <w:rFonts w:asciiTheme="minorHAnsi" w:eastAsiaTheme="minorEastAsia" w:hAnsiTheme="minorHAnsi" w:cstheme="minorBidi"/>
              <w:noProof/>
              <w:kern w:val="2"/>
              <w:lang w:eastAsia="en-US" w:bidi="ar-SA"/>
              <w14:ligatures w14:val="standardContextual"/>
            </w:rPr>
          </w:pPr>
          <w:hyperlink w:anchor="_Toc197924293" w:history="1">
            <w:r w:rsidRPr="00C82182">
              <w:rPr>
                <w:rStyle w:val="Hyperlink"/>
                <w:rFonts w:ascii="Times New Roman" w:hAnsi="Times New Roman" w:cs="Times New Roman"/>
                <w:noProof/>
              </w:rPr>
              <w:t>4</w:t>
            </w:r>
            <w:r>
              <w:rPr>
                <w:rFonts w:asciiTheme="minorHAnsi" w:eastAsiaTheme="minorEastAsia" w:hAnsiTheme="minorHAnsi" w:cstheme="minorBidi"/>
                <w:noProof/>
                <w:kern w:val="2"/>
                <w:lang w:eastAsia="en-US" w:bidi="ar-SA"/>
                <w14:ligatures w14:val="standardContextual"/>
              </w:rPr>
              <w:tab/>
            </w:r>
            <w:r w:rsidRPr="00C82182">
              <w:rPr>
                <w:rStyle w:val="Hyperlink"/>
                <w:rFonts w:ascii="Times New Roman" w:hAnsi="Times New Roman" w:cs="Times New Roman"/>
                <w:noProof/>
              </w:rPr>
              <w:t>Inspection and Testing</w:t>
            </w:r>
            <w:r>
              <w:rPr>
                <w:noProof/>
                <w:webHidden/>
              </w:rPr>
              <w:tab/>
            </w:r>
            <w:r>
              <w:rPr>
                <w:noProof/>
                <w:webHidden/>
              </w:rPr>
              <w:fldChar w:fldCharType="begin"/>
            </w:r>
            <w:r>
              <w:rPr>
                <w:noProof/>
                <w:webHidden/>
              </w:rPr>
              <w:instrText xml:space="preserve"> PAGEREF _Toc197924293 \h </w:instrText>
            </w:r>
            <w:r>
              <w:rPr>
                <w:noProof/>
                <w:webHidden/>
              </w:rPr>
            </w:r>
            <w:r>
              <w:rPr>
                <w:noProof/>
                <w:webHidden/>
              </w:rPr>
              <w:fldChar w:fldCharType="separate"/>
            </w:r>
            <w:r w:rsidR="004F2D4E">
              <w:rPr>
                <w:noProof/>
                <w:webHidden/>
              </w:rPr>
              <w:t>14</w:t>
            </w:r>
            <w:r>
              <w:rPr>
                <w:noProof/>
                <w:webHidden/>
              </w:rPr>
              <w:fldChar w:fldCharType="end"/>
            </w:r>
          </w:hyperlink>
        </w:p>
        <w:p w14:paraId="7649C914" w14:textId="09461135" w:rsidR="00B4113C" w:rsidRDefault="00B4113C">
          <w:pPr>
            <w:pStyle w:val="TOC2"/>
            <w:tabs>
              <w:tab w:val="left" w:pos="960"/>
              <w:tab w:val="right" w:leader="dot" w:pos="9628"/>
            </w:tabs>
            <w:rPr>
              <w:rFonts w:asciiTheme="minorHAnsi" w:eastAsiaTheme="minorEastAsia" w:hAnsiTheme="minorHAnsi" w:cstheme="minorBidi"/>
              <w:noProof/>
              <w:kern w:val="2"/>
              <w:lang w:eastAsia="en-US" w:bidi="ar-SA"/>
              <w14:ligatures w14:val="standardContextual"/>
            </w:rPr>
          </w:pPr>
          <w:hyperlink w:anchor="_Toc197924294" w:history="1">
            <w:r w:rsidRPr="00C82182">
              <w:rPr>
                <w:rStyle w:val="Hyperlink"/>
                <w:rFonts w:ascii="Times New Roman" w:hAnsi="Times New Roman" w:cs="Times New Roman"/>
                <w:noProof/>
              </w:rPr>
              <w:t>4.1</w:t>
            </w:r>
            <w:r>
              <w:rPr>
                <w:rFonts w:asciiTheme="minorHAnsi" w:eastAsiaTheme="minorEastAsia" w:hAnsiTheme="minorHAnsi" w:cstheme="minorBidi"/>
                <w:noProof/>
                <w:kern w:val="2"/>
                <w:lang w:eastAsia="en-US" w:bidi="ar-SA"/>
                <w14:ligatures w14:val="standardContextual"/>
              </w:rPr>
              <w:tab/>
            </w:r>
            <w:r w:rsidRPr="00C82182">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_Toc197924294 \h </w:instrText>
            </w:r>
            <w:r>
              <w:rPr>
                <w:noProof/>
                <w:webHidden/>
              </w:rPr>
            </w:r>
            <w:r>
              <w:rPr>
                <w:noProof/>
                <w:webHidden/>
              </w:rPr>
              <w:fldChar w:fldCharType="separate"/>
            </w:r>
            <w:r w:rsidR="004F2D4E">
              <w:rPr>
                <w:noProof/>
                <w:webHidden/>
              </w:rPr>
              <w:t>14</w:t>
            </w:r>
            <w:r>
              <w:rPr>
                <w:noProof/>
                <w:webHidden/>
              </w:rPr>
              <w:fldChar w:fldCharType="end"/>
            </w:r>
          </w:hyperlink>
        </w:p>
        <w:p w14:paraId="07B3ECF2" w14:textId="3642A591" w:rsidR="00B4113C" w:rsidRDefault="00B4113C">
          <w:pPr>
            <w:pStyle w:val="TOC2"/>
            <w:tabs>
              <w:tab w:val="left" w:pos="960"/>
              <w:tab w:val="right" w:leader="dot" w:pos="9628"/>
            </w:tabs>
            <w:rPr>
              <w:rFonts w:asciiTheme="minorHAnsi" w:eastAsiaTheme="minorEastAsia" w:hAnsiTheme="minorHAnsi" w:cstheme="minorBidi"/>
              <w:noProof/>
              <w:kern w:val="2"/>
              <w:lang w:eastAsia="en-US" w:bidi="ar-SA"/>
              <w14:ligatures w14:val="standardContextual"/>
            </w:rPr>
          </w:pPr>
          <w:hyperlink w:anchor="_Toc197924295" w:history="1">
            <w:r w:rsidRPr="00C82182">
              <w:rPr>
                <w:rStyle w:val="Hyperlink"/>
                <w:rFonts w:ascii="Times New Roman" w:hAnsi="Times New Roman" w:cs="Times New Roman"/>
                <w:noProof/>
              </w:rPr>
              <w:t>4.2</w:t>
            </w:r>
            <w:r>
              <w:rPr>
                <w:rFonts w:asciiTheme="minorHAnsi" w:eastAsiaTheme="minorEastAsia" w:hAnsiTheme="minorHAnsi" w:cstheme="minorBidi"/>
                <w:noProof/>
                <w:kern w:val="2"/>
                <w:lang w:eastAsia="en-US" w:bidi="ar-SA"/>
                <w14:ligatures w14:val="standardContextual"/>
              </w:rPr>
              <w:tab/>
            </w:r>
            <w:r w:rsidRPr="00C82182">
              <w:rPr>
                <w:rStyle w:val="Hyperlink"/>
                <w:rFonts w:ascii="Times New Roman" w:hAnsi="Times New Roman" w:cs="Times New Roman"/>
                <w:noProof/>
              </w:rPr>
              <w:t>Prototype test plan</w:t>
            </w:r>
            <w:r>
              <w:rPr>
                <w:noProof/>
                <w:webHidden/>
              </w:rPr>
              <w:tab/>
            </w:r>
            <w:r>
              <w:rPr>
                <w:noProof/>
                <w:webHidden/>
              </w:rPr>
              <w:fldChar w:fldCharType="begin"/>
            </w:r>
            <w:r>
              <w:rPr>
                <w:noProof/>
                <w:webHidden/>
              </w:rPr>
              <w:instrText xml:space="preserve"> PAGEREF _Toc197924295 \h </w:instrText>
            </w:r>
            <w:r>
              <w:rPr>
                <w:noProof/>
                <w:webHidden/>
              </w:rPr>
            </w:r>
            <w:r>
              <w:rPr>
                <w:noProof/>
                <w:webHidden/>
              </w:rPr>
              <w:fldChar w:fldCharType="separate"/>
            </w:r>
            <w:r w:rsidR="004F2D4E">
              <w:rPr>
                <w:noProof/>
                <w:webHidden/>
              </w:rPr>
              <w:t>15</w:t>
            </w:r>
            <w:r>
              <w:rPr>
                <w:noProof/>
                <w:webHidden/>
              </w:rPr>
              <w:fldChar w:fldCharType="end"/>
            </w:r>
          </w:hyperlink>
        </w:p>
        <w:p w14:paraId="1C95A9F4" w14:textId="02FD9CEC" w:rsidR="00B4113C" w:rsidRDefault="00B4113C">
          <w:pPr>
            <w:pStyle w:val="TOC3"/>
            <w:tabs>
              <w:tab w:val="left" w:pos="1440"/>
              <w:tab w:val="right" w:leader="dot" w:pos="9628"/>
            </w:tabs>
            <w:rPr>
              <w:rFonts w:asciiTheme="minorHAnsi" w:eastAsiaTheme="minorEastAsia" w:hAnsiTheme="minorHAnsi" w:cstheme="minorBidi"/>
              <w:noProof/>
              <w:kern w:val="2"/>
              <w:szCs w:val="24"/>
              <w:lang w:eastAsia="en-US" w:bidi="ar-SA"/>
              <w14:ligatures w14:val="standardContextual"/>
            </w:rPr>
          </w:pPr>
          <w:hyperlink w:anchor="_Toc197924296" w:history="1">
            <w:r w:rsidRPr="00C82182">
              <w:rPr>
                <w:rStyle w:val="Hyperlink"/>
                <w:rFonts w:ascii="Times New Roman" w:hAnsi="Times New Roman" w:cs="Times New Roman"/>
                <w:noProof/>
              </w:rPr>
              <w:t>4.2.1</w:t>
            </w:r>
            <w:r>
              <w:rPr>
                <w:rFonts w:asciiTheme="minorHAnsi" w:eastAsiaTheme="minorEastAsia" w:hAnsiTheme="minorHAnsi" w:cstheme="minorBidi"/>
                <w:noProof/>
                <w:kern w:val="2"/>
                <w:szCs w:val="24"/>
                <w:lang w:eastAsia="en-US" w:bidi="ar-SA"/>
                <w14:ligatures w14:val="standardContextual"/>
              </w:rPr>
              <w:tab/>
            </w:r>
            <w:r w:rsidRPr="00C82182">
              <w:rPr>
                <w:rStyle w:val="Hyperlink"/>
                <w:rFonts w:ascii="Times New Roman" w:hAnsi="Times New Roman" w:cs="Times New Roman"/>
                <w:noProof/>
              </w:rPr>
              <w:t>Purpose &amp; Objectives</w:t>
            </w:r>
            <w:r>
              <w:rPr>
                <w:noProof/>
                <w:webHidden/>
              </w:rPr>
              <w:tab/>
            </w:r>
            <w:r>
              <w:rPr>
                <w:noProof/>
                <w:webHidden/>
              </w:rPr>
              <w:fldChar w:fldCharType="begin"/>
            </w:r>
            <w:r>
              <w:rPr>
                <w:noProof/>
                <w:webHidden/>
              </w:rPr>
              <w:instrText xml:space="preserve"> PAGEREF _Toc197924296 \h </w:instrText>
            </w:r>
            <w:r>
              <w:rPr>
                <w:noProof/>
                <w:webHidden/>
              </w:rPr>
            </w:r>
            <w:r>
              <w:rPr>
                <w:noProof/>
                <w:webHidden/>
              </w:rPr>
              <w:fldChar w:fldCharType="separate"/>
            </w:r>
            <w:r w:rsidR="004F2D4E">
              <w:rPr>
                <w:noProof/>
                <w:webHidden/>
              </w:rPr>
              <w:t>15</w:t>
            </w:r>
            <w:r>
              <w:rPr>
                <w:noProof/>
                <w:webHidden/>
              </w:rPr>
              <w:fldChar w:fldCharType="end"/>
            </w:r>
          </w:hyperlink>
        </w:p>
        <w:p w14:paraId="34A5A54C" w14:textId="15122CAD" w:rsidR="00B4113C" w:rsidRDefault="00B4113C">
          <w:pPr>
            <w:pStyle w:val="TOC3"/>
            <w:tabs>
              <w:tab w:val="left" w:pos="1440"/>
              <w:tab w:val="right" w:leader="dot" w:pos="9628"/>
            </w:tabs>
            <w:rPr>
              <w:rFonts w:asciiTheme="minorHAnsi" w:eastAsiaTheme="minorEastAsia" w:hAnsiTheme="minorHAnsi" w:cstheme="minorBidi"/>
              <w:noProof/>
              <w:kern w:val="2"/>
              <w:szCs w:val="24"/>
              <w:lang w:eastAsia="en-US" w:bidi="ar-SA"/>
              <w14:ligatures w14:val="standardContextual"/>
            </w:rPr>
          </w:pPr>
          <w:hyperlink w:anchor="_Toc197924297" w:history="1">
            <w:r w:rsidRPr="00C82182">
              <w:rPr>
                <w:rStyle w:val="Hyperlink"/>
                <w:rFonts w:ascii="Times New Roman" w:hAnsi="Times New Roman" w:cs="Times New Roman"/>
                <w:noProof/>
              </w:rPr>
              <w:t>4.2.2</w:t>
            </w:r>
            <w:r>
              <w:rPr>
                <w:rFonts w:asciiTheme="minorHAnsi" w:eastAsiaTheme="minorEastAsia" w:hAnsiTheme="minorHAnsi" w:cstheme="minorBidi"/>
                <w:noProof/>
                <w:kern w:val="2"/>
                <w:szCs w:val="24"/>
                <w:lang w:eastAsia="en-US" w:bidi="ar-SA"/>
                <w14:ligatures w14:val="standardContextual"/>
              </w:rPr>
              <w:tab/>
            </w:r>
            <w:r w:rsidRPr="00C82182">
              <w:rPr>
                <w:rStyle w:val="Hyperlink"/>
                <w:rFonts w:ascii="Times New Roman" w:hAnsi="Times New Roman" w:cs="Times New Roman"/>
                <w:noProof/>
              </w:rPr>
              <w:t>Scope and Coverage</w:t>
            </w:r>
            <w:r>
              <w:rPr>
                <w:noProof/>
                <w:webHidden/>
              </w:rPr>
              <w:tab/>
            </w:r>
            <w:r>
              <w:rPr>
                <w:noProof/>
                <w:webHidden/>
              </w:rPr>
              <w:fldChar w:fldCharType="begin"/>
            </w:r>
            <w:r>
              <w:rPr>
                <w:noProof/>
                <w:webHidden/>
              </w:rPr>
              <w:instrText xml:space="preserve"> PAGEREF _Toc197924297 \h </w:instrText>
            </w:r>
            <w:r>
              <w:rPr>
                <w:noProof/>
                <w:webHidden/>
              </w:rPr>
            </w:r>
            <w:r>
              <w:rPr>
                <w:noProof/>
                <w:webHidden/>
              </w:rPr>
              <w:fldChar w:fldCharType="separate"/>
            </w:r>
            <w:r w:rsidR="004F2D4E">
              <w:rPr>
                <w:noProof/>
                <w:webHidden/>
              </w:rPr>
              <w:t>16</w:t>
            </w:r>
            <w:r>
              <w:rPr>
                <w:noProof/>
                <w:webHidden/>
              </w:rPr>
              <w:fldChar w:fldCharType="end"/>
            </w:r>
          </w:hyperlink>
        </w:p>
        <w:p w14:paraId="51C31C2A" w14:textId="0084AC97" w:rsidR="00B4113C" w:rsidRDefault="00B4113C">
          <w:pPr>
            <w:pStyle w:val="TOC3"/>
            <w:tabs>
              <w:tab w:val="left" w:pos="1440"/>
              <w:tab w:val="right" w:leader="dot" w:pos="9628"/>
            </w:tabs>
            <w:rPr>
              <w:rFonts w:asciiTheme="minorHAnsi" w:eastAsiaTheme="minorEastAsia" w:hAnsiTheme="minorHAnsi" w:cstheme="minorBidi"/>
              <w:noProof/>
              <w:kern w:val="2"/>
              <w:szCs w:val="24"/>
              <w:lang w:eastAsia="en-US" w:bidi="ar-SA"/>
              <w14:ligatures w14:val="standardContextual"/>
            </w:rPr>
          </w:pPr>
          <w:hyperlink w:anchor="_Toc197924298" w:history="1">
            <w:r w:rsidRPr="00C82182">
              <w:rPr>
                <w:rStyle w:val="Hyperlink"/>
                <w:rFonts w:ascii="Times New Roman" w:hAnsi="Times New Roman" w:cs="Times New Roman"/>
                <w:noProof/>
              </w:rPr>
              <w:t>4.2.3</w:t>
            </w:r>
            <w:r>
              <w:rPr>
                <w:rFonts w:asciiTheme="minorHAnsi" w:eastAsiaTheme="minorEastAsia" w:hAnsiTheme="minorHAnsi" w:cstheme="minorBidi"/>
                <w:noProof/>
                <w:kern w:val="2"/>
                <w:szCs w:val="24"/>
                <w:lang w:eastAsia="en-US" w:bidi="ar-SA"/>
                <w14:ligatures w14:val="standardContextual"/>
              </w:rPr>
              <w:tab/>
            </w:r>
            <w:r w:rsidRPr="00C82182">
              <w:rPr>
                <w:rStyle w:val="Hyperlink"/>
                <w:rFonts w:ascii="Times New Roman" w:hAnsi="Times New Roman" w:cs="Times New Roman"/>
                <w:noProof/>
              </w:rPr>
              <w:t>Types and Levels of Testing</w:t>
            </w:r>
            <w:r>
              <w:rPr>
                <w:noProof/>
                <w:webHidden/>
              </w:rPr>
              <w:tab/>
            </w:r>
            <w:r>
              <w:rPr>
                <w:noProof/>
                <w:webHidden/>
              </w:rPr>
              <w:fldChar w:fldCharType="begin"/>
            </w:r>
            <w:r>
              <w:rPr>
                <w:noProof/>
                <w:webHidden/>
              </w:rPr>
              <w:instrText xml:space="preserve"> PAGEREF _Toc197924298 \h </w:instrText>
            </w:r>
            <w:r>
              <w:rPr>
                <w:noProof/>
                <w:webHidden/>
              </w:rPr>
            </w:r>
            <w:r>
              <w:rPr>
                <w:noProof/>
                <w:webHidden/>
              </w:rPr>
              <w:fldChar w:fldCharType="separate"/>
            </w:r>
            <w:r w:rsidR="004F2D4E">
              <w:rPr>
                <w:noProof/>
                <w:webHidden/>
              </w:rPr>
              <w:t>16</w:t>
            </w:r>
            <w:r>
              <w:rPr>
                <w:noProof/>
                <w:webHidden/>
              </w:rPr>
              <w:fldChar w:fldCharType="end"/>
            </w:r>
          </w:hyperlink>
        </w:p>
        <w:p w14:paraId="451C6301" w14:textId="66C18534" w:rsidR="00B4113C" w:rsidRDefault="00B4113C">
          <w:pPr>
            <w:pStyle w:val="TOC3"/>
            <w:tabs>
              <w:tab w:val="left" w:pos="1440"/>
              <w:tab w:val="right" w:leader="dot" w:pos="9628"/>
            </w:tabs>
            <w:rPr>
              <w:rFonts w:asciiTheme="minorHAnsi" w:eastAsiaTheme="minorEastAsia" w:hAnsiTheme="minorHAnsi" w:cstheme="minorBidi"/>
              <w:noProof/>
              <w:kern w:val="2"/>
              <w:szCs w:val="24"/>
              <w:lang w:eastAsia="en-US" w:bidi="ar-SA"/>
              <w14:ligatures w14:val="standardContextual"/>
            </w:rPr>
          </w:pPr>
          <w:hyperlink w:anchor="_Toc197924299" w:history="1">
            <w:r w:rsidRPr="00C82182">
              <w:rPr>
                <w:rStyle w:val="Hyperlink"/>
                <w:rFonts w:ascii="Times New Roman" w:hAnsi="Times New Roman" w:cs="Times New Roman"/>
                <w:noProof/>
              </w:rPr>
              <w:t>4.2.4</w:t>
            </w:r>
            <w:r>
              <w:rPr>
                <w:rFonts w:asciiTheme="minorHAnsi" w:eastAsiaTheme="minorEastAsia" w:hAnsiTheme="minorHAnsi" w:cstheme="minorBidi"/>
                <w:noProof/>
                <w:kern w:val="2"/>
                <w:szCs w:val="24"/>
                <w:lang w:eastAsia="en-US" w:bidi="ar-SA"/>
                <w14:ligatures w14:val="standardContextual"/>
              </w:rPr>
              <w:tab/>
            </w:r>
            <w:r w:rsidRPr="00C82182">
              <w:rPr>
                <w:rStyle w:val="Hyperlink"/>
                <w:rFonts w:ascii="Times New Roman" w:hAnsi="Times New Roman" w:cs="Times New Roman"/>
                <w:noProof/>
              </w:rPr>
              <w:t>Execution Sequence</w:t>
            </w:r>
            <w:r>
              <w:rPr>
                <w:noProof/>
                <w:webHidden/>
              </w:rPr>
              <w:tab/>
            </w:r>
            <w:r>
              <w:rPr>
                <w:noProof/>
                <w:webHidden/>
              </w:rPr>
              <w:fldChar w:fldCharType="begin"/>
            </w:r>
            <w:r>
              <w:rPr>
                <w:noProof/>
                <w:webHidden/>
              </w:rPr>
              <w:instrText xml:space="preserve"> PAGEREF _Toc197924299 \h </w:instrText>
            </w:r>
            <w:r>
              <w:rPr>
                <w:noProof/>
                <w:webHidden/>
              </w:rPr>
            </w:r>
            <w:r>
              <w:rPr>
                <w:noProof/>
                <w:webHidden/>
              </w:rPr>
              <w:fldChar w:fldCharType="separate"/>
            </w:r>
            <w:r w:rsidR="004F2D4E">
              <w:rPr>
                <w:noProof/>
                <w:webHidden/>
              </w:rPr>
              <w:t>18</w:t>
            </w:r>
            <w:r>
              <w:rPr>
                <w:noProof/>
                <w:webHidden/>
              </w:rPr>
              <w:fldChar w:fldCharType="end"/>
            </w:r>
          </w:hyperlink>
        </w:p>
        <w:p w14:paraId="6D0EFED8" w14:textId="4B7BC916" w:rsidR="00B4113C" w:rsidRDefault="00B4113C">
          <w:pPr>
            <w:pStyle w:val="TOC3"/>
            <w:tabs>
              <w:tab w:val="left" w:pos="1440"/>
              <w:tab w:val="right" w:leader="dot" w:pos="9628"/>
            </w:tabs>
            <w:rPr>
              <w:rFonts w:asciiTheme="minorHAnsi" w:eastAsiaTheme="minorEastAsia" w:hAnsiTheme="minorHAnsi" w:cstheme="minorBidi"/>
              <w:noProof/>
              <w:kern w:val="2"/>
              <w:szCs w:val="24"/>
              <w:lang w:eastAsia="en-US" w:bidi="ar-SA"/>
              <w14:ligatures w14:val="standardContextual"/>
            </w:rPr>
          </w:pPr>
          <w:hyperlink w:anchor="_Toc197924300" w:history="1">
            <w:r w:rsidRPr="00C82182">
              <w:rPr>
                <w:rStyle w:val="Hyperlink"/>
                <w:rFonts w:ascii="Times New Roman" w:hAnsi="Times New Roman" w:cs="Times New Roman"/>
                <w:noProof/>
              </w:rPr>
              <w:t>4.2.5</w:t>
            </w:r>
            <w:r>
              <w:rPr>
                <w:rFonts w:asciiTheme="minorHAnsi" w:eastAsiaTheme="minorEastAsia" w:hAnsiTheme="minorHAnsi" w:cstheme="minorBidi"/>
                <w:noProof/>
                <w:kern w:val="2"/>
                <w:szCs w:val="24"/>
                <w:lang w:eastAsia="en-US" w:bidi="ar-SA"/>
                <w14:ligatures w14:val="standardContextual"/>
              </w:rPr>
              <w:tab/>
            </w:r>
            <w:r w:rsidRPr="00C82182">
              <w:rPr>
                <w:rStyle w:val="Hyperlink"/>
                <w:rFonts w:ascii="Times New Roman" w:hAnsi="Times New Roman" w:cs="Times New Roman"/>
                <w:noProof/>
              </w:rPr>
              <w:t>Test Environment and Configuration</w:t>
            </w:r>
            <w:r>
              <w:rPr>
                <w:noProof/>
                <w:webHidden/>
              </w:rPr>
              <w:tab/>
            </w:r>
            <w:r>
              <w:rPr>
                <w:noProof/>
                <w:webHidden/>
              </w:rPr>
              <w:fldChar w:fldCharType="begin"/>
            </w:r>
            <w:r>
              <w:rPr>
                <w:noProof/>
                <w:webHidden/>
              </w:rPr>
              <w:instrText xml:space="preserve"> PAGEREF _Toc197924300 \h </w:instrText>
            </w:r>
            <w:r>
              <w:rPr>
                <w:noProof/>
                <w:webHidden/>
              </w:rPr>
            </w:r>
            <w:r>
              <w:rPr>
                <w:noProof/>
                <w:webHidden/>
              </w:rPr>
              <w:fldChar w:fldCharType="separate"/>
            </w:r>
            <w:r w:rsidR="004F2D4E">
              <w:rPr>
                <w:noProof/>
                <w:webHidden/>
              </w:rPr>
              <w:t>18</w:t>
            </w:r>
            <w:r>
              <w:rPr>
                <w:noProof/>
                <w:webHidden/>
              </w:rPr>
              <w:fldChar w:fldCharType="end"/>
            </w:r>
          </w:hyperlink>
        </w:p>
        <w:p w14:paraId="73538A5E" w14:textId="74ADB895" w:rsidR="00B4113C" w:rsidRDefault="00B4113C">
          <w:pPr>
            <w:pStyle w:val="TOC2"/>
            <w:tabs>
              <w:tab w:val="left" w:pos="960"/>
              <w:tab w:val="right" w:leader="dot" w:pos="9628"/>
            </w:tabs>
            <w:rPr>
              <w:rFonts w:asciiTheme="minorHAnsi" w:eastAsiaTheme="minorEastAsia" w:hAnsiTheme="minorHAnsi" w:cstheme="minorBidi"/>
              <w:noProof/>
              <w:kern w:val="2"/>
              <w:lang w:eastAsia="en-US" w:bidi="ar-SA"/>
              <w14:ligatures w14:val="standardContextual"/>
            </w:rPr>
          </w:pPr>
          <w:hyperlink w:anchor="_Toc197924301" w:history="1">
            <w:r w:rsidRPr="00C82182">
              <w:rPr>
                <w:rStyle w:val="Hyperlink"/>
                <w:rFonts w:ascii="Times New Roman" w:hAnsi="Times New Roman" w:cs="Times New Roman"/>
                <w:noProof/>
              </w:rPr>
              <w:t>4.3</w:t>
            </w:r>
            <w:r>
              <w:rPr>
                <w:rFonts w:asciiTheme="minorHAnsi" w:eastAsiaTheme="minorEastAsia" w:hAnsiTheme="minorHAnsi" w:cstheme="minorBidi"/>
                <w:noProof/>
                <w:kern w:val="2"/>
                <w:lang w:eastAsia="en-US" w:bidi="ar-SA"/>
                <w14:ligatures w14:val="standardContextual"/>
              </w:rPr>
              <w:tab/>
            </w:r>
            <w:r w:rsidRPr="00C82182">
              <w:rPr>
                <w:rStyle w:val="Hyperlink"/>
                <w:rFonts w:ascii="Times New Roman" w:hAnsi="Times New Roman" w:cs="Times New Roman"/>
                <w:noProof/>
              </w:rPr>
              <w:t>Precautions and Mitigations</w:t>
            </w:r>
            <w:r>
              <w:rPr>
                <w:noProof/>
                <w:webHidden/>
              </w:rPr>
              <w:tab/>
            </w:r>
            <w:r>
              <w:rPr>
                <w:noProof/>
                <w:webHidden/>
              </w:rPr>
              <w:fldChar w:fldCharType="begin"/>
            </w:r>
            <w:r>
              <w:rPr>
                <w:noProof/>
                <w:webHidden/>
              </w:rPr>
              <w:instrText xml:space="preserve"> PAGEREF _Toc197924301 \h </w:instrText>
            </w:r>
            <w:r>
              <w:rPr>
                <w:noProof/>
                <w:webHidden/>
              </w:rPr>
            </w:r>
            <w:r>
              <w:rPr>
                <w:noProof/>
                <w:webHidden/>
              </w:rPr>
              <w:fldChar w:fldCharType="separate"/>
            </w:r>
            <w:r w:rsidR="004F2D4E">
              <w:rPr>
                <w:noProof/>
                <w:webHidden/>
              </w:rPr>
              <w:t>18</w:t>
            </w:r>
            <w:r>
              <w:rPr>
                <w:noProof/>
                <w:webHidden/>
              </w:rPr>
              <w:fldChar w:fldCharType="end"/>
            </w:r>
          </w:hyperlink>
        </w:p>
        <w:p w14:paraId="66F0398C" w14:textId="587123F9" w:rsidR="00B4113C" w:rsidRDefault="00B4113C">
          <w:pPr>
            <w:pStyle w:val="TOC3"/>
            <w:tabs>
              <w:tab w:val="left" w:pos="1440"/>
              <w:tab w:val="right" w:leader="dot" w:pos="9628"/>
            </w:tabs>
            <w:rPr>
              <w:rFonts w:asciiTheme="minorHAnsi" w:eastAsiaTheme="minorEastAsia" w:hAnsiTheme="minorHAnsi" w:cstheme="minorBidi"/>
              <w:noProof/>
              <w:kern w:val="2"/>
              <w:szCs w:val="24"/>
              <w:lang w:eastAsia="en-US" w:bidi="ar-SA"/>
              <w14:ligatures w14:val="standardContextual"/>
            </w:rPr>
          </w:pPr>
          <w:hyperlink w:anchor="_Toc197924302" w:history="1">
            <w:r w:rsidRPr="00C82182">
              <w:rPr>
                <w:rStyle w:val="Hyperlink"/>
                <w:rFonts w:ascii="Times New Roman" w:hAnsi="Times New Roman" w:cs="Times New Roman"/>
                <w:noProof/>
              </w:rPr>
              <w:t>4.3.1</w:t>
            </w:r>
            <w:r>
              <w:rPr>
                <w:rFonts w:asciiTheme="minorHAnsi" w:eastAsiaTheme="minorEastAsia" w:hAnsiTheme="minorHAnsi" w:cstheme="minorBidi"/>
                <w:noProof/>
                <w:kern w:val="2"/>
                <w:szCs w:val="24"/>
                <w:lang w:eastAsia="en-US" w:bidi="ar-SA"/>
                <w14:ligatures w14:val="standardContextual"/>
              </w:rPr>
              <w:tab/>
            </w:r>
            <w:r w:rsidRPr="00C82182">
              <w:rPr>
                <w:rStyle w:val="Hyperlink"/>
                <w:rFonts w:ascii="Times New Roman" w:hAnsi="Times New Roman" w:cs="Times New Roman"/>
                <w:noProof/>
              </w:rPr>
              <w:t>Observed Anomalies</w:t>
            </w:r>
            <w:r>
              <w:rPr>
                <w:noProof/>
                <w:webHidden/>
              </w:rPr>
              <w:tab/>
            </w:r>
            <w:r>
              <w:rPr>
                <w:noProof/>
                <w:webHidden/>
              </w:rPr>
              <w:fldChar w:fldCharType="begin"/>
            </w:r>
            <w:r>
              <w:rPr>
                <w:noProof/>
                <w:webHidden/>
              </w:rPr>
              <w:instrText xml:space="preserve"> PAGEREF _Toc197924302 \h </w:instrText>
            </w:r>
            <w:r>
              <w:rPr>
                <w:noProof/>
                <w:webHidden/>
              </w:rPr>
            </w:r>
            <w:r>
              <w:rPr>
                <w:noProof/>
                <w:webHidden/>
              </w:rPr>
              <w:fldChar w:fldCharType="separate"/>
            </w:r>
            <w:r w:rsidR="004F2D4E">
              <w:rPr>
                <w:noProof/>
                <w:webHidden/>
              </w:rPr>
              <w:t>18</w:t>
            </w:r>
            <w:r>
              <w:rPr>
                <w:noProof/>
                <w:webHidden/>
              </w:rPr>
              <w:fldChar w:fldCharType="end"/>
            </w:r>
          </w:hyperlink>
        </w:p>
        <w:p w14:paraId="28DCA460" w14:textId="0483836A" w:rsidR="00B4113C" w:rsidRDefault="00B4113C">
          <w:pPr>
            <w:pStyle w:val="TOC3"/>
            <w:tabs>
              <w:tab w:val="left" w:pos="1440"/>
              <w:tab w:val="right" w:leader="dot" w:pos="9628"/>
            </w:tabs>
            <w:rPr>
              <w:rFonts w:asciiTheme="minorHAnsi" w:eastAsiaTheme="minorEastAsia" w:hAnsiTheme="minorHAnsi" w:cstheme="minorBidi"/>
              <w:noProof/>
              <w:kern w:val="2"/>
              <w:szCs w:val="24"/>
              <w:lang w:eastAsia="en-US" w:bidi="ar-SA"/>
              <w14:ligatures w14:val="standardContextual"/>
            </w:rPr>
          </w:pPr>
          <w:hyperlink w:anchor="_Toc197924303" w:history="1">
            <w:r w:rsidRPr="00C82182">
              <w:rPr>
                <w:rStyle w:val="Hyperlink"/>
                <w:rFonts w:ascii="Times New Roman" w:hAnsi="Times New Roman" w:cs="Times New Roman"/>
                <w:noProof/>
              </w:rPr>
              <w:t>4.3.2</w:t>
            </w:r>
            <w:r>
              <w:rPr>
                <w:rFonts w:asciiTheme="minorHAnsi" w:eastAsiaTheme="minorEastAsia" w:hAnsiTheme="minorHAnsi" w:cstheme="minorBidi"/>
                <w:noProof/>
                <w:kern w:val="2"/>
                <w:szCs w:val="24"/>
                <w:lang w:eastAsia="en-US" w:bidi="ar-SA"/>
                <w14:ligatures w14:val="standardContextual"/>
              </w:rPr>
              <w:tab/>
            </w:r>
            <w:r w:rsidRPr="00C82182">
              <w:rPr>
                <w:rStyle w:val="Hyperlink"/>
                <w:rFonts w:ascii="Times New Roman" w:hAnsi="Times New Roman" w:cs="Times New Roman"/>
                <w:noProof/>
              </w:rPr>
              <w:t>Mitigations Implemented</w:t>
            </w:r>
            <w:r>
              <w:rPr>
                <w:noProof/>
                <w:webHidden/>
              </w:rPr>
              <w:tab/>
            </w:r>
            <w:r>
              <w:rPr>
                <w:noProof/>
                <w:webHidden/>
              </w:rPr>
              <w:fldChar w:fldCharType="begin"/>
            </w:r>
            <w:r>
              <w:rPr>
                <w:noProof/>
                <w:webHidden/>
              </w:rPr>
              <w:instrText xml:space="preserve"> PAGEREF _Toc197924303 \h </w:instrText>
            </w:r>
            <w:r>
              <w:rPr>
                <w:noProof/>
                <w:webHidden/>
              </w:rPr>
            </w:r>
            <w:r>
              <w:rPr>
                <w:noProof/>
                <w:webHidden/>
              </w:rPr>
              <w:fldChar w:fldCharType="separate"/>
            </w:r>
            <w:r w:rsidR="004F2D4E">
              <w:rPr>
                <w:noProof/>
                <w:webHidden/>
              </w:rPr>
              <w:t>18</w:t>
            </w:r>
            <w:r>
              <w:rPr>
                <w:noProof/>
                <w:webHidden/>
              </w:rPr>
              <w:fldChar w:fldCharType="end"/>
            </w:r>
          </w:hyperlink>
        </w:p>
        <w:p w14:paraId="339ABBA9" w14:textId="10920968" w:rsidR="00B4113C" w:rsidRDefault="00B4113C">
          <w:pPr>
            <w:pStyle w:val="TOC2"/>
            <w:tabs>
              <w:tab w:val="left" w:pos="960"/>
              <w:tab w:val="right" w:leader="dot" w:pos="9628"/>
            </w:tabs>
            <w:rPr>
              <w:rFonts w:asciiTheme="minorHAnsi" w:eastAsiaTheme="minorEastAsia" w:hAnsiTheme="minorHAnsi" w:cstheme="minorBidi"/>
              <w:noProof/>
              <w:kern w:val="2"/>
              <w:lang w:eastAsia="en-US" w:bidi="ar-SA"/>
              <w14:ligatures w14:val="standardContextual"/>
            </w:rPr>
          </w:pPr>
          <w:hyperlink w:anchor="_Toc197924304" w:history="1">
            <w:r w:rsidRPr="00C82182">
              <w:rPr>
                <w:rStyle w:val="Hyperlink"/>
                <w:rFonts w:ascii="Times New Roman" w:hAnsi="Times New Roman" w:cs="Times New Roman"/>
                <w:noProof/>
              </w:rPr>
              <w:t>4.4</w:t>
            </w:r>
            <w:r>
              <w:rPr>
                <w:rFonts w:asciiTheme="minorHAnsi" w:eastAsiaTheme="minorEastAsia" w:hAnsiTheme="minorHAnsi" w:cstheme="minorBidi"/>
                <w:noProof/>
                <w:kern w:val="2"/>
                <w:lang w:eastAsia="en-US" w:bidi="ar-SA"/>
                <w14:ligatures w14:val="standardContextual"/>
              </w:rPr>
              <w:tab/>
            </w:r>
            <w:r w:rsidRPr="00C82182">
              <w:rPr>
                <w:rStyle w:val="Hyperlink"/>
                <w:rFonts w:ascii="Times New Roman" w:hAnsi="Times New Roman" w:cs="Times New Roman"/>
                <w:noProof/>
              </w:rPr>
              <w:t>Results and Approval</w:t>
            </w:r>
            <w:r>
              <w:rPr>
                <w:noProof/>
                <w:webHidden/>
              </w:rPr>
              <w:tab/>
            </w:r>
            <w:r>
              <w:rPr>
                <w:noProof/>
                <w:webHidden/>
              </w:rPr>
              <w:fldChar w:fldCharType="begin"/>
            </w:r>
            <w:r>
              <w:rPr>
                <w:noProof/>
                <w:webHidden/>
              </w:rPr>
              <w:instrText xml:space="preserve"> PAGEREF _Toc197924304 \h </w:instrText>
            </w:r>
            <w:r>
              <w:rPr>
                <w:noProof/>
                <w:webHidden/>
              </w:rPr>
            </w:r>
            <w:r>
              <w:rPr>
                <w:noProof/>
                <w:webHidden/>
              </w:rPr>
              <w:fldChar w:fldCharType="separate"/>
            </w:r>
            <w:r w:rsidR="004F2D4E">
              <w:rPr>
                <w:noProof/>
                <w:webHidden/>
              </w:rPr>
              <w:t>19</w:t>
            </w:r>
            <w:r>
              <w:rPr>
                <w:noProof/>
                <w:webHidden/>
              </w:rPr>
              <w:fldChar w:fldCharType="end"/>
            </w:r>
          </w:hyperlink>
        </w:p>
        <w:p w14:paraId="521E127E" w14:textId="31F1669B" w:rsidR="00B4113C" w:rsidRDefault="00B4113C">
          <w:pPr>
            <w:pStyle w:val="TOC1"/>
            <w:rPr>
              <w:rFonts w:asciiTheme="minorHAnsi" w:eastAsiaTheme="minorEastAsia" w:hAnsiTheme="minorHAnsi" w:cstheme="minorBidi"/>
              <w:noProof/>
              <w:kern w:val="2"/>
              <w:lang w:eastAsia="en-US" w:bidi="ar-SA"/>
              <w14:ligatures w14:val="standardContextual"/>
            </w:rPr>
          </w:pPr>
          <w:hyperlink w:anchor="_Toc197924305" w:history="1">
            <w:r w:rsidRPr="00C82182">
              <w:rPr>
                <w:rStyle w:val="Hyperlink"/>
                <w:rFonts w:ascii="Times New Roman" w:hAnsi="Times New Roman" w:cs="Times New Roman"/>
                <w:noProof/>
              </w:rPr>
              <w:t>5</w:t>
            </w:r>
            <w:r>
              <w:rPr>
                <w:rFonts w:asciiTheme="minorHAnsi" w:eastAsiaTheme="minorEastAsia" w:hAnsiTheme="minorHAnsi" w:cstheme="minorBidi"/>
                <w:noProof/>
                <w:kern w:val="2"/>
                <w:lang w:eastAsia="en-US" w:bidi="ar-SA"/>
                <w14:ligatures w14:val="standardContextual"/>
              </w:rPr>
              <w:tab/>
            </w:r>
            <w:r w:rsidRPr="00C82182">
              <w:rPr>
                <w:rStyle w:val="Hyperlink"/>
                <w:rFonts w:ascii="Times New Roman" w:hAnsi="Times New Roman" w:cs="Times New Roman"/>
                <w:noProof/>
              </w:rPr>
              <w:t>Installation and System Acceptance Test</w:t>
            </w:r>
            <w:r>
              <w:rPr>
                <w:noProof/>
                <w:webHidden/>
              </w:rPr>
              <w:tab/>
            </w:r>
            <w:r>
              <w:rPr>
                <w:noProof/>
                <w:webHidden/>
              </w:rPr>
              <w:fldChar w:fldCharType="begin"/>
            </w:r>
            <w:r>
              <w:rPr>
                <w:noProof/>
                <w:webHidden/>
              </w:rPr>
              <w:instrText xml:space="preserve"> PAGEREF _Toc197924305 \h </w:instrText>
            </w:r>
            <w:r>
              <w:rPr>
                <w:noProof/>
                <w:webHidden/>
              </w:rPr>
            </w:r>
            <w:r>
              <w:rPr>
                <w:noProof/>
                <w:webHidden/>
              </w:rPr>
              <w:fldChar w:fldCharType="separate"/>
            </w:r>
            <w:r w:rsidR="004F2D4E">
              <w:rPr>
                <w:noProof/>
                <w:webHidden/>
              </w:rPr>
              <w:t>20</w:t>
            </w:r>
            <w:r>
              <w:rPr>
                <w:noProof/>
                <w:webHidden/>
              </w:rPr>
              <w:fldChar w:fldCharType="end"/>
            </w:r>
          </w:hyperlink>
        </w:p>
        <w:p w14:paraId="66B84C47" w14:textId="59D4CACC" w:rsidR="00B4113C" w:rsidRDefault="00B4113C">
          <w:pPr>
            <w:pStyle w:val="TOC2"/>
            <w:tabs>
              <w:tab w:val="left" w:pos="960"/>
              <w:tab w:val="right" w:leader="dot" w:pos="9628"/>
            </w:tabs>
            <w:rPr>
              <w:rFonts w:asciiTheme="minorHAnsi" w:eastAsiaTheme="minorEastAsia" w:hAnsiTheme="minorHAnsi" w:cstheme="minorBidi"/>
              <w:noProof/>
              <w:kern w:val="2"/>
              <w:lang w:eastAsia="en-US" w:bidi="ar-SA"/>
              <w14:ligatures w14:val="standardContextual"/>
            </w:rPr>
          </w:pPr>
          <w:hyperlink w:anchor="_Toc197924306" w:history="1">
            <w:r w:rsidRPr="00C82182">
              <w:rPr>
                <w:rStyle w:val="Hyperlink"/>
                <w:rFonts w:ascii="Times New Roman" w:hAnsi="Times New Roman" w:cs="Times New Roman"/>
                <w:noProof/>
              </w:rPr>
              <w:t>5.1</w:t>
            </w:r>
            <w:r>
              <w:rPr>
                <w:rFonts w:asciiTheme="minorHAnsi" w:eastAsiaTheme="minorEastAsia" w:hAnsiTheme="minorHAnsi" w:cstheme="minorBidi"/>
                <w:noProof/>
                <w:kern w:val="2"/>
                <w:lang w:eastAsia="en-US" w:bidi="ar-SA"/>
                <w14:ligatures w14:val="standardContextual"/>
              </w:rPr>
              <w:tab/>
            </w:r>
            <w:r w:rsidRPr="00C82182">
              <w:rPr>
                <w:rStyle w:val="Hyperlink"/>
                <w:rFonts w:ascii="Times New Roman" w:hAnsi="Times New Roman" w:cs="Times New Roman"/>
                <w:noProof/>
              </w:rPr>
              <w:t>Input Files (Installation Media)</w:t>
            </w:r>
            <w:r>
              <w:rPr>
                <w:noProof/>
                <w:webHidden/>
              </w:rPr>
              <w:tab/>
            </w:r>
            <w:r>
              <w:rPr>
                <w:noProof/>
                <w:webHidden/>
              </w:rPr>
              <w:fldChar w:fldCharType="begin"/>
            </w:r>
            <w:r>
              <w:rPr>
                <w:noProof/>
                <w:webHidden/>
              </w:rPr>
              <w:instrText xml:space="preserve"> PAGEREF _Toc197924306 \h </w:instrText>
            </w:r>
            <w:r>
              <w:rPr>
                <w:noProof/>
                <w:webHidden/>
              </w:rPr>
            </w:r>
            <w:r>
              <w:rPr>
                <w:noProof/>
                <w:webHidden/>
              </w:rPr>
              <w:fldChar w:fldCharType="separate"/>
            </w:r>
            <w:r w:rsidR="004F2D4E">
              <w:rPr>
                <w:noProof/>
                <w:webHidden/>
              </w:rPr>
              <w:t>20</w:t>
            </w:r>
            <w:r>
              <w:rPr>
                <w:noProof/>
                <w:webHidden/>
              </w:rPr>
              <w:fldChar w:fldCharType="end"/>
            </w:r>
          </w:hyperlink>
        </w:p>
        <w:p w14:paraId="47533E32" w14:textId="435B5175" w:rsidR="00B4113C" w:rsidRDefault="00B4113C">
          <w:pPr>
            <w:pStyle w:val="TOC2"/>
            <w:tabs>
              <w:tab w:val="left" w:pos="960"/>
              <w:tab w:val="right" w:leader="dot" w:pos="9628"/>
            </w:tabs>
            <w:rPr>
              <w:rFonts w:asciiTheme="minorHAnsi" w:eastAsiaTheme="minorEastAsia" w:hAnsiTheme="minorHAnsi" w:cstheme="minorBidi"/>
              <w:noProof/>
              <w:kern w:val="2"/>
              <w:lang w:eastAsia="en-US" w:bidi="ar-SA"/>
              <w14:ligatures w14:val="standardContextual"/>
            </w:rPr>
          </w:pPr>
          <w:hyperlink w:anchor="_Toc197924307" w:history="1">
            <w:r w:rsidRPr="00C82182">
              <w:rPr>
                <w:rStyle w:val="Hyperlink"/>
                <w:rFonts w:ascii="Times New Roman" w:hAnsi="Times New Roman" w:cs="Times New Roman"/>
                <w:noProof/>
              </w:rPr>
              <w:t>5.2</w:t>
            </w:r>
            <w:r>
              <w:rPr>
                <w:rFonts w:asciiTheme="minorHAnsi" w:eastAsiaTheme="minorEastAsia" w:hAnsiTheme="minorHAnsi" w:cstheme="minorBidi"/>
                <w:noProof/>
                <w:kern w:val="2"/>
                <w:lang w:eastAsia="en-US" w:bidi="ar-SA"/>
                <w14:ligatures w14:val="standardContextual"/>
              </w:rPr>
              <w:tab/>
            </w:r>
            <w:r w:rsidRPr="00C82182">
              <w:rPr>
                <w:rStyle w:val="Hyperlink"/>
                <w:rFonts w:ascii="Times New Roman" w:hAnsi="Times New Roman" w:cs="Times New Roman"/>
                <w:noProof/>
              </w:rPr>
              <w:t>Supplementary Documentation</w:t>
            </w:r>
            <w:r>
              <w:rPr>
                <w:noProof/>
                <w:webHidden/>
              </w:rPr>
              <w:tab/>
            </w:r>
            <w:r>
              <w:rPr>
                <w:noProof/>
                <w:webHidden/>
              </w:rPr>
              <w:fldChar w:fldCharType="begin"/>
            </w:r>
            <w:r>
              <w:rPr>
                <w:noProof/>
                <w:webHidden/>
              </w:rPr>
              <w:instrText xml:space="preserve"> PAGEREF _Toc197924307 \h </w:instrText>
            </w:r>
            <w:r>
              <w:rPr>
                <w:noProof/>
                <w:webHidden/>
              </w:rPr>
            </w:r>
            <w:r>
              <w:rPr>
                <w:noProof/>
                <w:webHidden/>
              </w:rPr>
              <w:fldChar w:fldCharType="separate"/>
            </w:r>
            <w:r w:rsidR="004F2D4E">
              <w:rPr>
                <w:noProof/>
                <w:webHidden/>
              </w:rPr>
              <w:t>20</w:t>
            </w:r>
            <w:r>
              <w:rPr>
                <w:noProof/>
                <w:webHidden/>
              </w:rPr>
              <w:fldChar w:fldCharType="end"/>
            </w:r>
          </w:hyperlink>
        </w:p>
        <w:p w14:paraId="5F85EE69" w14:textId="34B08ED2" w:rsidR="00B4113C" w:rsidRDefault="00B4113C">
          <w:pPr>
            <w:pStyle w:val="TOC2"/>
            <w:tabs>
              <w:tab w:val="left" w:pos="960"/>
              <w:tab w:val="right" w:leader="dot" w:pos="9628"/>
            </w:tabs>
            <w:rPr>
              <w:rFonts w:asciiTheme="minorHAnsi" w:eastAsiaTheme="minorEastAsia" w:hAnsiTheme="minorHAnsi" w:cstheme="minorBidi"/>
              <w:noProof/>
              <w:kern w:val="2"/>
              <w:lang w:eastAsia="en-US" w:bidi="ar-SA"/>
              <w14:ligatures w14:val="standardContextual"/>
            </w:rPr>
          </w:pPr>
          <w:hyperlink w:anchor="_Toc197924308" w:history="1">
            <w:r w:rsidRPr="00C82182">
              <w:rPr>
                <w:rStyle w:val="Hyperlink"/>
                <w:rFonts w:ascii="Times New Roman" w:hAnsi="Times New Roman" w:cs="Times New Roman"/>
                <w:noProof/>
              </w:rPr>
              <w:t>5.3</w:t>
            </w:r>
            <w:r>
              <w:rPr>
                <w:rFonts w:asciiTheme="minorHAnsi" w:eastAsiaTheme="minorEastAsia" w:hAnsiTheme="minorHAnsi" w:cstheme="minorBidi"/>
                <w:noProof/>
                <w:kern w:val="2"/>
                <w:lang w:eastAsia="en-US" w:bidi="ar-SA"/>
                <w14:ligatures w14:val="standardContextual"/>
              </w:rPr>
              <w:tab/>
            </w:r>
            <w:r w:rsidRPr="00C82182">
              <w:rPr>
                <w:rStyle w:val="Hyperlink"/>
                <w:rFonts w:ascii="Times New Roman" w:hAnsi="Times New Roman" w:cs="Times New Roman"/>
                <w:noProof/>
              </w:rPr>
              <w:t>Installation Qualification</w:t>
            </w:r>
            <w:r>
              <w:rPr>
                <w:noProof/>
                <w:webHidden/>
              </w:rPr>
              <w:tab/>
            </w:r>
            <w:r>
              <w:rPr>
                <w:noProof/>
                <w:webHidden/>
              </w:rPr>
              <w:fldChar w:fldCharType="begin"/>
            </w:r>
            <w:r>
              <w:rPr>
                <w:noProof/>
                <w:webHidden/>
              </w:rPr>
              <w:instrText xml:space="preserve"> PAGEREF _Toc197924308 \h </w:instrText>
            </w:r>
            <w:r>
              <w:rPr>
                <w:noProof/>
                <w:webHidden/>
              </w:rPr>
            </w:r>
            <w:r>
              <w:rPr>
                <w:noProof/>
                <w:webHidden/>
              </w:rPr>
              <w:fldChar w:fldCharType="separate"/>
            </w:r>
            <w:r w:rsidR="004F2D4E">
              <w:rPr>
                <w:noProof/>
                <w:webHidden/>
              </w:rPr>
              <w:t>21</w:t>
            </w:r>
            <w:r>
              <w:rPr>
                <w:noProof/>
                <w:webHidden/>
              </w:rPr>
              <w:fldChar w:fldCharType="end"/>
            </w:r>
          </w:hyperlink>
        </w:p>
        <w:p w14:paraId="301821B7" w14:textId="38B02172" w:rsidR="00B4113C" w:rsidRDefault="00B4113C">
          <w:pPr>
            <w:pStyle w:val="TOC1"/>
            <w:rPr>
              <w:rFonts w:asciiTheme="minorHAnsi" w:eastAsiaTheme="minorEastAsia" w:hAnsiTheme="minorHAnsi" w:cstheme="minorBidi"/>
              <w:noProof/>
              <w:kern w:val="2"/>
              <w:lang w:eastAsia="en-US" w:bidi="ar-SA"/>
              <w14:ligatures w14:val="standardContextual"/>
            </w:rPr>
          </w:pPr>
          <w:hyperlink w:anchor="_Toc197924309" w:history="1">
            <w:r w:rsidRPr="00C82182">
              <w:rPr>
                <w:rStyle w:val="Hyperlink"/>
                <w:rFonts w:ascii="Times New Roman" w:hAnsi="Times New Roman" w:cs="Times New Roman"/>
                <w:noProof/>
              </w:rPr>
              <w:t>6</w:t>
            </w:r>
            <w:r>
              <w:rPr>
                <w:rFonts w:asciiTheme="minorHAnsi" w:eastAsiaTheme="minorEastAsia" w:hAnsiTheme="minorHAnsi" w:cstheme="minorBidi"/>
                <w:noProof/>
                <w:kern w:val="2"/>
                <w:lang w:eastAsia="en-US" w:bidi="ar-SA"/>
                <w14:ligatures w14:val="standardContextual"/>
              </w:rPr>
              <w:tab/>
            </w:r>
            <w:r w:rsidRPr="00C82182">
              <w:rPr>
                <w:rStyle w:val="Hyperlink"/>
                <w:rFonts w:ascii="Times New Roman" w:hAnsi="Times New Roman" w:cs="Times New Roman"/>
                <w:noProof/>
              </w:rPr>
              <w:t>Performance, Servicing, Maintenance, and Phase-Out</w:t>
            </w:r>
            <w:r>
              <w:rPr>
                <w:noProof/>
                <w:webHidden/>
              </w:rPr>
              <w:tab/>
            </w:r>
            <w:r>
              <w:rPr>
                <w:noProof/>
                <w:webHidden/>
              </w:rPr>
              <w:fldChar w:fldCharType="begin"/>
            </w:r>
            <w:r>
              <w:rPr>
                <w:noProof/>
                <w:webHidden/>
              </w:rPr>
              <w:instrText xml:space="preserve"> PAGEREF _Toc197924309 \h </w:instrText>
            </w:r>
            <w:r>
              <w:rPr>
                <w:noProof/>
                <w:webHidden/>
              </w:rPr>
            </w:r>
            <w:r>
              <w:rPr>
                <w:noProof/>
                <w:webHidden/>
              </w:rPr>
              <w:fldChar w:fldCharType="separate"/>
            </w:r>
            <w:r w:rsidR="004F2D4E">
              <w:rPr>
                <w:noProof/>
                <w:webHidden/>
              </w:rPr>
              <w:t>25</w:t>
            </w:r>
            <w:r>
              <w:rPr>
                <w:noProof/>
                <w:webHidden/>
              </w:rPr>
              <w:fldChar w:fldCharType="end"/>
            </w:r>
          </w:hyperlink>
        </w:p>
        <w:p w14:paraId="28D22EB7" w14:textId="0D3D2C23" w:rsidR="00B4113C" w:rsidRDefault="00B4113C">
          <w:pPr>
            <w:pStyle w:val="TOC2"/>
            <w:tabs>
              <w:tab w:val="left" w:pos="960"/>
              <w:tab w:val="right" w:leader="dot" w:pos="9628"/>
            </w:tabs>
            <w:rPr>
              <w:rFonts w:asciiTheme="minorHAnsi" w:eastAsiaTheme="minorEastAsia" w:hAnsiTheme="minorHAnsi" w:cstheme="minorBidi"/>
              <w:noProof/>
              <w:kern w:val="2"/>
              <w:lang w:eastAsia="en-US" w:bidi="ar-SA"/>
              <w14:ligatures w14:val="standardContextual"/>
            </w:rPr>
          </w:pPr>
          <w:hyperlink w:anchor="_Toc197924310" w:history="1">
            <w:r w:rsidRPr="00C82182">
              <w:rPr>
                <w:rStyle w:val="Hyperlink"/>
                <w:rFonts w:ascii="Times New Roman" w:hAnsi="Times New Roman" w:cs="Times New Roman"/>
                <w:noProof/>
              </w:rPr>
              <w:t>6.1</w:t>
            </w:r>
            <w:r>
              <w:rPr>
                <w:rFonts w:asciiTheme="minorHAnsi" w:eastAsiaTheme="minorEastAsia" w:hAnsiTheme="minorHAnsi" w:cstheme="minorBidi"/>
                <w:noProof/>
                <w:kern w:val="2"/>
                <w:lang w:eastAsia="en-US" w:bidi="ar-SA"/>
                <w14:ligatures w14:val="standardContextual"/>
              </w:rPr>
              <w:tab/>
            </w:r>
            <w:r w:rsidRPr="00C82182">
              <w:rPr>
                <w:rStyle w:val="Hyperlink"/>
                <w:rFonts w:ascii="Times New Roman" w:hAnsi="Times New Roman" w:cs="Times New Roman"/>
                <w:noProof/>
              </w:rPr>
              <w:t>Service and Maintenance</w:t>
            </w:r>
            <w:r>
              <w:rPr>
                <w:noProof/>
                <w:webHidden/>
              </w:rPr>
              <w:tab/>
            </w:r>
            <w:r>
              <w:rPr>
                <w:noProof/>
                <w:webHidden/>
              </w:rPr>
              <w:fldChar w:fldCharType="begin"/>
            </w:r>
            <w:r>
              <w:rPr>
                <w:noProof/>
                <w:webHidden/>
              </w:rPr>
              <w:instrText xml:space="preserve"> PAGEREF _Toc197924310 \h </w:instrText>
            </w:r>
            <w:r>
              <w:rPr>
                <w:noProof/>
                <w:webHidden/>
              </w:rPr>
            </w:r>
            <w:r>
              <w:rPr>
                <w:noProof/>
                <w:webHidden/>
              </w:rPr>
              <w:fldChar w:fldCharType="separate"/>
            </w:r>
            <w:r w:rsidR="004F2D4E">
              <w:rPr>
                <w:noProof/>
                <w:webHidden/>
              </w:rPr>
              <w:t>25</w:t>
            </w:r>
            <w:r>
              <w:rPr>
                <w:noProof/>
                <w:webHidden/>
              </w:rPr>
              <w:fldChar w:fldCharType="end"/>
            </w:r>
          </w:hyperlink>
        </w:p>
        <w:p w14:paraId="2256F607" w14:textId="7E9B0D5D" w:rsidR="00B4113C" w:rsidRDefault="00B4113C">
          <w:pPr>
            <w:pStyle w:val="TOC2"/>
            <w:tabs>
              <w:tab w:val="left" w:pos="960"/>
              <w:tab w:val="right" w:leader="dot" w:pos="9628"/>
            </w:tabs>
            <w:rPr>
              <w:rFonts w:asciiTheme="minorHAnsi" w:eastAsiaTheme="minorEastAsia" w:hAnsiTheme="minorHAnsi" w:cstheme="minorBidi"/>
              <w:noProof/>
              <w:kern w:val="2"/>
              <w:lang w:eastAsia="en-US" w:bidi="ar-SA"/>
              <w14:ligatures w14:val="standardContextual"/>
            </w:rPr>
          </w:pPr>
          <w:hyperlink w:anchor="_Toc197924311" w:history="1">
            <w:r w:rsidRPr="00C82182">
              <w:rPr>
                <w:rStyle w:val="Hyperlink"/>
                <w:rFonts w:ascii="Times New Roman" w:hAnsi="Times New Roman" w:cs="Times New Roman"/>
                <w:noProof/>
              </w:rPr>
              <w:t>6.2</w:t>
            </w:r>
            <w:r>
              <w:rPr>
                <w:rFonts w:asciiTheme="minorHAnsi" w:eastAsiaTheme="minorEastAsia" w:hAnsiTheme="minorHAnsi" w:cstheme="minorBidi"/>
                <w:noProof/>
                <w:kern w:val="2"/>
                <w:lang w:eastAsia="en-US" w:bidi="ar-SA"/>
                <w14:ligatures w14:val="standardContextual"/>
              </w:rPr>
              <w:tab/>
            </w:r>
            <w:r w:rsidRPr="00C82182">
              <w:rPr>
                <w:rStyle w:val="Hyperlink"/>
                <w:rFonts w:ascii="Times New Roman" w:hAnsi="Times New Roman" w:cs="Times New Roman"/>
                <w:noProof/>
              </w:rPr>
              <w:t>Maintenance and Performance Overview Table</w:t>
            </w:r>
            <w:r>
              <w:rPr>
                <w:noProof/>
                <w:webHidden/>
              </w:rPr>
              <w:tab/>
            </w:r>
            <w:r>
              <w:rPr>
                <w:noProof/>
                <w:webHidden/>
              </w:rPr>
              <w:fldChar w:fldCharType="begin"/>
            </w:r>
            <w:r>
              <w:rPr>
                <w:noProof/>
                <w:webHidden/>
              </w:rPr>
              <w:instrText xml:space="preserve"> PAGEREF _Toc197924311 \h </w:instrText>
            </w:r>
            <w:r>
              <w:rPr>
                <w:noProof/>
                <w:webHidden/>
              </w:rPr>
            </w:r>
            <w:r>
              <w:rPr>
                <w:noProof/>
                <w:webHidden/>
              </w:rPr>
              <w:fldChar w:fldCharType="separate"/>
            </w:r>
            <w:r w:rsidR="004F2D4E">
              <w:rPr>
                <w:noProof/>
                <w:webHidden/>
              </w:rPr>
              <w:t>26</w:t>
            </w:r>
            <w:r>
              <w:rPr>
                <w:noProof/>
                <w:webHidden/>
              </w:rPr>
              <w:fldChar w:fldCharType="end"/>
            </w:r>
          </w:hyperlink>
        </w:p>
        <w:p w14:paraId="7D293252" w14:textId="0686C6C4" w:rsidR="00B4113C" w:rsidRDefault="00B4113C">
          <w:pPr>
            <w:pStyle w:val="TOC1"/>
            <w:rPr>
              <w:rFonts w:asciiTheme="minorHAnsi" w:eastAsiaTheme="minorEastAsia" w:hAnsiTheme="minorHAnsi" w:cstheme="minorBidi"/>
              <w:noProof/>
              <w:kern w:val="2"/>
              <w:lang w:eastAsia="en-US" w:bidi="ar-SA"/>
              <w14:ligatures w14:val="standardContextual"/>
            </w:rPr>
          </w:pPr>
          <w:hyperlink w:anchor="_Toc197924312" w:history="1">
            <w:r w:rsidRPr="00C82182">
              <w:rPr>
                <w:rStyle w:val="Hyperlink"/>
                <w:rFonts w:ascii="Times New Roman" w:hAnsi="Times New Roman" w:cs="Times New Roman"/>
                <w:noProof/>
              </w:rPr>
              <w:t>7</w:t>
            </w:r>
            <w:r>
              <w:rPr>
                <w:rFonts w:asciiTheme="minorHAnsi" w:eastAsiaTheme="minorEastAsia" w:hAnsiTheme="minorHAnsi" w:cstheme="minorBidi"/>
                <w:noProof/>
                <w:kern w:val="2"/>
                <w:lang w:eastAsia="en-US" w:bidi="ar-SA"/>
                <w14:ligatures w14:val="standardContextual"/>
              </w:rPr>
              <w:tab/>
            </w:r>
            <w:r w:rsidRPr="00C82182">
              <w:rPr>
                <w:rStyle w:val="Hyperlink"/>
                <w:rFonts w:ascii="Times New Roman" w:hAnsi="Times New Roman" w:cs="Times New Roman"/>
                <w:noProof/>
              </w:rPr>
              <w:t>Conclusion and Recommendations</w:t>
            </w:r>
            <w:r>
              <w:rPr>
                <w:noProof/>
                <w:webHidden/>
              </w:rPr>
              <w:tab/>
            </w:r>
            <w:r>
              <w:rPr>
                <w:noProof/>
                <w:webHidden/>
              </w:rPr>
              <w:fldChar w:fldCharType="begin"/>
            </w:r>
            <w:r>
              <w:rPr>
                <w:noProof/>
                <w:webHidden/>
              </w:rPr>
              <w:instrText xml:space="preserve"> PAGEREF _Toc197924312 \h </w:instrText>
            </w:r>
            <w:r>
              <w:rPr>
                <w:noProof/>
                <w:webHidden/>
              </w:rPr>
            </w:r>
            <w:r>
              <w:rPr>
                <w:noProof/>
                <w:webHidden/>
              </w:rPr>
              <w:fldChar w:fldCharType="separate"/>
            </w:r>
            <w:r w:rsidR="004F2D4E">
              <w:rPr>
                <w:noProof/>
                <w:webHidden/>
              </w:rPr>
              <w:t>28</w:t>
            </w:r>
            <w:r>
              <w:rPr>
                <w:noProof/>
                <w:webHidden/>
              </w:rPr>
              <w:fldChar w:fldCharType="end"/>
            </w:r>
          </w:hyperlink>
        </w:p>
        <w:p w14:paraId="307C7471" w14:textId="10A81592" w:rsidR="00B4113C" w:rsidRDefault="00B4113C">
          <w:pPr>
            <w:pStyle w:val="TOC2"/>
            <w:tabs>
              <w:tab w:val="left" w:pos="960"/>
              <w:tab w:val="right" w:leader="dot" w:pos="9628"/>
            </w:tabs>
            <w:rPr>
              <w:rFonts w:asciiTheme="minorHAnsi" w:eastAsiaTheme="minorEastAsia" w:hAnsiTheme="minorHAnsi" w:cstheme="minorBidi"/>
              <w:noProof/>
              <w:kern w:val="2"/>
              <w:lang w:eastAsia="en-US" w:bidi="ar-SA"/>
              <w14:ligatures w14:val="standardContextual"/>
            </w:rPr>
          </w:pPr>
          <w:hyperlink w:anchor="_Toc197924313" w:history="1">
            <w:r w:rsidRPr="00C82182">
              <w:rPr>
                <w:rStyle w:val="Hyperlink"/>
                <w:rFonts w:ascii="Times New Roman" w:hAnsi="Times New Roman" w:cs="Times New Roman"/>
                <w:noProof/>
              </w:rPr>
              <w:t>7.1</w:t>
            </w:r>
            <w:r>
              <w:rPr>
                <w:rFonts w:asciiTheme="minorHAnsi" w:eastAsiaTheme="minorEastAsia" w:hAnsiTheme="minorHAnsi" w:cstheme="minorBidi"/>
                <w:noProof/>
                <w:kern w:val="2"/>
                <w:lang w:eastAsia="en-US" w:bidi="ar-SA"/>
                <w14:ligatures w14:val="standardContextual"/>
              </w:rPr>
              <w:tab/>
            </w:r>
            <w:r w:rsidRPr="00C82182">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_Toc197924313 \h </w:instrText>
            </w:r>
            <w:r>
              <w:rPr>
                <w:noProof/>
                <w:webHidden/>
              </w:rPr>
            </w:r>
            <w:r>
              <w:rPr>
                <w:noProof/>
                <w:webHidden/>
              </w:rPr>
              <w:fldChar w:fldCharType="separate"/>
            </w:r>
            <w:r w:rsidR="004F2D4E">
              <w:rPr>
                <w:noProof/>
                <w:webHidden/>
              </w:rPr>
              <w:t>28</w:t>
            </w:r>
            <w:r>
              <w:rPr>
                <w:noProof/>
                <w:webHidden/>
              </w:rPr>
              <w:fldChar w:fldCharType="end"/>
            </w:r>
          </w:hyperlink>
        </w:p>
        <w:p w14:paraId="318BE83F" w14:textId="6E41A4B6" w:rsidR="00B4113C" w:rsidRDefault="00B4113C">
          <w:pPr>
            <w:pStyle w:val="TOC2"/>
            <w:tabs>
              <w:tab w:val="left" w:pos="960"/>
              <w:tab w:val="right" w:leader="dot" w:pos="9628"/>
            </w:tabs>
            <w:rPr>
              <w:rFonts w:asciiTheme="minorHAnsi" w:eastAsiaTheme="minorEastAsia" w:hAnsiTheme="minorHAnsi" w:cstheme="minorBidi"/>
              <w:noProof/>
              <w:kern w:val="2"/>
              <w:lang w:eastAsia="en-US" w:bidi="ar-SA"/>
              <w14:ligatures w14:val="standardContextual"/>
            </w:rPr>
          </w:pPr>
          <w:hyperlink w:anchor="_Toc197924314" w:history="1">
            <w:r w:rsidRPr="00C82182">
              <w:rPr>
                <w:rStyle w:val="Hyperlink"/>
                <w:rFonts w:ascii="Times New Roman" w:hAnsi="Times New Roman" w:cs="Times New Roman"/>
                <w:noProof/>
              </w:rPr>
              <w:t>7.2</w:t>
            </w:r>
            <w:r>
              <w:rPr>
                <w:rFonts w:asciiTheme="minorHAnsi" w:eastAsiaTheme="minorEastAsia" w:hAnsiTheme="minorHAnsi" w:cstheme="minorBidi"/>
                <w:noProof/>
                <w:kern w:val="2"/>
                <w:lang w:eastAsia="en-US" w:bidi="ar-SA"/>
                <w14:ligatures w14:val="standardContextual"/>
              </w:rPr>
              <w:tab/>
            </w:r>
            <w:r w:rsidRPr="00C82182">
              <w:rPr>
                <w:rStyle w:val="Hyperlink"/>
                <w:rFonts w:ascii="Times New Roman" w:hAnsi="Times New Roman" w:cs="Times New Roman"/>
                <w:noProof/>
              </w:rPr>
              <w:t>Recommendations</w:t>
            </w:r>
            <w:r>
              <w:rPr>
                <w:noProof/>
                <w:webHidden/>
              </w:rPr>
              <w:tab/>
            </w:r>
            <w:r>
              <w:rPr>
                <w:noProof/>
                <w:webHidden/>
              </w:rPr>
              <w:fldChar w:fldCharType="begin"/>
            </w:r>
            <w:r>
              <w:rPr>
                <w:noProof/>
                <w:webHidden/>
              </w:rPr>
              <w:instrText xml:space="preserve"> PAGEREF _Toc197924314 \h </w:instrText>
            </w:r>
            <w:r>
              <w:rPr>
                <w:noProof/>
                <w:webHidden/>
              </w:rPr>
            </w:r>
            <w:r>
              <w:rPr>
                <w:noProof/>
                <w:webHidden/>
              </w:rPr>
              <w:fldChar w:fldCharType="separate"/>
            </w:r>
            <w:r w:rsidR="004F2D4E">
              <w:rPr>
                <w:noProof/>
                <w:webHidden/>
              </w:rPr>
              <w:t>29</w:t>
            </w:r>
            <w:r>
              <w:rPr>
                <w:noProof/>
                <w:webHidden/>
              </w:rPr>
              <w:fldChar w:fldCharType="end"/>
            </w:r>
          </w:hyperlink>
        </w:p>
        <w:p w14:paraId="5F598084" w14:textId="5318F770" w:rsidR="00B4113C" w:rsidRDefault="00B4113C">
          <w:pPr>
            <w:pStyle w:val="TOC1"/>
            <w:rPr>
              <w:rFonts w:asciiTheme="minorHAnsi" w:eastAsiaTheme="minorEastAsia" w:hAnsiTheme="minorHAnsi" w:cstheme="minorBidi"/>
              <w:noProof/>
              <w:kern w:val="2"/>
              <w:lang w:eastAsia="en-US" w:bidi="ar-SA"/>
              <w14:ligatures w14:val="standardContextual"/>
            </w:rPr>
          </w:pPr>
          <w:hyperlink w:anchor="_Toc197924315" w:history="1">
            <w:r w:rsidRPr="00C82182">
              <w:rPr>
                <w:rStyle w:val="Hyperlink"/>
                <w:rFonts w:ascii="Times New Roman" w:hAnsi="Times New Roman" w:cs="Times New Roman"/>
                <w:noProof/>
              </w:rPr>
              <w:t>8</w:t>
            </w:r>
            <w:r>
              <w:rPr>
                <w:rFonts w:asciiTheme="minorHAnsi" w:eastAsiaTheme="minorEastAsia" w:hAnsiTheme="minorHAnsi" w:cstheme="minorBidi"/>
                <w:noProof/>
                <w:kern w:val="2"/>
                <w:lang w:eastAsia="en-US" w:bidi="ar-SA"/>
                <w14:ligatures w14:val="standardContextual"/>
              </w:rPr>
              <w:tab/>
            </w:r>
            <w:r w:rsidRPr="00C82182">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_Toc197924315 \h </w:instrText>
            </w:r>
            <w:r>
              <w:rPr>
                <w:noProof/>
                <w:webHidden/>
              </w:rPr>
            </w:r>
            <w:r>
              <w:rPr>
                <w:noProof/>
                <w:webHidden/>
              </w:rPr>
              <w:fldChar w:fldCharType="separate"/>
            </w:r>
            <w:r w:rsidR="004F2D4E">
              <w:rPr>
                <w:noProof/>
                <w:webHidden/>
              </w:rPr>
              <w:t>31</w:t>
            </w:r>
            <w:r>
              <w:rPr>
                <w:noProof/>
                <w:webHidden/>
              </w:rPr>
              <w:fldChar w:fldCharType="end"/>
            </w:r>
          </w:hyperlink>
        </w:p>
        <w:p w14:paraId="07A43AAC" w14:textId="50C07765" w:rsidR="00B4113C" w:rsidRDefault="00B4113C">
          <w:pPr>
            <w:pStyle w:val="TOC1"/>
            <w:rPr>
              <w:rFonts w:asciiTheme="minorHAnsi" w:eastAsiaTheme="minorEastAsia" w:hAnsiTheme="minorHAnsi" w:cstheme="minorBidi"/>
              <w:noProof/>
              <w:kern w:val="2"/>
              <w:lang w:eastAsia="en-US" w:bidi="ar-SA"/>
              <w14:ligatures w14:val="standardContextual"/>
            </w:rPr>
          </w:pPr>
          <w:hyperlink w:anchor="_Toc197924316" w:history="1">
            <w:r w:rsidRPr="00C82182">
              <w:rPr>
                <w:rStyle w:val="Hyperlink"/>
                <w:rFonts w:ascii="Times New Roman" w:hAnsi="Times New Roman" w:cs="Times New Roman"/>
                <w:noProof/>
              </w:rPr>
              <w:t>9</w:t>
            </w:r>
            <w:r>
              <w:rPr>
                <w:rFonts w:asciiTheme="minorHAnsi" w:eastAsiaTheme="minorEastAsia" w:hAnsiTheme="minorHAnsi" w:cstheme="minorBidi"/>
                <w:noProof/>
                <w:kern w:val="2"/>
                <w:lang w:eastAsia="en-US" w:bidi="ar-SA"/>
                <w14:ligatures w14:val="standardContextual"/>
              </w:rPr>
              <w:tab/>
            </w:r>
            <w:r w:rsidRPr="00C82182">
              <w:rPr>
                <w:rStyle w:val="Hyperlink"/>
                <w:rFonts w:ascii="Times New Roman" w:hAnsi="Times New Roman" w:cs="Times New Roman"/>
                <w:noProof/>
              </w:rPr>
              <w:t>Appendix A:</w:t>
            </w:r>
            <w:r>
              <w:rPr>
                <w:noProof/>
                <w:webHidden/>
              </w:rPr>
              <w:tab/>
            </w:r>
            <w:r>
              <w:rPr>
                <w:noProof/>
                <w:webHidden/>
              </w:rPr>
              <w:fldChar w:fldCharType="begin"/>
            </w:r>
            <w:r>
              <w:rPr>
                <w:noProof/>
                <w:webHidden/>
              </w:rPr>
              <w:instrText xml:space="preserve"> PAGEREF _Toc197924316 \h </w:instrText>
            </w:r>
            <w:r>
              <w:rPr>
                <w:noProof/>
                <w:webHidden/>
              </w:rPr>
            </w:r>
            <w:r>
              <w:rPr>
                <w:noProof/>
                <w:webHidden/>
              </w:rPr>
              <w:fldChar w:fldCharType="separate"/>
            </w:r>
            <w:r w:rsidR="004F2D4E">
              <w:rPr>
                <w:noProof/>
                <w:webHidden/>
              </w:rPr>
              <w:t>32</w:t>
            </w:r>
            <w:r>
              <w:rPr>
                <w:noProof/>
                <w:webHidden/>
              </w:rPr>
              <w:fldChar w:fldCharType="end"/>
            </w:r>
          </w:hyperlink>
        </w:p>
        <w:p w14:paraId="426B8F7B" w14:textId="65E55478" w:rsidR="00B4113C" w:rsidRDefault="00B4113C">
          <w:pPr>
            <w:pStyle w:val="TOC2"/>
            <w:tabs>
              <w:tab w:val="left" w:pos="960"/>
              <w:tab w:val="right" w:leader="dot" w:pos="9628"/>
            </w:tabs>
            <w:rPr>
              <w:rFonts w:asciiTheme="minorHAnsi" w:eastAsiaTheme="minorEastAsia" w:hAnsiTheme="minorHAnsi" w:cstheme="minorBidi"/>
              <w:noProof/>
              <w:kern w:val="2"/>
              <w:lang w:eastAsia="en-US" w:bidi="ar-SA"/>
              <w14:ligatures w14:val="standardContextual"/>
            </w:rPr>
          </w:pPr>
          <w:hyperlink w:anchor="_Toc197924317" w:history="1">
            <w:r w:rsidRPr="00C82182">
              <w:rPr>
                <w:rStyle w:val="Hyperlink"/>
                <w:rFonts w:ascii="Times New Roman" w:hAnsi="Times New Roman" w:cs="Times New Roman"/>
                <w:noProof/>
              </w:rPr>
              <w:t>9.1</w:t>
            </w:r>
            <w:r>
              <w:rPr>
                <w:rFonts w:asciiTheme="minorHAnsi" w:eastAsiaTheme="minorEastAsia" w:hAnsiTheme="minorHAnsi" w:cstheme="minorBidi"/>
                <w:noProof/>
                <w:kern w:val="2"/>
                <w:lang w:eastAsia="en-US" w:bidi="ar-SA"/>
                <w14:ligatures w14:val="standardContextual"/>
              </w:rPr>
              <w:tab/>
            </w:r>
            <w:r w:rsidRPr="00C82182">
              <w:rPr>
                <w:rStyle w:val="Hyperlink"/>
                <w:rFonts w:ascii="Times New Roman" w:hAnsi="Times New Roman" w:cs="Times New Roman"/>
                <w:noProof/>
              </w:rPr>
              <w:t>User Manual</w:t>
            </w:r>
            <w:r>
              <w:rPr>
                <w:noProof/>
                <w:webHidden/>
              </w:rPr>
              <w:tab/>
            </w:r>
            <w:r>
              <w:rPr>
                <w:noProof/>
                <w:webHidden/>
              </w:rPr>
              <w:fldChar w:fldCharType="begin"/>
            </w:r>
            <w:r>
              <w:rPr>
                <w:noProof/>
                <w:webHidden/>
              </w:rPr>
              <w:instrText xml:space="preserve"> PAGEREF _Toc197924317 \h </w:instrText>
            </w:r>
            <w:r>
              <w:rPr>
                <w:noProof/>
                <w:webHidden/>
              </w:rPr>
            </w:r>
            <w:r>
              <w:rPr>
                <w:noProof/>
                <w:webHidden/>
              </w:rPr>
              <w:fldChar w:fldCharType="separate"/>
            </w:r>
            <w:r w:rsidR="004F2D4E">
              <w:rPr>
                <w:noProof/>
                <w:webHidden/>
              </w:rPr>
              <w:t>32</w:t>
            </w:r>
            <w:r>
              <w:rPr>
                <w:noProof/>
                <w:webHidden/>
              </w:rPr>
              <w:fldChar w:fldCharType="end"/>
            </w:r>
          </w:hyperlink>
        </w:p>
        <w:p w14:paraId="336C47F6" w14:textId="0923B069" w:rsidR="00B4113C" w:rsidRDefault="00B4113C">
          <w:pPr>
            <w:pStyle w:val="TOC2"/>
            <w:tabs>
              <w:tab w:val="left" w:pos="960"/>
              <w:tab w:val="right" w:leader="dot" w:pos="9628"/>
            </w:tabs>
            <w:rPr>
              <w:rFonts w:asciiTheme="minorHAnsi" w:eastAsiaTheme="minorEastAsia" w:hAnsiTheme="minorHAnsi" w:cstheme="minorBidi"/>
              <w:noProof/>
              <w:kern w:val="2"/>
              <w:lang w:eastAsia="en-US" w:bidi="ar-SA"/>
              <w14:ligatures w14:val="standardContextual"/>
            </w:rPr>
          </w:pPr>
          <w:hyperlink w:anchor="_Toc197924318" w:history="1">
            <w:r w:rsidRPr="00C82182">
              <w:rPr>
                <w:rStyle w:val="Hyperlink"/>
                <w:rFonts w:ascii="Times New Roman" w:eastAsia="Times New Roman" w:hAnsi="Times New Roman" w:cs="Times New Roman"/>
                <w:noProof/>
                <w:kern w:val="36"/>
                <w:lang w:eastAsia="en-US"/>
              </w:rPr>
              <w:t>9.2</w:t>
            </w:r>
            <w:r>
              <w:rPr>
                <w:rFonts w:asciiTheme="minorHAnsi" w:eastAsiaTheme="minorEastAsia" w:hAnsiTheme="minorHAnsi" w:cstheme="minorBidi"/>
                <w:noProof/>
                <w:kern w:val="2"/>
                <w:lang w:eastAsia="en-US" w:bidi="ar-SA"/>
                <w14:ligatures w14:val="standardContextual"/>
              </w:rPr>
              <w:tab/>
            </w:r>
            <w:r w:rsidRPr="00C82182">
              <w:rPr>
                <w:rStyle w:val="Hyperlink"/>
                <w:rFonts w:ascii="Times New Roman" w:hAnsi="Times New Roman" w:cs="Times New Roman"/>
                <w:noProof/>
              </w:rPr>
              <w:t>FactoryAirWatch – Test</w:t>
            </w:r>
            <w:r w:rsidRPr="00C82182">
              <w:rPr>
                <w:rStyle w:val="Hyperlink"/>
                <w:rFonts w:ascii="Times New Roman" w:hAnsi="Times New Roman" w:cs="Times New Roman"/>
                <w:noProof/>
              </w:rPr>
              <w:noBreakHyphen/>
              <w:t>Case Matrix (Execution Guide)</w:t>
            </w:r>
            <w:r>
              <w:rPr>
                <w:noProof/>
                <w:webHidden/>
              </w:rPr>
              <w:tab/>
            </w:r>
            <w:r>
              <w:rPr>
                <w:noProof/>
                <w:webHidden/>
              </w:rPr>
              <w:fldChar w:fldCharType="begin"/>
            </w:r>
            <w:r>
              <w:rPr>
                <w:noProof/>
                <w:webHidden/>
              </w:rPr>
              <w:instrText xml:space="preserve"> PAGEREF _Toc197924318 \h </w:instrText>
            </w:r>
            <w:r>
              <w:rPr>
                <w:noProof/>
                <w:webHidden/>
              </w:rPr>
            </w:r>
            <w:r>
              <w:rPr>
                <w:noProof/>
                <w:webHidden/>
              </w:rPr>
              <w:fldChar w:fldCharType="separate"/>
            </w:r>
            <w:r w:rsidR="004F2D4E">
              <w:rPr>
                <w:noProof/>
                <w:webHidden/>
              </w:rPr>
              <w:t>43</w:t>
            </w:r>
            <w:r>
              <w:rPr>
                <w:noProof/>
                <w:webHidden/>
              </w:rPr>
              <w:fldChar w:fldCharType="end"/>
            </w:r>
          </w:hyperlink>
        </w:p>
        <w:p w14:paraId="2A53A450" w14:textId="5C117FE2" w:rsidR="7673EDC0" w:rsidRPr="009754A0" w:rsidRDefault="7673EDC0" w:rsidP="00256116">
          <w:pPr>
            <w:pStyle w:val="TOC1"/>
            <w:spacing w:line="276" w:lineRule="auto"/>
            <w:rPr>
              <w:rStyle w:val="Hyperlink"/>
              <w:rFonts w:ascii="Times New Roman" w:hAnsi="Times New Roman" w:cs="Times New Roman"/>
              <w:color w:val="auto"/>
            </w:rPr>
          </w:pPr>
          <w:r w:rsidRPr="009754A0">
            <w:rPr>
              <w:rFonts w:ascii="Times New Roman" w:hAnsi="Times New Roman" w:cs="Times New Roman"/>
            </w:rPr>
            <w:fldChar w:fldCharType="end"/>
          </w:r>
        </w:p>
      </w:sdtContent>
    </w:sdt>
    <w:p w14:paraId="2E0C132D" w14:textId="77777777" w:rsidR="00DB447C" w:rsidRPr="009754A0" w:rsidRDefault="00DB447C" w:rsidP="00256116">
      <w:pPr>
        <w:spacing w:after="200" w:line="276" w:lineRule="auto"/>
        <w:contextualSpacing/>
        <w:jc w:val="both"/>
        <w:outlineLvl w:val="0"/>
        <w:rPr>
          <w:rFonts w:ascii="Times New Roman" w:hAnsi="Times New Roman" w:cs="Times New Roman"/>
          <w:b/>
          <w:bCs/>
          <w:sz w:val="44"/>
          <w:szCs w:val="36"/>
        </w:rPr>
      </w:pPr>
    </w:p>
    <w:p w14:paraId="37C4F0EE" w14:textId="0DD65475" w:rsidR="00D61AE9" w:rsidRPr="009754A0" w:rsidRDefault="00D61AE9" w:rsidP="00256116">
      <w:pPr>
        <w:pStyle w:val="Heading1"/>
        <w:numPr>
          <w:ilvl w:val="0"/>
          <w:numId w:val="0"/>
        </w:numPr>
        <w:spacing w:line="276" w:lineRule="auto"/>
        <w:rPr>
          <w:rFonts w:ascii="Times New Roman" w:hAnsi="Times New Roman" w:cs="Times New Roman"/>
          <w:color w:val="auto"/>
        </w:rPr>
      </w:pPr>
    </w:p>
    <w:p w14:paraId="7272BDE1" w14:textId="0B804F6C" w:rsidR="00D61AE9" w:rsidRPr="009754A0" w:rsidRDefault="00D61AE9" w:rsidP="00256116">
      <w:pPr>
        <w:spacing w:line="276" w:lineRule="auto"/>
        <w:rPr>
          <w:rFonts w:ascii="Times New Roman" w:hAnsi="Times New Roman" w:cs="Times New Roman"/>
        </w:rPr>
      </w:pPr>
    </w:p>
    <w:p w14:paraId="5473A5E5" w14:textId="025A765B" w:rsidR="00D61AE9" w:rsidRPr="009754A0" w:rsidRDefault="00D61AE9" w:rsidP="00256116">
      <w:pPr>
        <w:spacing w:line="276" w:lineRule="auto"/>
        <w:rPr>
          <w:rFonts w:ascii="Times New Roman" w:hAnsi="Times New Roman" w:cs="Times New Roman"/>
        </w:rPr>
      </w:pPr>
    </w:p>
    <w:p w14:paraId="637B2B64" w14:textId="02A0EBD3" w:rsidR="00D61AE9" w:rsidRPr="009754A0" w:rsidRDefault="00D61AE9" w:rsidP="00256116">
      <w:pPr>
        <w:spacing w:line="276" w:lineRule="auto"/>
        <w:rPr>
          <w:rFonts w:ascii="Times New Roman" w:hAnsi="Times New Roman" w:cs="Times New Roman"/>
        </w:rPr>
      </w:pPr>
    </w:p>
    <w:p w14:paraId="7283C13C" w14:textId="20180D95" w:rsidR="00961ED7" w:rsidRPr="009754A0" w:rsidRDefault="00961ED7" w:rsidP="00256116">
      <w:pPr>
        <w:spacing w:line="276" w:lineRule="auto"/>
        <w:rPr>
          <w:rFonts w:ascii="Times New Roman" w:hAnsi="Times New Roman" w:cs="Times New Roman"/>
        </w:rPr>
      </w:pPr>
    </w:p>
    <w:p w14:paraId="55CDD642" w14:textId="0B8D8BBB" w:rsidR="00961ED7" w:rsidRPr="009754A0" w:rsidRDefault="00961ED7" w:rsidP="00256116">
      <w:pPr>
        <w:spacing w:line="276" w:lineRule="auto"/>
        <w:rPr>
          <w:rFonts w:ascii="Times New Roman" w:hAnsi="Times New Roman" w:cs="Times New Roman"/>
        </w:rPr>
      </w:pPr>
    </w:p>
    <w:p w14:paraId="50363F74" w14:textId="3A347890" w:rsidR="00961ED7" w:rsidRPr="009754A0" w:rsidRDefault="00961ED7" w:rsidP="00256116">
      <w:pPr>
        <w:spacing w:line="276" w:lineRule="auto"/>
        <w:rPr>
          <w:rFonts w:ascii="Times New Roman" w:hAnsi="Times New Roman" w:cs="Times New Roman"/>
        </w:rPr>
      </w:pPr>
    </w:p>
    <w:p w14:paraId="0A01FC44" w14:textId="06FD9695" w:rsidR="00961ED7" w:rsidRPr="009754A0" w:rsidRDefault="00961ED7" w:rsidP="00256116">
      <w:pPr>
        <w:spacing w:line="276" w:lineRule="auto"/>
        <w:rPr>
          <w:rFonts w:ascii="Times New Roman" w:hAnsi="Times New Roman" w:cs="Times New Roman"/>
        </w:rPr>
      </w:pPr>
    </w:p>
    <w:p w14:paraId="498693B1" w14:textId="71F89A9B" w:rsidR="00961ED7" w:rsidRPr="009754A0" w:rsidRDefault="00961ED7" w:rsidP="00256116">
      <w:pPr>
        <w:spacing w:line="276" w:lineRule="auto"/>
        <w:rPr>
          <w:rFonts w:ascii="Times New Roman" w:hAnsi="Times New Roman" w:cs="Times New Roman"/>
        </w:rPr>
      </w:pPr>
    </w:p>
    <w:p w14:paraId="6950338D" w14:textId="51D2BC36" w:rsidR="008A3D27" w:rsidRPr="009754A0" w:rsidRDefault="008A3D27" w:rsidP="00256116">
      <w:pPr>
        <w:spacing w:line="276" w:lineRule="auto"/>
        <w:rPr>
          <w:rFonts w:ascii="Times New Roman" w:hAnsi="Times New Roman" w:cs="Times New Roman"/>
        </w:rPr>
      </w:pPr>
    </w:p>
    <w:p w14:paraId="1C8B4913" w14:textId="45C804E6" w:rsidR="00285BC2" w:rsidRPr="009754A0" w:rsidRDefault="00285BC2" w:rsidP="00256116">
      <w:pPr>
        <w:spacing w:line="276" w:lineRule="auto"/>
        <w:rPr>
          <w:rFonts w:ascii="Times New Roman" w:hAnsi="Times New Roman" w:cs="Times New Roman"/>
        </w:rPr>
      </w:pPr>
    </w:p>
    <w:p w14:paraId="2570B8E2" w14:textId="00BAB141" w:rsidR="00285BC2" w:rsidRPr="009754A0" w:rsidRDefault="00285BC2" w:rsidP="00256116">
      <w:pPr>
        <w:spacing w:line="276" w:lineRule="auto"/>
        <w:rPr>
          <w:rFonts w:ascii="Times New Roman" w:hAnsi="Times New Roman" w:cs="Times New Roman"/>
        </w:rPr>
      </w:pPr>
    </w:p>
    <w:p w14:paraId="152EC74F" w14:textId="20B00C5F" w:rsidR="00285BC2" w:rsidRPr="009754A0" w:rsidRDefault="00285BC2" w:rsidP="00256116">
      <w:pPr>
        <w:spacing w:line="276" w:lineRule="auto"/>
        <w:rPr>
          <w:rFonts w:ascii="Times New Roman" w:hAnsi="Times New Roman" w:cs="Times New Roman"/>
        </w:rPr>
      </w:pPr>
    </w:p>
    <w:p w14:paraId="1CD759C7" w14:textId="40206060" w:rsidR="00285BC2" w:rsidRPr="009754A0" w:rsidRDefault="00285BC2" w:rsidP="00256116">
      <w:pPr>
        <w:spacing w:line="276" w:lineRule="auto"/>
        <w:rPr>
          <w:rFonts w:ascii="Times New Roman" w:hAnsi="Times New Roman" w:cs="Times New Roman"/>
        </w:rPr>
      </w:pPr>
    </w:p>
    <w:p w14:paraId="351E185F" w14:textId="670A7AD6" w:rsidR="00285BC2" w:rsidRPr="009754A0" w:rsidRDefault="00285BC2" w:rsidP="00256116">
      <w:pPr>
        <w:spacing w:line="276" w:lineRule="auto"/>
        <w:rPr>
          <w:rFonts w:ascii="Times New Roman" w:hAnsi="Times New Roman" w:cs="Times New Roman"/>
        </w:rPr>
      </w:pPr>
    </w:p>
    <w:p w14:paraId="181753C3" w14:textId="185E903B" w:rsidR="00285BC2" w:rsidRPr="009754A0" w:rsidRDefault="00285BC2" w:rsidP="00256116">
      <w:pPr>
        <w:spacing w:line="276" w:lineRule="auto"/>
        <w:rPr>
          <w:rFonts w:ascii="Times New Roman" w:hAnsi="Times New Roman" w:cs="Times New Roman"/>
        </w:rPr>
      </w:pPr>
    </w:p>
    <w:p w14:paraId="7ECFD8F5" w14:textId="13143053" w:rsidR="00285BC2" w:rsidRPr="009754A0" w:rsidRDefault="00285BC2" w:rsidP="00256116">
      <w:pPr>
        <w:spacing w:line="276" w:lineRule="auto"/>
        <w:rPr>
          <w:rFonts w:ascii="Times New Roman" w:hAnsi="Times New Roman" w:cs="Times New Roman"/>
        </w:rPr>
      </w:pPr>
    </w:p>
    <w:p w14:paraId="1510420E" w14:textId="460EB0E2" w:rsidR="00285BC2" w:rsidRPr="009754A0" w:rsidRDefault="00285BC2" w:rsidP="00256116">
      <w:pPr>
        <w:spacing w:line="276" w:lineRule="auto"/>
        <w:rPr>
          <w:rFonts w:ascii="Times New Roman" w:hAnsi="Times New Roman" w:cs="Times New Roman"/>
        </w:rPr>
      </w:pPr>
    </w:p>
    <w:p w14:paraId="3CA4B308" w14:textId="77777777" w:rsidR="003802B2" w:rsidRPr="009754A0" w:rsidRDefault="003802B2" w:rsidP="00256116">
      <w:pPr>
        <w:spacing w:line="276" w:lineRule="auto"/>
        <w:rPr>
          <w:rFonts w:ascii="Times New Roman" w:hAnsi="Times New Roman" w:cs="Times New Roman"/>
        </w:rPr>
      </w:pPr>
    </w:p>
    <w:p w14:paraId="7414EDCA" w14:textId="77777777" w:rsidR="00B4113C" w:rsidRDefault="7673EDC0" w:rsidP="00256116">
      <w:pPr>
        <w:pStyle w:val="Heading1"/>
        <w:numPr>
          <w:ilvl w:val="0"/>
          <w:numId w:val="0"/>
        </w:numPr>
        <w:spacing w:line="276" w:lineRule="auto"/>
        <w:ind w:left="432" w:hanging="432"/>
        <w:rPr>
          <w:noProof/>
        </w:rPr>
      </w:pPr>
      <w:bookmarkStart w:id="6" w:name="_Toc197924272"/>
      <w:r w:rsidRPr="009754A0">
        <w:rPr>
          <w:rFonts w:ascii="Times New Roman" w:hAnsi="Times New Roman" w:cs="Times New Roman"/>
          <w:color w:val="auto"/>
        </w:rPr>
        <w:lastRenderedPageBreak/>
        <w:t>List of Figures</w:t>
      </w:r>
      <w:bookmarkEnd w:id="6"/>
      <w:r w:rsidR="00961ED7" w:rsidRPr="009754A0">
        <w:rPr>
          <w:rFonts w:ascii="Times New Roman" w:hAnsi="Times New Roman" w:cs="Times New Roman"/>
          <w:color w:val="auto"/>
        </w:rPr>
        <w:fldChar w:fldCharType="begin"/>
      </w:r>
      <w:r w:rsidR="00961ED7" w:rsidRPr="009754A0">
        <w:rPr>
          <w:rFonts w:ascii="Times New Roman" w:hAnsi="Times New Roman" w:cs="Times New Roman"/>
          <w:color w:val="auto"/>
        </w:rPr>
        <w:instrText xml:space="preserve"> TOC \h \z \c "Figure" </w:instrText>
      </w:r>
      <w:r w:rsidR="00961ED7" w:rsidRPr="009754A0">
        <w:rPr>
          <w:rFonts w:ascii="Times New Roman" w:hAnsi="Times New Roman" w:cs="Times New Roman"/>
          <w:color w:val="auto"/>
        </w:rPr>
        <w:fldChar w:fldCharType="separate"/>
      </w:r>
    </w:p>
    <w:p w14:paraId="61F361BB" w14:textId="4E146AC2" w:rsidR="00B4113C" w:rsidRDefault="00B4113C">
      <w:pPr>
        <w:pStyle w:val="TableofFigures"/>
        <w:tabs>
          <w:tab w:val="right" w:leader="dot" w:pos="9628"/>
        </w:tabs>
        <w:rPr>
          <w:rFonts w:asciiTheme="minorHAnsi" w:eastAsiaTheme="minorEastAsia" w:hAnsiTheme="minorHAnsi" w:cstheme="minorBidi"/>
          <w:noProof/>
          <w:kern w:val="2"/>
          <w:szCs w:val="24"/>
          <w:lang w:eastAsia="en-US" w:bidi="ar-SA"/>
          <w14:ligatures w14:val="standardContextual"/>
        </w:rPr>
      </w:pPr>
      <w:hyperlink w:anchor="_Toc197924319" w:history="1">
        <w:r w:rsidRPr="00C40F41">
          <w:rPr>
            <w:rStyle w:val="Hyperlink"/>
            <w:rFonts w:ascii="Times New Roman" w:hAnsi="Times New Roman" w:cs="Times New Roman"/>
            <w:noProof/>
          </w:rPr>
          <w:t>Figure 3.3.1 ERD and Schema for the database</w:t>
        </w:r>
        <w:r>
          <w:rPr>
            <w:noProof/>
            <w:webHidden/>
          </w:rPr>
          <w:tab/>
        </w:r>
        <w:r>
          <w:rPr>
            <w:noProof/>
            <w:webHidden/>
          </w:rPr>
          <w:fldChar w:fldCharType="begin"/>
        </w:r>
        <w:r>
          <w:rPr>
            <w:noProof/>
            <w:webHidden/>
          </w:rPr>
          <w:instrText xml:space="preserve"> PAGEREF _Toc197924319 \h </w:instrText>
        </w:r>
        <w:r>
          <w:rPr>
            <w:noProof/>
            <w:webHidden/>
          </w:rPr>
        </w:r>
        <w:r>
          <w:rPr>
            <w:noProof/>
            <w:webHidden/>
          </w:rPr>
          <w:fldChar w:fldCharType="separate"/>
        </w:r>
        <w:r w:rsidR="004F2D4E">
          <w:rPr>
            <w:noProof/>
            <w:webHidden/>
          </w:rPr>
          <w:t>10</w:t>
        </w:r>
        <w:r>
          <w:rPr>
            <w:noProof/>
            <w:webHidden/>
          </w:rPr>
          <w:fldChar w:fldCharType="end"/>
        </w:r>
      </w:hyperlink>
    </w:p>
    <w:p w14:paraId="50F92CCE" w14:textId="2B14AF09" w:rsidR="00B4113C" w:rsidRDefault="00B4113C">
      <w:pPr>
        <w:pStyle w:val="TableofFigures"/>
        <w:tabs>
          <w:tab w:val="right" w:leader="dot" w:pos="9628"/>
        </w:tabs>
        <w:rPr>
          <w:rFonts w:asciiTheme="minorHAnsi" w:eastAsiaTheme="minorEastAsia" w:hAnsiTheme="minorHAnsi" w:cstheme="minorBidi"/>
          <w:noProof/>
          <w:kern w:val="2"/>
          <w:szCs w:val="24"/>
          <w:lang w:eastAsia="en-US" w:bidi="ar-SA"/>
          <w14:ligatures w14:val="standardContextual"/>
        </w:rPr>
      </w:pPr>
      <w:hyperlink w:anchor="_Toc197924320" w:history="1">
        <w:r w:rsidRPr="00C40F41">
          <w:rPr>
            <w:rStyle w:val="Hyperlink"/>
            <w:rFonts w:ascii="Times New Roman" w:hAnsi="Times New Roman" w:cs="Times New Roman"/>
            <w:noProof/>
          </w:rPr>
          <w:t>Figure 3.4.1 Web Dashbaord for the system</w:t>
        </w:r>
        <w:r>
          <w:rPr>
            <w:noProof/>
            <w:webHidden/>
          </w:rPr>
          <w:tab/>
        </w:r>
        <w:r>
          <w:rPr>
            <w:noProof/>
            <w:webHidden/>
          </w:rPr>
          <w:fldChar w:fldCharType="begin"/>
        </w:r>
        <w:r>
          <w:rPr>
            <w:noProof/>
            <w:webHidden/>
          </w:rPr>
          <w:instrText xml:space="preserve"> PAGEREF _Toc197924320 \h </w:instrText>
        </w:r>
        <w:r>
          <w:rPr>
            <w:noProof/>
            <w:webHidden/>
          </w:rPr>
        </w:r>
        <w:r>
          <w:rPr>
            <w:noProof/>
            <w:webHidden/>
          </w:rPr>
          <w:fldChar w:fldCharType="separate"/>
        </w:r>
        <w:r w:rsidR="004F2D4E">
          <w:rPr>
            <w:noProof/>
            <w:webHidden/>
          </w:rPr>
          <w:t>11</w:t>
        </w:r>
        <w:r>
          <w:rPr>
            <w:noProof/>
            <w:webHidden/>
          </w:rPr>
          <w:fldChar w:fldCharType="end"/>
        </w:r>
      </w:hyperlink>
    </w:p>
    <w:p w14:paraId="0238CDEE" w14:textId="3261B592" w:rsidR="00B4113C" w:rsidRDefault="00B4113C">
      <w:pPr>
        <w:pStyle w:val="TableofFigures"/>
        <w:tabs>
          <w:tab w:val="right" w:leader="dot" w:pos="9628"/>
        </w:tabs>
        <w:rPr>
          <w:rFonts w:asciiTheme="minorHAnsi" w:eastAsiaTheme="minorEastAsia" w:hAnsiTheme="minorHAnsi" w:cstheme="minorBidi"/>
          <w:noProof/>
          <w:kern w:val="2"/>
          <w:szCs w:val="24"/>
          <w:lang w:eastAsia="en-US" w:bidi="ar-SA"/>
          <w14:ligatures w14:val="standardContextual"/>
        </w:rPr>
      </w:pPr>
      <w:hyperlink w:anchor="_Toc197924321" w:history="1">
        <w:r w:rsidRPr="00C40F41">
          <w:rPr>
            <w:rStyle w:val="Hyperlink"/>
            <w:rFonts w:ascii="Times New Roman" w:hAnsi="Times New Roman" w:cs="Times New Roman"/>
            <w:noProof/>
          </w:rPr>
          <w:t>Figure 3.5.1 Hardware assembled on PCB</w:t>
        </w:r>
        <w:r>
          <w:rPr>
            <w:noProof/>
            <w:webHidden/>
          </w:rPr>
          <w:tab/>
        </w:r>
        <w:r>
          <w:rPr>
            <w:noProof/>
            <w:webHidden/>
          </w:rPr>
          <w:fldChar w:fldCharType="begin"/>
        </w:r>
        <w:r>
          <w:rPr>
            <w:noProof/>
            <w:webHidden/>
          </w:rPr>
          <w:instrText xml:space="preserve"> PAGEREF _Toc197924321 \h </w:instrText>
        </w:r>
        <w:r>
          <w:rPr>
            <w:noProof/>
            <w:webHidden/>
          </w:rPr>
        </w:r>
        <w:r>
          <w:rPr>
            <w:noProof/>
            <w:webHidden/>
          </w:rPr>
          <w:fldChar w:fldCharType="separate"/>
        </w:r>
        <w:r w:rsidR="004F2D4E">
          <w:rPr>
            <w:noProof/>
            <w:webHidden/>
          </w:rPr>
          <w:t>12</w:t>
        </w:r>
        <w:r>
          <w:rPr>
            <w:noProof/>
            <w:webHidden/>
          </w:rPr>
          <w:fldChar w:fldCharType="end"/>
        </w:r>
      </w:hyperlink>
    </w:p>
    <w:p w14:paraId="5840D6EF" w14:textId="5861B3B2" w:rsidR="00B4113C" w:rsidRDefault="00B4113C">
      <w:pPr>
        <w:pStyle w:val="TableofFigures"/>
        <w:tabs>
          <w:tab w:val="right" w:leader="dot" w:pos="9628"/>
        </w:tabs>
        <w:rPr>
          <w:rFonts w:asciiTheme="minorHAnsi" w:eastAsiaTheme="minorEastAsia" w:hAnsiTheme="minorHAnsi" w:cstheme="minorBidi"/>
          <w:noProof/>
          <w:kern w:val="2"/>
          <w:szCs w:val="24"/>
          <w:lang w:eastAsia="en-US" w:bidi="ar-SA"/>
          <w14:ligatures w14:val="standardContextual"/>
        </w:rPr>
      </w:pPr>
      <w:hyperlink w:anchor="_Toc197924322" w:history="1">
        <w:r w:rsidRPr="00C40F41">
          <w:rPr>
            <w:rStyle w:val="Hyperlink"/>
            <w:rFonts w:ascii="Times New Roman" w:hAnsi="Times New Roman" w:cs="Times New Roman"/>
            <w:noProof/>
          </w:rPr>
          <w:t>Figure 5.3.5.3.1 fully assembled and working prototype IoT hardware setup with sensors and GSM module.</w:t>
        </w:r>
        <w:r>
          <w:rPr>
            <w:noProof/>
            <w:webHidden/>
          </w:rPr>
          <w:tab/>
        </w:r>
        <w:r>
          <w:rPr>
            <w:noProof/>
            <w:webHidden/>
          </w:rPr>
          <w:fldChar w:fldCharType="begin"/>
        </w:r>
        <w:r>
          <w:rPr>
            <w:noProof/>
            <w:webHidden/>
          </w:rPr>
          <w:instrText xml:space="preserve"> PAGEREF _Toc197924322 \h </w:instrText>
        </w:r>
        <w:r>
          <w:rPr>
            <w:noProof/>
            <w:webHidden/>
          </w:rPr>
        </w:r>
        <w:r>
          <w:rPr>
            <w:noProof/>
            <w:webHidden/>
          </w:rPr>
          <w:fldChar w:fldCharType="separate"/>
        </w:r>
        <w:r w:rsidR="004F2D4E">
          <w:rPr>
            <w:noProof/>
            <w:webHidden/>
          </w:rPr>
          <w:t>21</w:t>
        </w:r>
        <w:r>
          <w:rPr>
            <w:noProof/>
            <w:webHidden/>
          </w:rPr>
          <w:fldChar w:fldCharType="end"/>
        </w:r>
      </w:hyperlink>
    </w:p>
    <w:p w14:paraId="4A8286DD" w14:textId="6CFF5435" w:rsidR="00B4113C" w:rsidRDefault="00B4113C">
      <w:pPr>
        <w:pStyle w:val="TableofFigures"/>
        <w:tabs>
          <w:tab w:val="right" w:leader="dot" w:pos="9628"/>
        </w:tabs>
        <w:rPr>
          <w:rFonts w:asciiTheme="minorHAnsi" w:eastAsiaTheme="minorEastAsia" w:hAnsiTheme="minorHAnsi" w:cstheme="minorBidi"/>
          <w:noProof/>
          <w:kern w:val="2"/>
          <w:szCs w:val="24"/>
          <w:lang w:eastAsia="en-US" w:bidi="ar-SA"/>
          <w14:ligatures w14:val="standardContextual"/>
        </w:rPr>
      </w:pPr>
      <w:hyperlink w:anchor="_Toc197924323" w:history="1">
        <w:r w:rsidRPr="00C40F41">
          <w:rPr>
            <w:rStyle w:val="Hyperlink"/>
            <w:rFonts w:ascii="Times New Roman" w:hAnsi="Times New Roman" w:cs="Times New Roman"/>
            <w:noProof/>
          </w:rPr>
          <w:t>Figure 5.3.5.3.2 Screenshot of the logged-in dashboard showing live air quality metrics.</w:t>
        </w:r>
        <w:r>
          <w:rPr>
            <w:noProof/>
            <w:webHidden/>
          </w:rPr>
          <w:tab/>
        </w:r>
        <w:r>
          <w:rPr>
            <w:noProof/>
            <w:webHidden/>
          </w:rPr>
          <w:fldChar w:fldCharType="begin"/>
        </w:r>
        <w:r>
          <w:rPr>
            <w:noProof/>
            <w:webHidden/>
          </w:rPr>
          <w:instrText xml:space="preserve"> PAGEREF _Toc197924323 \h </w:instrText>
        </w:r>
        <w:r>
          <w:rPr>
            <w:noProof/>
            <w:webHidden/>
          </w:rPr>
        </w:r>
        <w:r>
          <w:rPr>
            <w:noProof/>
            <w:webHidden/>
          </w:rPr>
          <w:fldChar w:fldCharType="separate"/>
        </w:r>
        <w:r w:rsidR="004F2D4E">
          <w:rPr>
            <w:noProof/>
            <w:webHidden/>
          </w:rPr>
          <w:t>22</w:t>
        </w:r>
        <w:r>
          <w:rPr>
            <w:noProof/>
            <w:webHidden/>
          </w:rPr>
          <w:fldChar w:fldCharType="end"/>
        </w:r>
      </w:hyperlink>
    </w:p>
    <w:p w14:paraId="0C7C9651" w14:textId="4EFFBB0C" w:rsidR="00B4113C" w:rsidRDefault="00B4113C">
      <w:pPr>
        <w:pStyle w:val="TableofFigures"/>
        <w:tabs>
          <w:tab w:val="right" w:leader="dot" w:pos="9628"/>
        </w:tabs>
        <w:rPr>
          <w:rFonts w:asciiTheme="minorHAnsi" w:eastAsiaTheme="minorEastAsia" w:hAnsiTheme="minorHAnsi" w:cstheme="minorBidi"/>
          <w:noProof/>
          <w:kern w:val="2"/>
          <w:szCs w:val="24"/>
          <w:lang w:eastAsia="en-US" w:bidi="ar-SA"/>
          <w14:ligatures w14:val="standardContextual"/>
        </w:rPr>
      </w:pPr>
      <w:hyperlink w:anchor="_Toc197924324" w:history="1">
        <w:r w:rsidRPr="00C40F41">
          <w:rPr>
            <w:rStyle w:val="Hyperlink"/>
            <w:rFonts w:ascii="Times New Roman" w:hAnsi="Times New Roman" w:cs="Times New Roman"/>
            <w:noProof/>
          </w:rPr>
          <w:t>Figure 9.1.9.1.1 High level architecture</w:t>
        </w:r>
        <w:r>
          <w:rPr>
            <w:noProof/>
            <w:webHidden/>
          </w:rPr>
          <w:tab/>
        </w:r>
        <w:r>
          <w:rPr>
            <w:noProof/>
            <w:webHidden/>
          </w:rPr>
          <w:fldChar w:fldCharType="begin"/>
        </w:r>
        <w:r>
          <w:rPr>
            <w:noProof/>
            <w:webHidden/>
          </w:rPr>
          <w:instrText xml:space="preserve"> PAGEREF _Toc197924324 \h </w:instrText>
        </w:r>
        <w:r>
          <w:rPr>
            <w:noProof/>
            <w:webHidden/>
          </w:rPr>
        </w:r>
        <w:r>
          <w:rPr>
            <w:noProof/>
            <w:webHidden/>
          </w:rPr>
          <w:fldChar w:fldCharType="separate"/>
        </w:r>
        <w:r w:rsidR="004F2D4E">
          <w:rPr>
            <w:noProof/>
            <w:webHidden/>
          </w:rPr>
          <w:t>33</w:t>
        </w:r>
        <w:r>
          <w:rPr>
            <w:noProof/>
            <w:webHidden/>
          </w:rPr>
          <w:fldChar w:fldCharType="end"/>
        </w:r>
      </w:hyperlink>
    </w:p>
    <w:p w14:paraId="229F6696" w14:textId="74343F16" w:rsidR="00B4113C" w:rsidRDefault="00B4113C">
      <w:pPr>
        <w:pStyle w:val="TableofFigures"/>
        <w:tabs>
          <w:tab w:val="right" w:leader="dot" w:pos="9628"/>
        </w:tabs>
        <w:rPr>
          <w:rFonts w:asciiTheme="minorHAnsi" w:eastAsiaTheme="minorEastAsia" w:hAnsiTheme="minorHAnsi" w:cstheme="minorBidi"/>
          <w:noProof/>
          <w:kern w:val="2"/>
          <w:szCs w:val="24"/>
          <w:lang w:eastAsia="en-US" w:bidi="ar-SA"/>
          <w14:ligatures w14:val="standardContextual"/>
        </w:rPr>
      </w:pPr>
      <w:hyperlink w:anchor="_Toc197924325" w:history="1">
        <w:r w:rsidRPr="00C40F41">
          <w:rPr>
            <w:rStyle w:val="Hyperlink"/>
            <w:rFonts w:ascii="Times New Roman" w:hAnsi="Times New Roman" w:cs="Times New Roman"/>
            <w:noProof/>
          </w:rPr>
          <w:t>Figure 9.1.9.1.2 complete Edge-Node schematic</w:t>
        </w:r>
        <w:r>
          <w:rPr>
            <w:noProof/>
            <w:webHidden/>
          </w:rPr>
          <w:tab/>
        </w:r>
        <w:r>
          <w:rPr>
            <w:noProof/>
            <w:webHidden/>
          </w:rPr>
          <w:fldChar w:fldCharType="begin"/>
        </w:r>
        <w:r>
          <w:rPr>
            <w:noProof/>
            <w:webHidden/>
          </w:rPr>
          <w:instrText xml:space="preserve"> PAGEREF _Toc197924325 \h </w:instrText>
        </w:r>
        <w:r>
          <w:rPr>
            <w:noProof/>
            <w:webHidden/>
          </w:rPr>
        </w:r>
        <w:r>
          <w:rPr>
            <w:noProof/>
            <w:webHidden/>
          </w:rPr>
          <w:fldChar w:fldCharType="separate"/>
        </w:r>
        <w:r w:rsidR="004F2D4E">
          <w:rPr>
            <w:noProof/>
            <w:webHidden/>
          </w:rPr>
          <w:t>33</w:t>
        </w:r>
        <w:r>
          <w:rPr>
            <w:noProof/>
            <w:webHidden/>
          </w:rPr>
          <w:fldChar w:fldCharType="end"/>
        </w:r>
      </w:hyperlink>
    </w:p>
    <w:p w14:paraId="582F5511" w14:textId="292CE13B" w:rsidR="00B4113C" w:rsidRDefault="00B4113C">
      <w:pPr>
        <w:pStyle w:val="TableofFigures"/>
        <w:tabs>
          <w:tab w:val="right" w:leader="dot" w:pos="9628"/>
        </w:tabs>
        <w:rPr>
          <w:rFonts w:asciiTheme="minorHAnsi" w:eastAsiaTheme="minorEastAsia" w:hAnsiTheme="minorHAnsi" w:cstheme="minorBidi"/>
          <w:noProof/>
          <w:kern w:val="2"/>
          <w:szCs w:val="24"/>
          <w:lang w:eastAsia="en-US" w:bidi="ar-SA"/>
          <w14:ligatures w14:val="standardContextual"/>
        </w:rPr>
      </w:pPr>
      <w:hyperlink w:anchor="_Toc197924326" w:history="1">
        <w:r w:rsidRPr="00C40F41">
          <w:rPr>
            <w:rStyle w:val="Hyperlink"/>
            <w:rFonts w:ascii="Times New Roman" w:hAnsi="Times New Roman" w:cs="Times New Roman"/>
            <w:noProof/>
          </w:rPr>
          <w:t>Figure 9.1.9.1.3 Edge Node Wall-mount sequence</w:t>
        </w:r>
        <w:r>
          <w:rPr>
            <w:noProof/>
            <w:webHidden/>
          </w:rPr>
          <w:tab/>
        </w:r>
        <w:r>
          <w:rPr>
            <w:noProof/>
            <w:webHidden/>
          </w:rPr>
          <w:fldChar w:fldCharType="begin"/>
        </w:r>
        <w:r>
          <w:rPr>
            <w:noProof/>
            <w:webHidden/>
          </w:rPr>
          <w:instrText xml:space="preserve"> PAGEREF _Toc197924326 \h </w:instrText>
        </w:r>
        <w:r>
          <w:rPr>
            <w:noProof/>
            <w:webHidden/>
          </w:rPr>
        </w:r>
        <w:r>
          <w:rPr>
            <w:noProof/>
            <w:webHidden/>
          </w:rPr>
          <w:fldChar w:fldCharType="separate"/>
        </w:r>
        <w:r w:rsidR="004F2D4E">
          <w:rPr>
            <w:noProof/>
            <w:webHidden/>
          </w:rPr>
          <w:t>35</w:t>
        </w:r>
        <w:r>
          <w:rPr>
            <w:noProof/>
            <w:webHidden/>
          </w:rPr>
          <w:fldChar w:fldCharType="end"/>
        </w:r>
      </w:hyperlink>
    </w:p>
    <w:p w14:paraId="2ADF5F71" w14:textId="7B2E97EC" w:rsidR="00B4113C" w:rsidRDefault="00B4113C">
      <w:pPr>
        <w:pStyle w:val="TableofFigures"/>
        <w:tabs>
          <w:tab w:val="right" w:leader="dot" w:pos="9628"/>
        </w:tabs>
        <w:rPr>
          <w:rFonts w:asciiTheme="minorHAnsi" w:eastAsiaTheme="minorEastAsia" w:hAnsiTheme="minorHAnsi" w:cstheme="minorBidi"/>
          <w:noProof/>
          <w:kern w:val="2"/>
          <w:szCs w:val="24"/>
          <w:lang w:eastAsia="en-US" w:bidi="ar-SA"/>
          <w14:ligatures w14:val="standardContextual"/>
        </w:rPr>
      </w:pPr>
      <w:hyperlink w:anchor="_Toc197924327" w:history="1">
        <w:r w:rsidRPr="00C40F41">
          <w:rPr>
            <w:rStyle w:val="Hyperlink"/>
            <w:rFonts w:ascii="Times New Roman" w:hAnsi="Times New Roman" w:cs="Times New Roman"/>
            <w:noProof/>
          </w:rPr>
          <w:t>Figure 9.1.9.1.4 Edge Node In-Situ Photo</w:t>
        </w:r>
        <w:r>
          <w:rPr>
            <w:noProof/>
            <w:webHidden/>
          </w:rPr>
          <w:tab/>
        </w:r>
        <w:r>
          <w:rPr>
            <w:noProof/>
            <w:webHidden/>
          </w:rPr>
          <w:fldChar w:fldCharType="begin"/>
        </w:r>
        <w:r>
          <w:rPr>
            <w:noProof/>
            <w:webHidden/>
          </w:rPr>
          <w:instrText xml:space="preserve"> PAGEREF _Toc197924327 \h </w:instrText>
        </w:r>
        <w:r>
          <w:rPr>
            <w:noProof/>
            <w:webHidden/>
          </w:rPr>
        </w:r>
        <w:r>
          <w:rPr>
            <w:noProof/>
            <w:webHidden/>
          </w:rPr>
          <w:fldChar w:fldCharType="separate"/>
        </w:r>
        <w:r w:rsidR="004F2D4E">
          <w:rPr>
            <w:noProof/>
            <w:webHidden/>
          </w:rPr>
          <w:t>36</w:t>
        </w:r>
        <w:r>
          <w:rPr>
            <w:noProof/>
            <w:webHidden/>
          </w:rPr>
          <w:fldChar w:fldCharType="end"/>
        </w:r>
      </w:hyperlink>
    </w:p>
    <w:p w14:paraId="565D4BF7" w14:textId="70CDF347" w:rsidR="00B4113C" w:rsidRDefault="00B4113C">
      <w:pPr>
        <w:pStyle w:val="TableofFigures"/>
        <w:tabs>
          <w:tab w:val="right" w:leader="dot" w:pos="9628"/>
        </w:tabs>
        <w:rPr>
          <w:rFonts w:asciiTheme="minorHAnsi" w:eastAsiaTheme="minorEastAsia" w:hAnsiTheme="minorHAnsi" w:cstheme="minorBidi"/>
          <w:noProof/>
          <w:kern w:val="2"/>
          <w:szCs w:val="24"/>
          <w:lang w:eastAsia="en-US" w:bidi="ar-SA"/>
          <w14:ligatures w14:val="standardContextual"/>
        </w:rPr>
      </w:pPr>
      <w:hyperlink w:anchor="_Toc197924328" w:history="1">
        <w:r w:rsidRPr="00C40F41">
          <w:rPr>
            <w:rStyle w:val="Hyperlink"/>
            <w:rFonts w:ascii="Times New Roman" w:hAnsi="Times New Roman" w:cs="Times New Roman"/>
            <w:noProof/>
          </w:rPr>
          <w:t>Figure 9.1.9.1.5 Login screen</w:t>
        </w:r>
        <w:r>
          <w:rPr>
            <w:noProof/>
            <w:webHidden/>
          </w:rPr>
          <w:tab/>
        </w:r>
        <w:r>
          <w:rPr>
            <w:noProof/>
            <w:webHidden/>
          </w:rPr>
          <w:fldChar w:fldCharType="begin"/>
        </w:r>
        <w:r>
          <w:rPr>
            <w:noProof/>
            <w:webHidden/>
          </w:rPr>
          <w:instrText xml:space="preserve"> PAGEREF _Toc197924328 \h </w:instrText>
        </w:r>
        <w:r>
          <w:rPr>
            <w:noProof/>
            <w:webHidden/>
          </w:rPr>
        </w:r>
        <w:r>
          <w:rPr>
            <w:noProof/>
            <w:webHidden/>
          </w:rPr>
          <w:fldChar w:fldCharType="separate"/>
        </w:r>
        <w:r w:rsidR="004F2D4E">
          <w:rPr>
            <w:noProof/>
            <w:webHidden/>
          </w:rPr>
          <w:t>37</w:t>
        </w:r>
        <w:r>
          <w:rPr>
            <w:noProof/>
            <w:webHidden/>
          </w:rPr>
          <w:fldChar w:fldCharType="end"/>
        </w:r>
      </w:hyperlink>
    </w:p>
    <w:p w14:paraId="54381B5F" w14:textId="5E69BDBA" w:rsidR="00B4113C" w:rsidRDefault="00B4113C">
      <w:pPr>
        <w:pStyle w:val="TableofFigures"/>
        <w:tabs>
          <w:tab w:val="right" w:leader="dot" w:pos="9628"/>
        </w:tabs>
        <w:rPr>
          <w:rFonts w:asciiTheme="minorHAnsi" w:eastAsiaTheme="minorEastAsia" w:hAnsiTheme="minorHAnsi" w:cstheme="minorBidi"/>
          <w:noProof/>
          <w:kern w:val="2"/>
          <w:szCs w:val="24"/>
          <w:lang w:eastAsia="en-US" w:bidi="ar-SA"/>
          <w14:ligatures w14:val="standardContextual"/>
        </w:rPr>
      </w:pPr>
      <w:hyperlink w:anchor="_Toc197924329" w:history="1">
        <w:r w:rsidRPr="00C40F41">
          <w:rPr>
            <w:rStyle w:val="Hyperlink"/>
            <w:rFonts w:ascii="Times New Roman" w:hAnsi="Times New Roman" w:cs="Times New Roman"/>
            <w:noProof/>
          </w:rPr>
          <w:t>Figure 9.1.9.1.6 Real time dashboard</w:t>
        </w:r>
        <w:r>
          <w:rPr>
            <w:noProof/>
            <w:webHidden/>
          </w:rPr>
          <w:tab/>
        </w:r>
        <w:r>
          <w:rPr>
            <w:noProof/>
            <w:webHidden/>
          </w:rPr>
          <w:fldChar w:fldCharType="begin"/>
        </w:r>
        <w:r>
          <w:rPr>
            <w:noProof/>
            <w:webHidden/>
          </w:rPr>
          <w:instrText xml:space="preserve"> PAGEREF _Toc197924329 \h </w:instrText>
        </w:r>
        <w:r>
          <w:rPr>
            <w:noProof/>
            <w:webHidden/>
          </w:rPr>
        </w:r>
        <w:r>
          <w:rPr>
            <w:noProof/>
            <w:webHidden/>
          </w:rPr>
          <w:fldChar w:fldCharType="separate"/>
        </w:r>
        <w:r w:rsidR="004F2D4E">
          <w:rPr>
            <w:noProof/>
            <w:webHidden/>
          </w:rPr>
          <w:t>38</w:t>
        </w:r>
        <w:r>
          <w:rPr>
            <w:noProof/>
            <w:webHidden/>
          </w:rPr>
          <w:fldChar w:fldCharType="end"/>
        </w:r>
      </w:hyperlink>
    </w:p>
    <w:p w14:paraId="077EE0C9" w14:textId="3AFA3026" w:rsidR="00B4113C" w:rsidRDefault="00B4113C">
      <w:pPr>
        <w:pStyle w:val="TableofFigures"/>
        <w:tabs>
          <w:tab w:val="right" w:leader="dot" w:pos="9628"/>
        </w:tabs>
        <w:rPr>
          <w:rFonts w:asciiTheme="minorHAnsi" w:eastAsiaTheme="minorEastAsia" w:hAnsiTheme="minorHAnsi" w:cstheme="minorBidi"/>
          <w:noProof/>
          <w:kern w:val="2"/>
          <w:szCs w:val="24"/>
          <w:lang w:eastAsia="en-US" w:bidi="ar-SA"/>
          <w14:ligatures w14:val="standardContextual"/>
        </w:rPr>
      </w:pPr>
      <w:hyperlink w:anchor="_Toc197924330" w:history="1">
        <w:r w:rsidRPr="00C40F41">
          <w:rPr>
            <w:rStyle w:val="Hyperlink"/>
            <w:rFonts w:ascii="Times New Roman" w:hAnsi="Times New Roman" w:cs="Times New Roman"/>
            <w:noProof/>
          </w:rPr>
          <w:t>Figure 9.1.9.1.7 Historical analysis view</w:t>
        </w:r>
        <w:r>
          <w:rPr>
            <w:noProof/>
            <w:webHidden/>
          </w:rPr>
          <w:tab/>
        </w:r>
        <w:r>
          <w:rPr>
            <w:noProof/>
            <w:webHidden/>
          </w:rPr>
          <w:fldChar w:fldCharType="begin"/>
        </w:r>
        <w:r>
          <w:rPr>
            <w:noProof/>
            <w:webHidden/>
          </w:rPr>
          <w:instrText xml:space="preserve"> PAGEREF _Toc197924330 \h </w:instrText>
        </w:r>
        <w:r>
          <w:rPr>
            <w:noProof/>
            <w:webHidden/>
          </w:rPr>
        </w:r>
        <w:r>
          <w:rPr>
            <w:noProof/>
            <w:webHidden/>
          </w:rPr>
          <w:fldChar w:fldCharType="separate"/>
        </w:r>
        <w:r w:rsidR="004F2D4E">
          <w:rPr>
            <w:noProof/>
            <w:webHidden/>
          </w:rPr>
          <w:t>38</w:t>
        </w:r>
        <w:r>
          <w:rPr>
            <w:noProof/>
            <w:webHidden/>
          </w:rPr>
          <w:fldChar w:fldCharType="end"/>
        </w:r>
      </w:hyperlink>
    </w:p>
    <w:p w14:paraId="29822742" w14:textId="074984C3" w:rsidR="00B4113C" w:rsidRDefault="00B4113C">
      <w:pPr>
        <w:pStyle w:val="TableofFigures"/>
        <w:tabs>
          <w:tab w:val="right" w:leader="dot" w:pos="9628"/>
        </w:tabs>
        <w:rPr>
          <w:rFonts w:asciiTheme="minorHAnsi" w:eastAsiaTheme="minorEastAsia" w:hAnsiTheme="minorHAnsi" w:cstheme="minorBidi"/>
          <w:noProof/>
          <w:kern w:val="2"/>
          <w:szCs w:val="24"/>
          <w:lang w:eastAsia="en-US" w:bidi="ar-SA"/>
          <w14:ligatures w14:val="standardContextual"/>
        </w:rPr>
      </w:pPr>
      <w:hyperlink w:anchor="_Toc197924331" w:history="1">
        <w:r w:rsidRPr="00C40F41">
          <w:rPr>
            <w:rStyle w:val="Hyperlink"/>
            <w:rFonts w:ascii="Times New Roman" w:hAnsi="Times New Roman" w:cs="Times New Roman"/>
            <w:noProof/>
          </w:rPr>
          <w:t>Figure 9.1.9.1.8 Reports summary</w:t>
        </w:r>
        <w:r>
          <w:rPr>
            <w:noProof/>
            <w:webHidden/>
          </w:rPr>
          <w:tab/>
        </w:r>
        <w:r>
          <w:rPr>
            <w:noProof/>
            <w:webHidden/>
          </w:rPr>
          <w:fldChar w:fldCharType="begin"/>
        </w:r>
        <w:r>
          <w:rPr>
            <w:noProof/>
            <w:webHidden/>
          </w:rPr>
          <w:instrText xml:space="preserve"> PAGEREF _Toc197924331 \h </w:instrText>
        </w:r>
        <w:r>
          <w:rPr>
            <w:noProof/>
            <w:webHidden/>
          </w:rPr>
        </w:r>
        <w:r>
          <w:rPr>
            <w:noProof/>
            <w:webHidden/>
          </w:rPr>
          <w:fldChar w:fldCharType="separate"/>
        </w:r>
        <w:r w:rsidR="004F2D4E">
          <w:rPr>
            <w:noProof/>
            <w:webHidden/>
          </w:rPr>
          <w:t>39</w:t>
        </w:r>
        <w:r>
          <w:rPr>
            <w:noProof/>
            <w:webHidden/>
          </w:rPr>
          <w:fldChar w:fldCharType="end"/>
        </w:r>
      </w:hyperlink>
    </w:p>
    <w:p w14:paraId="0128D736" w14:textId="2C940018" w:rsidR="00B4113C" w:rsidRDefault="00B4113C">
      <w:pPr>
        <w:pStyle w:val="TableofFigures"/>
        <w:tabs>
          <w:tab w:val="right" w:leader="dot" w:pos="9628"/>
        </w:tabs>
        <w:rPr>
          <w:rFonts w:asciiTheme="minorHAnsi" w:eastAsiaTheme="minorEastAsia" w:hAnsiTheme="minorHAnsi" w:cstheme="minorBidi"/>
          <w:noProof/>
          <w:kern w:val="2"/>
          <w:szCs w:val="24"/>
          <w:lang w:eastAsia="en-US" w:bidi="ar-SA"/>
          <w14:ligatures w14:val="standardContextual"/>
        </w:rPr>
      </w:pPr>
      <w:hyperlink w:anchor="_Toc197924332" w:history="1">
        <w:r w:rsidRPr="00C40F41">
          <w:rPr>
            <w:rStyle w:val="Hyperlink"/>
            <w:rFonts w:ascii="Times New Roman" w:hAnsi="Times New Roman" w:cs="Times New Roman"/>
            <w:noProof/>
          </w:rPr>
          <w:t>Figure 9.1.9.1.9 Reports trends</w:t>
        </w:r>
        <w:r>
          <w:rPr>
            <w:noProof/>
            <w:webHidden/>
          </w:rPr>
          <w:tab/>
        </w:r>
        <w:r>
          <w:rPr>
            <w:noProof/>
            <w:webHidden/>
          </w:rPr>
          <w:fldChar w:fldCharType="begin"/>
        </w:r>
        <w:r>
          <w:rPr>
            <w:noProof/>
            <w:webHidden/>
          </w:rPr>
          <w:instrText xml:space="preserve"> PAGEREF _Toc197924332 \h </w:instrText>
        </w:r>
        <w:r>
          <w:rPr>
            <w:noProof/>
            <w:webHidden/>
          </w:rPr>
        </w:r>
        <w:r>
          <w:rPr>
            <w:noProof/>
            <w:webHidden/>
          </w:rPr>
          <w:fldChar w:fldCharType="separate"/>
        </w:r>
        <w:r w:rsidR="004F2D4E">
          <w:rPr>
            <w:noProof/>
            <w:webHidden/>
          </w:rPr>
          <w:t>39</w:t>
        </w:r>
        <w:r>
          <w:rPr>
            <w:noProof/>
            <w:webHidden/>
          </w:rPr>
          <w:fldChar w:fldCharType="end"/>
        </w:r>
      </w:hyperlink>
    </w:p>
    <w:p w14:paraId="16D4E9FE" w14:textId="202B43F3" w:rsidR="00B4113C" w:rsidRDefault="00B4113C">
      <w:pPr>
        <w:pStyle w:val="TableofFigures"/>
        <w:tabs>
          <w:tab w:val="right" w:leader="dot" w:pos="9628"/>
        </w:tabs>
        <w:rPr>
          <w:rFonts w:asciiTheme="minorHAnsi" w:eastAsiaTheme="minorEastAsia" w:hAnsiTheme="minorHAnsi" w:cstheme="minorBidi"/>
          <w:noProof/>
          <w:kern w:val="2"/>
          <w:szCs w:val="24"/>
          <w:lang w:eastAsia="en-US" w:bidi="ar-SA"/>
          <w14:ligatures w14:val="standardContextual"/>
        </w:rPr>
      </w:pPr>
      <w:hyperlink w:anchor="_Toc197924333" w:history="1">
        <w:r w:rsidRPr="00C40F41">
          <w:rPr>
            <w:rStyle w:val="Hyperlink"/>
            <w:rFonts w:ascii="Times New Roman" w:hAnsi="Times New Roman" w:cs="Times New Roman"/>
            <w:noProof/>
          </w:rPr>
          <w:t>Figure 9.1.9.1.10 Reports comparison</w:t>
        </w:r>
        <w:r>
          <w:rPr>
            <w:noProof/>
            <w:webHidden/>
          </w:rPr>
          <w:tab/>
        </w:r>
        <w:r>
          <w:rPr>
            <w:noProof/>
            <w:webHidden/>
          </w:rPr>
          <w:fldChar w:fldCharType="begin"/>
        </w:r>
        <w:r>
          <w:rPr>
            <w:noProof/>
            <w:webHidden/>
          </w:rPr>
          <w:instrText xml:space="preserve"> PAGEREF _Toc197924333 \h </w:instrText>
        </w:r>
        <w:r>
          <w:rPr>
            <w:noProof/>
            <w:webHidden/>
          </w:rPr>
        </w:r>
        <w:r>
          <w:rPr>
            <w:noProof/>
            <w:webHidden/>
          </w:rPr>
          <w:fldChar w:fldCharType="separate"/>
        </w:r>
        <w:r w:rsidR="004F2D4E">
          <w:rPr>
            <w:noProof/>
            <w:webHidden/>
          </w:rPr>
          <w:t>40</w:t>
        </w:r>
        <w:r>
          <w:rPr>
            <w:noProof/>
            <w:webHidden/>
          </w:rPr>
          <w:fldChar w:fldCharType="end"/>
        </w:r>
      </w:hyperlink>
    </w:p>
    <w:p w14:paraId="012171AC" w14:textId="783EE4F1" w:rsidR="00B4113C" w:rsidRDefault="00B4113C">
      <w:pPr>
        <w:pStyle w:val="TableofFigures"/>
        <w:tabs>
          <w:tab w:val="right" w:leader="dot" w:pos="9628"/>
        </w:tabs>
        <w:rPr>
          <w:rFonts w:asciiTheme="minorHAnsi" w:eastAsiaTheme="minorEastAsia" w:hAnsiTheme="minorHAnsi" w:cstheme="minorBidi"/>
          <w:noProof/>
          <w:kern w:val="2"/>
          <w:szCs w:val="24"/>
          <w:lang w:eastAsia="en-US" w:bidi="ar-SA"/>
          <w14:ligatures w14:val="standardContextual"/>
        </w:rPr>
      </w:pPr>
      <w:hyperlink w:anchor="_Toc197924334" w:history="1">
        <w:r w:rsidRPr="00C40F41">
          <w:rPr>
            <w:rStyle w:val="Hyperlink"/>
            <w:rFonts w:ascii="Times New Roman" w:hAnsi="Times New Roman" w:cs="Times New Roman"/>
            <w:noProof/>
          </w:rPr>
          <w:t>Figure 9.1.9.1.11 Alerts management</w:t>
        </w:r>
        <w:r>
          <w:rPr>
            <w:noProof/>
            <w:webHidden/>
          </w:rPr>
          <w:tab/>
        </w:r>
        <w:r>
          <w:rPr>
            <w:noProof/>
            <w:webHidden/>
          </w:rPr>
          <w:fldChar w:fldCharType="begin"/>
        </w:r>
        <w:r>
          <w:rPr>
            <w:noProof/>
            <w:webHidden/>
          </w:rPr>
          <w:instrText xml:space="preserve"> PAGEREF _Toc197924334 \h </w:instrText>
        </w:r>
        <w:r>
          <w:rPr>
            <w:noProof/>
            <w:webHidden/>
          </w:rPr>
        </w:r>
        <w:r>
          <w:rPr>
            <w:noProof/>
            <w:webHidden/>
          </w:rPr>
          <w:fldChar w:fldCharType="separate"/>
        </w:r>
        <w:r w:rsidR="004F2D4E">
          <w:rPr>
            <w:noProof/>
            <w:webHidden/>
          </w:rPr>
          <w:t>40</w:t>
        </w:r>
        <w:r>
          <w:rPr>
            <w:noProof/>
            <w:webHidden/>
          </w:rPr>
          <w:fldChar w:fldCharType="end"/>
        </w:r>
      </w:hyperlink>
    </w:p>
    <w:p w14:paraId="7B127B88" w14:textId="3A352896" w:rsidR="00B4113C" w:rsidRDefault="00B4113C">
      <w:pPr>
        <w:pStyle w:val="TableofFigures"/>
        <w:tabs>
          <w:tab w:val="right" w:leader="dot" w:pos="9628"/>
        </w:tabs>
        <w:rPr>
          <w:rFonts w:asciiTheme="minorHAnsi" w:eastAsiaTheme="minorEastAsia" w:hAnsiTheme="minorHAnsi" w:cstheme="minorBidi"/>
          <w:noProof/>
          <w:kern w:val="2"/>
          <w:szCs w:val="24"/>
          <w:lang w:eastAsia="en-US" w:bidi="ar-SA"/>
          <w14:ligatures w14:val="standardContextual"/>
        </w:rPr>
      </w:pPr>
      <w:hyperlink w:anchor="_Toc197924335" w:history="1">
        <w:r w:rsidRPr="00C40F41">
          <w:rPr>
            <w:rStyle w:val="Hyperlink"/>
            <w:rFonts w:ascii="Times New Roman" w:hAnsi="Times New Roman" w:cs="Times New Roman"/>
            <w:noProof/>
          </w:rPr>
          <w:t>Figure 9.1.9.1.12 user management</w:t>
        </w:r>
        <w:r>
          <w:rPr>
            <w:noProof/>
            <w:webHidden/>
          </w:rPr>
          <w:tab/>
        </w:r>
        <w:r>
          <w:rPr>
            <w:noProof/>
            <w:webHidden/>
          </w:rPr>
          <w:fldChar w:fldCharType="begin"/>
        </w:r>
        <w:r>
          <w:rPr>
            <w:noProof/>
            <w:webHidden/>
          </w:rPr>
          <w:instrText xml:space="preserve"> PAGEREF _Toc197924335 \h </w:instrText>
        </w:r>
        <w:r>
          <w:rPr>
            <w:noProof/>
            <w:webHidden/>
          </w:rPr>
        </w:r>
        <w:r>
          <w:rPr>
            <w:noProof/>
            <w:webHidden/>
          </w:rPr>
          <w:fldChar w:fldCharType="separate"/>
        </w:r>
        <w:r w:rsidR="004F2D4E">
          <w:rPr>
            <w:noProof/>
            <w:webHidden/>
          </w:rPr>
          <w:t>41</w:t>
        </w:r>
        <w:r>
          <w:rPr>
            <w:noProof/>
            <w:webHidden/>
          </w:rPr>
          <w:fldChar w:fldCharType="end"/>
        </w:r>
      </w:hyperlink>
    </w:p>
    <w:p w14:paraId="0F1A00C4" w14:textId="009A0FD2" w:rsidR="00B4113C" w:rsidRDefault="00B4113C">
      <w:pPr>
        <w:pStyle w:val="TableofFigures"/>
        <w:tabs>
          <w:tab w:val="right" w:leader="dot" w:pos="9628"/>
        </w:tabs>
        <w:rPr>
          <w:rFonts w:asciiTheme="minorHAnsi" w:eastAsiaTheme="minorEastAsia" w:hAnsiTheme="minorHAnsi" w:cstheme="minorBidi"/>
          <w:noProof/>
          <w:kern w:val="2"/>
          <w:szCs w:val="24"/>
          <w:lang w:eastAsia="en-US" w:bidi="ar-SA"/>
          <w14:ligatures w14:val="standardContextual"/>
        </w:rPr>
      </w:pPr>
      <w:hyperlink w:anchor="_Toc197924336" w:history="1">
        <w:r w:rsidRPr="00C40F41">
          <w:rPr>
            <w:rStyle w:val="Hyperlink"/>
            <w:rFonts w:ascii="Times New Roman" w:hAnsi="Times New Roman" w:cs="Times New Roman"/>
            <w:noProof/>
          </w:rPr>
          <w:t>Figure 9.1.9.1.13 Settings page</w:t>
        </w:r>
        <w:r>
          <w:rPr>
            <w:noProof/>
            <w:webHidden/>
          </w:rPr>
          <w:tab/>
        </w:r>
        <w:r>
          <w:rPr>
            <w:noProof/>
            <w:webHidden/>
          </w:rPr>
          <w:fldChar w:fldCharType="begin"/>
        </w:r>
        <w:r>
          <w:rPr>
            <w:noProof/>
            <w:webHidden/>
          </w:rPr>
          <w:instrText xml:space="preserve"> PAGEREF _Toc197924336 \h </w:instrText>
        </w:r>
        <w:r>
          <w:rPr>
            <w:noProof/>
            <w:webHidden/>
          </w:rPr>
        </w:r>
        <w:r>
          <w:rPr>
            <w:noProof/>
            <w:webHidden/>
          </w:rPr>
          <w:fldChar w:fldCharType="separate"/>
        </w:r>
        <w:r w:rsidR="004F2D4E">
          <w:rPr>
            <w:noProof/>
            <w:webHidden/>
          </w:rPr>
          <w:t>41</w:t>
        </w:r>
        <w:r>
          <w:rPr>
            <w:noProof/>
            <w:webHidden/>
          </w:rPr>
          <w:fldChar w:fldCharType="end"/>
        </w:r>
      </w:hyperlink>
    </w:p>
    <w:p w14:paraId="7E22839C" w14:textId="153A15AE" w:rsidR="00961ED7" w:rsidRPr="009754A0" w:rsidRDefault="00961ED7" w:rsidP="00256116">
      <w:pPr>
        <w:spacing w:line="276" w:lineRule="auto"/>
        <w:rPr>
          <w:rFonts w:ascii="Times New Roman" w:hAnsi="Times New Roman" w:cs="Times New Roman"/>
        </w:rPr>
      </w:pPr>
      <w:r w:rsidRPr="009754A0">
        <w:rPr>
          <w:rFonts w:ascii="Times New Roman" w:hAnsi="Times New Roman" w:cs="Times New Roman"/>
        </w:rPr>
        <w:fldChar w:fldCharType="end"/>
      </w:r>
    </w:p>
    <w:p w14:paraId="0B23BC98" w14:textId="77777777" w:rsidR="002E3996" w:rsidRPr="009754A0" w:rsidRDefault="002E3996" w:rsidP="00256116">
      <w:pPr>
        <w:spacing w:after="200" w:line="276" w:lineRule="auto"/>
        <w:contextualSpacing/>
        <w:jc w:val="both"/>
        <w:outlineLvl w:val="0"/>
        <w:rPr>
          <w:rFonts w:ascii="Times New Roman" w:hAnsi="Times New Roman" w:cs="Times New Roman"/>
          <w:b/>
          <w:bCs/>
          <w:sz w:val="44"/>
          <w:szCs w:val="36"/>
        </w:rPr>
      </w:pPr>
    </w:p>
    <w:p w14:paraId="37970FCB" w14:textId="77777777" w:rsidR="002E3996" w:rsidRPr="009754A0" w:rsidRDefault="002E3996" w:rsidP="00256116">
      <w:pPr>
        <w:spacing w:after="200" w:line="276" w:lineRule="auto"/>
        <w:contextualSpacing/>
        <w:jc w:val="both"/>
        <w:outlineLvl w:val="0"/>
        <w:rPr>
          <w:rFonts w:ascii="Times New Roman" w:hAnsi="Times New Roman" w:cs="Times New Roman"/>
          <w:b/>
          <w:bCs/>
          <w:sz w:val="44"/>
          <w:szCs w:val="36"/>
        </w:rPr>
      </w:pPr>
    </w:p>
    <w:p w14:paraId="240E22FC" w14:textId="77777777" w:rsidR="002E3996" w:rsidRPr="009754A0" w:rsidRDefault="002E3996" w:rsidP="00256116">
      <w:pPr>
        <w:spacing w:after="200" w:line="276" w:lineRule="auto"/>
        <w:contextualSpacing/>
        <w:jc w:val="both"/>
        <w:outlineLvl w:val="0"/>
        <w:rPr>
          <w:rFonts w:ascii="Times New Roman" w:hAnsi="Times New Roman" w:cs="Times New Roman"/>
          <w:b/>
          <w:bCs/>
          <w:sz w:val="44"/>
          <w:szCs w:val="36"/>
        </w:rPr>
      </w:pPr>
    </w:p>
    <w:p w14:paraId="223D1EEC" w14:textId="77777777" w:rsidR="002E3996" w:rsidRPr="009754A0" w:rsidRDefault="002E3996" w:rsidP="00256116">
      <w:pPr>
        <w:spacing w:after="200" w:line="276" w:lineRule="auto"/>
        <w:contextualSpacing/>
        <w:jc w:val="both"/>
        <w:outlineLvl w:val="0"/>
        <w:rPr>
          <w:rFonts w:ascii="Times New Roman" w:hAnsi="Times New Roman" w:cs="Times New Roman"/>
          <w:b/>
          <w:bCs/>
          <w:sz w:val="44"/>
          <w:szCs w:val="36"/>
        </w:rPr>
      </w:pPr>
    </w:p>
    <w:p w14:paraId="5644B642" w14:textId="77777777" w:rsidR="002E3996" w:rsidRPr="009754A0" w:rsidRDefault="002E3996" w:rsidP="00256116">
      <w:pPr>
        <w:spacing w:after="200" w:line="276" w:lineRule="auto"/>
        <w:contextualSpacing/>
        <w:jc w:val="both"/>
        <w:outlineLvl w:val="0"/>
        <w:rPr>
          <w:rFonts w:ascii="Times New Roman" w:hAnsi="Times New Roman" w:cs="Times New Roman"/>
          <w:b/>
          <w:bCs/>
          <w:sz w:val="44"/>
          <w:szCs w:val="36"/>
        </w:rPr>
      </w:pPr>
    </w:p>
    <w:p w14:paraId="020EC312" w14:textId="77777777" w:rsidR="002E3996" w:rsidRPr="009754A0" w:rsidRDefault="002E3996" w:rsidP="00256116">
      <w:pPr>
        <w:spacing w:after="200" w:line="276" w:lineRule="auto"/>
        <w:contextualSpacing/>
        <w:jc w:val="both"/>
        <w:outlineLvl w:val="0"/>
        <w:rPr>
          <w:rFonts w:ascii="Times New Roman" w:hAnsi="Times New Roman" w:cs="Times New Roman"/>
          <w:b/>
          <w:bCs/>
          <w:sz w:val="44"/>
          <w:szCs w:val="36"/>
        </w:rPr>
      </w:pPr>
    </w:p>
    <w:p w14:paraId="52CBF33A" w14:textId="77777777" w:rsidR="002E3996" w:rsidRPr="009754A0" w:rsidRDefault="002E3996" w:rsidP="00256116">
      <w:pPr>
        <w:spacing w:after="200" w:line="276" w:lineRule="auto"/>
        <w:contextualSpacing/>
        <w:jc w:val="both"/>
        <w:outlineLvl w:val="0"/>
        <w:rPr>
          <w:rFonts w:ascii="Times New Roman" w:hAnsi="Times New Roman" w:cs="Times New Roman"/>
          <w:b/>
          <w:bCs/>
          <w:sz w:val="44"/>
          <w:szCs w:val="36"/>
        </w:rPr>
      </w:pPr>
    </w:p>
    <w:p w14:paraId="16C6556A" w14:textId="77777777" w:rsidR="002E3996" w:rsidRPr="009754A0" w:rsidRDefault="002E3996" w:rsidP="00256116">
      <w:pPr>
        <w:spacing w:after="200" w:line="276" w:lineRule="auto"/>
        <w:contextualSpacing/>
        <w:jc w:val="both"/>
        <w:outlineLvl w:val="0"/>
        <w:rPr>
          <w:rFonts w:ascii="Times New Roman" w:hAnsi="Times New Roman" w:cs="Times New Roman"/>
          <w:b/>
          <w:bCs/>
          <w:sz w:val="44"/>
          <w:szCs w:val="36"/>
        </w:rPr>
      </w:pPr>
    </w:p>
    <w:p w14:paraId="75EE47BB" w14:textId="77777777" w:rsidR="002E3996" w:rsidRPr="009754A0" w:rsidRDefault="002E3996" w:rsidP="00256116">
      <w:pPr>
        <w:spacing w:after="200" w:line="276" w:lineRule="auto"/>
        <w:contextualSpacing/>
        <w:jc w:val="both"/>
        <w:outlineLvl w:val="0"/>
        <w:rPr>
          <w:rFonts w:ascii="Times New Roman" w:hAnsi="Times New Roman" w:cs="Times New Roman"/>
          <w:b/>
          <w:bCs/>
          <w:sz w:val="44"/>
          <w:szCs w:val="36"/>
        </w:rPr>
      </w:pPr>
    </w:p>
    <w:p w14:paraId="54A4724B" w14:textId="77777777" w:rsidR="002E3996" w:rsidRPr="009754A0" w:rsidRDefault="002E3996" w:rsidP="00256116">
      <w:pPr>
        <w:spacing w:after="200" w:line="276" w:lineRule="auto"/>
        <w:contextualSpacing/>
        <w:jc w:val="both"/>
        <w:outlineLvl w:val="0"/>
        <w:rPr>
          <w:rFonts w:ascii="Times New Roman" w:hAnsi="Times New Roman" w:cs="Times New Roman"/>
          <w:b/>
          <w:bCs/>
          <w:sz w:val="44"/>
          <w:szCs w:val="36"/>
        </w:rPr>
      </w:pPr>
    </w:p>
    <w:p w14:paraId="6CB38944" w14:textId="77777777" w:rsidR="002E3996" w:rsidRPr="009754A0" w:rsidRDefault="002E3996" w:rsidP="00256116">
      <w:pPr>
        <w:spacing w:after="200" w:line="276" w:lineRule="auto"/>
        <w:contextualSpacing/>
        <w:jc w:val="both"/>
        <w:outlineLvl w:val="0"/>
        <w:rPr>
          <w:rFonts w:ascii="Times New Roman" w:hAnsi="Times New Roman" w:cs="Times New Roman"/>
          <w:b/>
          <w:bCs/>
          <w:sz w:val="44"/>
          <w:szCs w:val="36"/>
        </w:rPr>
      </w:pPr>
    </w:p>
    <w:p w14:paraId="4663FFFD" w14:textId="0598B80F" w:rsidR="00D61AE9" w:rsidRPr="009754A0" w:rsidRDefault="00D61AE9" w:rsidP="00256116">
      <w:pPr>
        <w:spacing w:after="200" w:line="276" w:lineRule="auto"/>
        <w:contextualSpacing/>
        <w:jc w:val="both"/>
        <w:outlineLvl w:val="0"/>
        <w:rPr>
          <w:rFonts w:ascii="Times New Roman" w:hAnsi="Times New Roman" w:cs="Times New Roman"/>
          <w:b/>
          <w:bCs/>
          <w:sz w:val="44"/>
          <w:szCs w:val="36"/>
        </w:rPr>
      </w:pPr>
    </w:p>
    <w:p w14:paraId="1152AB86" w14:textId="3AC37478" w:rsidR="00DB447C" w:rsidRPr="009754A0" w:rsidRDefault="7673EDC0" w:rsidP="00256116">
      <w:pPr>
        <w:pStyle w:val="Heading1"/>
        <w:numPr>
          <w:ilvl w:val="0"/>
          <w:numId w:val="0"/>
        </w:numPr>
        <w:spacing w:line="276" w:lineRule="auto"/>
        <w:ind w:left="432" w:hanging="432"/>
        <w:rPr>
          <w:rFonts w:ascii="Times New Roman" w:hAnsi="Times New Roman" w:cs="Times New Roman"/>
          <w:color w:val="auto"/>
        </w:rPr>
      </w:pPr>
      <w:bookmarkStart w:id="7" w:name="_Toc197924273"/>
      <w:r w:rsidRPr="009754A0">
        <w:rPr>
          <w:rFonts w:ascii="Times New Roman" w:hAnsi="Times New Roman" w:cs="Times New Roman"/>
          <w:color w:val="auto"/>
        </w:rPr>
        <w:lastRenderedPageBreak/>
        <w:t>List of Tables</w:t>
      </w:r>
      <w:bookmarkEnd w:id="7"/>
    </w:p>
    <w:p w14:paraId="1548754D" w14:textId="700AF217" w:rsidR="00B4113C" w:rsidRDefault="008A3D27">
      <w:pPr>
        <w:pStyle w:val="TableofFigures"/>
        <w:tabs>
          <w:tab w:val="right" w:leader="dot" w:pos="9628"/>
        </w:tabs>
        <w:rPr>
          <w:rFonts w:asciiTheme="minorHAnsi" w:eastAsiaTheme="minorEastAsia" w:hAnsiTheme="minorHAnsi" w:cstheme="minorBidi"/>
          <w:noProof/>
          <w:kern w:val="2"/>
          <w:szCs w:val="24"/>
          <w:lang w:eastAsia="en-US" w:bidi="ar-SA"/>
          <w14:ligatures w14:val="standardContextual"/>
        </w:rPr>
      </w:pPr>
      <w:r w:rsidRPr="009754A0">
        <w:rPr>
          <w:rFonts w:ascii="Times New Roman" w:hAnsi="Times New Roman" w:cs="Times New Roman"/>
        </w:rPr>
        <w:fldChar w:fldCharType="begin"/>
      </w:r>
      <w:r w:rsidRPr="009754A0">
        <w:rPr>
          <w:rFonts w:ascii="Times New Roman" w:hAnsi="Times New Roman" w:cs="Times New Roman"/>
        </w:rPr>
        <w:instrText xml:space="preserve"> TOC \h \z \c "Table" </w:instrText>
      </w:r>
      <w:r w:rsidRPr="009754A0">
        <w:rPr>
          <w:rFonts w:ascii="Times New Roman" w:hAnsi="Times New Roman" w:cs="Times New Roman"/>
        </w:rPr>
        <w:fldChar w:fldCharType="separate"/>
      </w:r>
      <w:hyperlink w:anchor="_Toc197924337" w:history="1">
        <w:r w:rsidR="00B4113C" w:rsidRPr="00D362BF">
          <w:rPr>
            <w:rStyle w:val="Hyperlink"/>
            <w:rFonts w:ascii="Times New Roman" w:hAnsi="Times New Roman" w:cs="Times New Roman"/>
            <w:noProof/>
          </w:rPr>
          <w:t>Table 3.2.3.2</w:t>
        </w:r>
        <w:r w:rsidR="00B4113C" w:rsidRPr="00D362BF">
          <w:rPr>
            <w:rStyle w:val="Hyperlink"/>
            <w:rFonts w:ascii="Times New Roman" w:hAnsi="Times New Roman" w:cs="Times New Roman"/>
            <w:noProof/>
          </w:rPr>
          <w:noBreakHyphen/>
          <w:t>1 Project documents</w:t>
        </w:r>
        <w:r w:rsidR="00B4113C">
          <w:rPr>
            <w:noProof/>
            <w:webHidden/>
          </w:rPr>
          <w:tab/>
        </w:r>
        <w:r w:rsidR="00B4113C">
          <w:rPr>
            <w:noProof/>
            <w:webHidden/>
          </w:rPr>
          <w:fldChar w:fldCharType="begin"/>
        </w:r>
        <w:r w:rsidR="00B4113C">
          <w:rPr>
            <w:noProof/>
            <w:webHidden/>
          </w:rPr>
          <w:instrText xml:space="preserve"> PAGEREF _Toc197924337 \h </w:instrText>
        </w:r>
        <w:r w:rsidR="00B4113C">
          <w:rPr>
            <w:noProof/>
            <w:webHidden/>
          </w:rPr>
        </w:r>
        <w:r w:rsidR="00B4113C">
          <w:rPr>
            <w:noProof/>
            <w:webHidden/>
          </w:rPr>
          <w:fldChar w:fldCharType="separate"/>
        </w:r>
        <w:r w:rsidR="004F2D4E">
          <w:rPr>
            <w:noProof/>
            <w:webHidden/>
          </w:rPr>
          <w:t>8</w:t>
        </w:r>
        <w:r w:rsidR="00B4113C">
          <w:rPr>
            <w:noProof/>
            <w:webHidden/>
          </w:rPr>
          <w:fldChar w:fldCharType="end"/>
        </w:r>
      </w:hyperlink>
    </w:p>
    <w:p w14:paraId="17C8CD70" w14:textId="7857491D" w:rsidR="00B4113C" w:rsidRDefault="00B4113C">
      <w:pPr>
        <w:pStyle w:val="TableofFigures"/>
        <w:tabs>
          <w:tab w:val="right" w:leader="dot" w:pos="9628"/>
        </w:tabs>
        <w:rPr>
          <w:rFonts w:asciiTheme="minorHAnsi" w:eastAsiaTheme="minorEastAsia" w:hAnsiTheme="minorHAnsi" w:cstheme="minorBidi"/>
          <w:noProof/>
          <w:kern w:val="2"/>
          <w:szCs w:val="24"/>
          <w:lang w:eastAsia="en-US" w:bidi="ar-SA"/>
          <w14:ligatures w14:val="standardContextual"/>
        </w:rPr>
      </w:pPr>
      <w:hyperlink w:anchor="_Toc197924338" w:history="1">
        <w:r w:rsidRPr="00D362BF">
          <w:rPr>
            <w:rStyle w:val="Hyperlink"/>
            <w:rFonts w:ascii="Times New Roman" w:hAnsi="Times New Roman" w:cs="Times New Roman"/>
            <w:noProof/>
          </w:rPr>
          <w:t>Table 3.2.3.2</w:t>
        </w:r>
        <w:r w:rsidRPr="00D362BF">
          <w:rPr>
            <w:rStyle w:val="Hyperlink"/>
            <w:rFonts w:ascii="Times New Roman" w:hAnsi="Times New Roman" w:cs="Times New Roman"/>
            <w:noProof/>
          </w:rPr>
          <w:noBreakHyphen/>
          <w:t>2 Design details</w:t>
        </w:r>
        <w:r>
          <w:rPr>
            <w:noProof/>
            <w:webHidden/>
          </w:rPr>
          <w:tab/>
        </w:r>
        <w:r>
          <w:rPr>
            <w:noProof/>
            <w:webHidden/>
          </w:rPr>
          <w:fldChar w:fldCharType="begin"/>
        </w:r>
        <w:r>
          <w:rPr>
            <w:noProof/>
            <w:webHidden/>
          </w:rPr>
          <w:instrText xml:space="preserve"> PAGEREF _Toc197924338 \h </w:instrText>
        </w:r>
        <w:r>
          <w:rPr>
            <w:noProof/>
            <w:webHidden/>
          </w:rPr>
        </w:r>
        <w:r>
          <w:rPr>
            <w:noProof/>
            <w:webHidden/>
          </w:rPr>
          <w:fldChar w:fldCharType="separate"/>
        </w:r>
        <w:r w:rsidR="004F2D4E">
          <w:rPr>
            <w:noProof/>
            <w:webHidden/>
          </w:rPr>
          <w:t>9</w:t>
        </w:r>
        <w:r>
          <w:rPr>
            <w:noProof/>
            <w:webHidden/>
          </w:rPr>
          <w:fldChar w:fldCharType="end"/>
        </w:r>
      </w:hyperlink>
    </w:p>
    <w:p w14:paraId="0D7DF996" w14:textId="6707B802" w:rsidR="00B4113C" w:rsidRDefault="00B4113C">
      <w:pPr>
        <w:pStyle w:val="TableofFigures"/>
        <w:tabs>
          <w:tab w:val="right" w:leader="dot" w:pos="9628"/>
        </w:tabs>
        <w:rPr>
          <w:rFonts w:asciiTheme="minorHAnsi" w:eastAsiaTheme="minorEastAsia" w:hAnsiTheme="minorHAnsi" w:cstheme="minorBidi"/>
          <w:noProof/>
          <w:kern w:val="2"/>
          <w:szCs w:val="24"/>
          <w:lang w:eastAsia="en-US" w:bidi="ar-SA"/>
          <w14:ligatures w14:val="standardContextual"/>
        </w:rPr>
      </w:pPr>
      <w:hyperlink w:anchor="_Toc197924339" w:history="1">
        <w:r w:rsidRPr="00D362BF">
          <w:rPr>
            <w:rStyle w:val="Hyperlink"/>
            <w:rFonts w:ascii="Times New Roman" w:hAnsi="Times New Roman" w:cs="Times New Roman"/>
            <w:noProof/>
          </w:rPr>
          <w:t>Table 3.3</w:t>
        </w:r>
        <w:r w:rsidRPr="00D362BF">
          <w:rPr>
            <w:rStyle w:val="Hyperlink"/>
            <w:rFonts w:ascii="Times New Roman" w:hAnsi="Times New Roman" w:cs="Times New Roman"/>
            <w:noProof/>
          </w:rPr>
          <w:noBreakHyphen/>
          <w:t>1 Database Schema Table</w:t>
        </w:r>
        <w:r>
          <w:rPr>
            <w:noProof/>
            <w:webHidden/>
          </w:rPr>
          <w:tab/>
        </w:r>
        <w:r>
          <w:rPr>
            <w:noProof/>
            <w:webHidden/>
          </w:rPr>
          <w:fldChar w:fldCharType="begin"/>
        </w:r>
        <w:r>
          <w:rPr>
            <w:noProof/>
            <w:webHidden/>
          </w:rPr>
          <w:instrText xml:space="preserve"> PAGEREF _Toc197924339 \h </w:instrText>
        </w:r>
        <w:r>
          <w:rPr>
            <w:noProof/>
            <w:webHidden/>
          </w:rPr>
        </w:r>
        <w:r>
          <w:rPr>
            <w:noProof/>
            <w:webHidden/>
          </w:rPr>
          <w:fldChar w:fldCharType="separate"/>
        </w:r>
        <w:r w:rsidR="004F2D4E">
          <w:rPr>
            <w:noProof/>
            <w:webHidden/>
          </w:rPr>
          <w:t>11</w:t>
        </w:r>
        <w:r>
          <w:rPr>
            <w:noProof/>
            <w:webHidden/>
          </w:rPr>
          <w:fldChar w:fldCharType="end"/>
        </w:r>
      </w:hyperlink>
    </w:p>
    <w:p w14:paraId="34DCB64D" w14:textId="4814F18E" w:rsidR="00B4113C" w:rsidRDefault="00B4113C">
      <w:pPr>
        <w:pStyle w:val="TableofFigures"/>
        <w:tabs>
          <w:tab w:val="right" w:leader="dot" w:pos="9628"/>
        </w:tabs>
        <w:rPr>
          <w:rFonts w:asciiTheme="minorHAnsi" w:eastAsiaTheme="minorEastAsia" w:hAnsiTheme="minorHAnsi" w:cstheme="minorBidi"/>
          <w:noProof/>
          <w:kern w:val="2"/>
          <w:szCs w:val="24"/>
          <w:lang w:eastAsia="en-US" w:bidi="ar-SA"/>
          <w14:ligatures w14:val="standardContextual"/>
        </w:rPr>
      </w:pPr>
      <w:hyperlink w:anchor="_Toc197924340" w:history="1">
        <w:r w:rsidRPr="00D362BF">
          <w:rPr>
            <w:rStyle w:val="Hyperlink"/>
            <w:rFonts w:ascii="Times New Roman" w:hAnsi="Times New Roman" w:cs="Times New Roman"/>
            <w:noProof/>
          </w:rPr>
          <w:t>Table 4.1.4.1</w:t>
        </w:r>
        <w:r w:rsidRPr="00D362BF">
          <w:rPr>
            <w:rStyle w:val="Hyperlink"/>
            <w:rFonts w:ascii="Times New Roman" w:hAnsi="Times New Roman" w:cs="Times New Roman"/>
            <w:noProof/>
          </w:rPr>
          <w:noBreakHyphen/>
          <w:t>1 Inspection plan and performance</w:t>
        </w:r>
        <w:r>
          <w:rPr>
            <w:noProof/>
            <w:webHidden/>
          </w:rPr>
          <w:tab/>
        </w:r>
        <w:r>
          <w:rPr>
            <w:noProof/>
            <w:webHidden/>
          </w:rPr>
          <w:fldChar w:fldCharType="begin"/>
        </w:r>
        <w:r>
          <w:rPr>
            <w:noProof/>
            <w:webHidden/>
          </w:rPr>
          <w:instrText xml:space="preserve"> PAGEREF _Toc197924340 \h </w:instrText>
        </w:r>
        <w:r>
          <w:rPr>
            <w:noProof/>
            <w:webHidden/>
          </w:rPr>
        </w:r>
        <w:r>
          <w:rPr>
            <w:noProof/>
            <w:webHidden/>
          </w:rPr>
          <w:fldChar w:fldCharType="separate"/>
        </w:r>
        <w:r w:rsidR="004F2D4E">
          <w:rPr>
            <w:noProof/>
            <w:webHidden/>
          </w:rPr>
          <w:t>14</w:t>
        </w:r>
        <w:r>
          <w:rPr>
            <w:noProof/>
            <w:webHidden/>
          </w:rPr>
          <w:fldChar w:fldCharType="end"/>
        </w:r>
      </w:hyperlink>
    </w:p>
    <w:p w14:paraId="124A7467" w14:textId="65C17204" w:rsidR="00B4113C" w:rsidRDefault="00B4113C">
      <w:pPr>
        <w:pStyle w:val="TableofFigures"/>
        <w:tabs>
          <w:tab w:val="right" w:leader="dot" w:pos="9628"/>
        </w:tabs>
        <w:rPr>
          <w:rFonts w:asciiTheme="minorHAnsi" w:eastAsiaTheme="minorEastAsia" w:hAnsiTheme="minorHAnsi" w:cstheme="minorBidi"/>
          <w:noProof/>
          <w:kern w:val="2"/>
          <w:szCs w:val="24"/>
          <w:lang w:eastAsia="en-US" w:bidi="ar-SA"/>
          <w14:ligatures w14:val="standardContextual"/>
        </w:rPr>
      </w:pPr>
      <w:hyperlink w:anchor="_Toc197924341" w:history="1">
        <w:r w:rsidRPr="00D362BF">
          <w:rPr>
            <w:rStyle w:val="Hyperlink"/>
            <w:rFonts w:ascii="Times New Roman" w:hAnsi="Times New Roman" w:cs="Times New Roman"/>
            <w:noProof/>
          </w:rPr>
          <w:t>Table 5.3.5.3</w:t>
        </w:r>
        <w:r w:rsidRPr="00D362BF">
          <w:rPr>
            <w:rStyle w:val="Hyperlink"/>
            <w:rFonts w:ascii="Times New Roman" w:hAnsi="Times New Roman" w:cs="Times New Roman"/>
            <w:noProof/>
          </w:rPr>
          <w:noBreakHyphen/>
          <w:t>1 Checklist of installation and system acceptance test</w:t>
        </w:r>
        <w:r>
          <w:rPr>
            <w:noProof/>
            <w:webHidden/>
          </w:rPr>
          <w:tab/>
        </w:r>
        <w:r>
          <w:rPr>
            <w:noProof/>
            <w:webHidden/>
          </w:rPr>
          <w:fldChar w:fldCharType="begin"/>
        </w:r>
        <w:r>
          <w:rPr>
            <w:noProof/>
            <w:webHidden/>
          </w:rPr>
          <w:instrText xml:space="preserve"> PAGEREF _Toc197924341 \h </w:instrText>
        </w:r>
        <w:r>
          <w:rPr>
            <w:noProof/>
            <w:webHidden/>
          </w:rPr>
        </w:r>
        <w:r>
          <w:rPr>
            <w:noProof/>
            <w:webHidden/>
          </w:rPr>
          <w:fldChar w:fldCharType="separate"/>
        </w:r>
        <w:r w:rsidR="004F2D4E">
          <w:rPr>
            <w:noProof/>
            <w:webHidden/>
          </w:rPr>
          <w:t>23</w:t>
        </w:r>
        <w:r>
          <w:rPr>
            <w:noProof/>
            <w:webHidden/>
          </w:rPr>
          <w:fldChar w:fldCharType="end"/>
        </w:r>
      </w:hyperlink>
    </w:p>
    <w:p w14:paraId="4D605162" w14:textId="35CB0D5F" w:rsidR="00B4113C" w:rsidRDefault="00B4113C">
      <w:pPr>
        <w:pStyle w:val="TableofFigures"/>
        <w:tabs>
          <w:tab w:val="right" w:leader="dot" w:pos="9628"/>
        </w:tabs>
        <w:rPr>
          <w:rFonts w:asciiTheme="minorHAnsi" w:eastAsiaTheme="minorEastAsia" w:hAnsiTheme="minorHAnsi" w:cstheme="minorBidi"/>
          <w:noProof/>
          <w:kern w:val="2"/>
          <w:szCs w:val="24"/>
          <w:lang w:eastAsia="en-US" w:bidi="ar-SA"/>
          <w14:ligatures w14:val="standardContextual"/>
        </w:rPr>
      </w:pPr>
      <w:hyperlink w:anchor="_Toc197924342" w:history="1">
        <w:r w:rsidRPr="00D362BF">
          <w:rPr>
            <w:rStyle w:val="Hyperlink"/>
            <w:rFonts w:ascii="Times New Roman" w:hAnsi="Times New Roman" w:cs="Times New Roman"/>
            <w:noProof/>
          </w:rPr>
          <w:t>Table 5.3.5.3</w:t>
        </w:r>
        <w:r w:rsidRPr="00D362BF">
          <w:rPr>
            <w:rStyle w:val="Hyperlink"/>
            <w:rFonts w:ascii="Times New Roman" w:hAnsi="Times New Roman" w:cs="Times New Roman"/>
            <w:noProof/>
          </w:rPr>
          <w:noBreakHyphen/>
          <w:t>2 Installation Procedure Check</w:t>
        </w:r>
        <w:r>
          <w:rPr>
            <w:noProof/>
            <w:webHidden/>
          </w:rPr>
          <w:tab/>
        </w:r>
        <w:r>
          <w:rPr>
            <w:noProof/>
            <w:webHidden/>
          </w:rPr>
          <w:fldChar w:fldCharType="begin"/>
        </w:r>
        <w:r>
          <w:rPr>
            <w:noProof/>
            <w:webHidden/>
          </w:rPr>
          <w:instrText xml:space="preserve"> PAGEREF _Toc197924342 \h </w:instrText>
        </w:r>
        <w:r>
          <w:rPr>
            <w:noProof/>
            <w:webHidden/>
          </w:rPr>
        </w:r>
        <w:r>
          <w:rPr>
            <w:noProof/>
            <w:webHidden/>
          </w:rPr>
          <w:fldChar w:fldCharType="separate"/>
        </w:r>
        <w:r w:rsidR="004F2D4E">
          <w:rPr>
            <w:noProof/>
            <w:webHidden/>
          </w:rPr>
          <w:t>23</w:t>
        </w:r>
        <w:r>
          <w:rPr>
            <w:noProof/>
            <w:webHidden/>
          </w:rPr>
          <w:fldChar w:fldCharType="end"/>
        </w:r>
      </w:hyperlink>
    </w:p>
    <w:p w14:paraId="031EFEC3" w14:textId="4F3338C6" w:rsidR="00B4113C" w:rsidRDefault="00B4113C">
      <w:pPr>
        <w:pStyle w:val="TableofFigures"/>
        <w:tabs>
          <w:tab w:val="right" w:leader="dot" w:pos="9628"/>
        </w:tabs>
        <w:rPr>
          <w:rFonts w:asciiTheme="minorHAnsi" w:eastAsiaTheme="minorEastAsia" w:hAnsiTheme="minorHAnsi" w:cstheme="minorBidi"/>
          <w:noProof/>
          <w:kern w:val="2"/>
          <w:szCs w:val="24"/>
          <w:lang w:eastAsia="en-US" w:bidi="ar-SA"/>
          <w14:ligatures w14:val="standardContextual"/>
        </w:rPr>
      </w:pPr>
      <w:hyperlink w:anchor="_Toc197924343" w:history="1">
        <w:r w:rsidRPr="00D362BF">
          <w:rPr>
            <w:rStyle w:val="Hyperlink"/>
            <w:rFonts w:ascii="Times New Roman" w:hAnsi="Times New Roman" w:cs="Times New Roman"/>
            <w:noProof/>
          </w:rPr>
          <w:t>Table 6.2.6.2</w:t>
        </w:r>
        <w:r w:rsidRPr="00D362BF">
          <w:rPr>
            <w:rStyle w:val="Hyperlink"/>
            <w:rFonts w:ascii="Times New Roman" w:hAnsi="Times New Roman" w:cs="Times New Roman"/>
            <w:noProof/>
          </w:rPr>
          <w:noBreakHyphen/>
          <w:t>1 Maintenance and Performance overview</w:t>
        </w:r>
        <w:r>
          <w:rPr>
            <w:noProof/>
            <w:webHidden/>
          </w:rPr>
          <w:tab/>
        </w:r>
        <w:r>
          <w:rPr>
            <w:noProof/>
            <w:webHidden/>
          </w:rPr>
          <w:fldChar w:fldCharType="begin"/>
        </w:r>
        <w:r>
          <w:rPr>
            <w:noProof/>
            <w:webHidden/>
          </w:rPr>
          <w:instrText xml:space="preserve"> PAGEREF _Toc197924343 \h </w:instrText>
        </w:r>
        <w:r>
          <w:rPr>
            <w:noProof/>
            <w:webHidden/>
          </w:rPr>
        </w:r>
        <w:r>
          <w:rPr>
            <w:noProof/>
            <w:webHidden/>
          </w:rPr>
          <w:fldChar w:fldCharType="separate"/>
        </w:r>
        <w:r w:rsidR="004F2D4E">
          <w:rPr>
            <w:noProof/>
            <w:webHidden/>
          </w:rPr>
          <w:t>26</w:t>
        </w:r>
        <w:r>
          <w:rPr>
            <w:noProof/>
            <w:webHidden/>
          </w:rPr>
          <w:fldChar w:fldCharType="end"/>
        </w:r>
      </w:hyperlink>
    </w:p>
    <w:p w14:paraId="5720305E" w14:textId="1364E3A9" w:rsidR="00B4113C" w:rsidRDefault="00B4113C">
      <w:pPr>
        <w:pStyle w:val="TableofFigures"/>
        <w:tabs>
          <w:tab w:val="right" w:leader="dot" w:pos="9628"/>
        </w:tabs>
        <w:rPr>
          <w:rFonts w:asciiTheme="minorHAnsi" w:eastAsiaTheme="minorEastAsia" w:hAnsiTheme="minorHAnsi" w:cstheme="minorBidi"/>
          <w:noProof/>
          <w:kern w:val="2"/>
          <w:szCs w:val="24"/>
          <w:lang w:eastAsia="en-US" w:bidi="ar-SA"/>
          <w14:ligatures w14:val="standardContextual"/>
        </w:rPr>
      </w:pPr>
      <w:hyperlink w:anchor="_Toc197924344" w:history="1">
        <w:r w:rsidRPr="00D362BF">
          <w:rPr>
            <w:rStyle w:val="Hyperlink"/>
            <w:rFonts w:ascii="Times New Roman" w:hAnsi="Times New Roman" w:cs="Times New Roman"/>
            <w:noProof/>
          </w:rPr>
          <w:t>Table 6.2.6.2</w:t>
        </w:r>
        <w:r w:rsidRPr="00D362BF">
          <w:rPr>
            <w:rStyle w:val="Hyperlink"/>
            <w:rFonts w:ascii="Times New Roman" w:hAnsi="Times New Roman" w:cs="Times New Roman"/>
            <w:noProof/>
          </w:rPr>
          <w:noBreakHyphen/>
          <w:t>2 Performance and maintenance details</w:t>
        </w:r>
        <w:r>
          <w:rPr>
            <w:noProof/>
            <w:webHidden/>
          </w:rPr>
          <w:tab/>
        </w:r>
        <w:r>
          <w:rPr>
            <w:noProof/>
            <w:webHidden/>
          </w:rPr>
          <w:fldChar w:fldCharType="begin"/>
        </w:r>
        <w:r>
          <w:rPr>
            <w:noProof/>
            <w:webHidden/>
          </w:rPr>
          <w:instrText xml:space="preserve"> PAGEREF _Toc197924344 \h </w:instrText>
        </w:r>
        <w:r>
          <w:rPr>
            <w:noProof/>
            <w:webHidden/>
          </w:rPr>
        </w:r>
        <w:r>
          <w:rPr>
            <w:noProof/>
            <w:webHidden/>
          </w:rPr>
          <w:fldChar w:fldCharType="separate"/>
        </w:r>
        <w:r w:rsidR="004F2D4E">
          <w:rPr>
            <w:noProof/>
            <w:webHidden/>
          </w:rPr>
          <w:t>27</w:t>
        </w:r>
        <w:r>
          <w:rPr>
            <w:noProof/>
            <w:webHidden/>
          </w:rPr>
          <w:fldChar w:fldCharType="end"/>
        </w:r>
      </w:hyperlink>
    </w:p>
    <w:p w14:paraId="08EC6277" w14:textId="311F9522" w:rsidR="00B4113C" w:rsidRDefault="00B4113C">
      <w:pPr>
        <w:pStyle w:val="TableofFigures"/>
        <w:tabs>
          <w:tab w:val="right" w:leader="dot" w:pos="9628"/>
        </w:tabs>
        <w:rPr>
          <w:rFonts w:asciiTheme="minorHAnsi" w:eastAsiaTheme="minorEastAsia" w:hAnsiTheme="minorHAnsi" w:cstheme="minorBidi"/>
          <w:noProof/>
          <w:kern w:val="2"/>
          <w:szCs w:val="24"/>
          <w:lang w:eastAsia="en-US" w:bidi="ar-SA"/>
          <w14:ligatures w14:val="standardContextual"/>
        </w:rPr>
      </w:pPr>
      <w:hyperlink w:anchor="_Toc197924345" w:history="1">
        <w:r w:rsidRPr="00D362BF">
          <w:rPr>
            <w:rStyle w:val="Hyperlink"/>
            <w:rFonts w:ascii="Times New Roman" w:hAnsi="Times New Roman" w:cs="Times New Roman"/>
            <w:noProof/>
          </w:rPr>
          <w:t>Table 9.1.9.1</w:t>
        </w:r>
        <w:r w:rsidRPr="00D362BF">
          <w:rPr>
            <w:rStyle w:val="Hyperlink"/>
            <w:rFonts w:ascii="Times New Roman" w:hAnsi="Times New Roman" w:cs="Times New Roman"/>
            <w:noProof/>
          </w:rPr>
          <w:noBreakHyphen/>
          <w:t>1 system overview</w:t>
        </w:r>
        <w:r>
          <w:rPr>
            <w:noProof/>
            <w:webHidden/>
          </w:rPr>
          <w:tab/>
        </w:r>
        <w:r>
          <w:rPr>
            <w:noProof/>
            <w:webHidden/>
          </w:rPr>
          <w:fldChar w:fldCharType="begin"/>
        </w:r>
        <w:r>
          <w:rPr>
            <w:noProof/>
            <w:webHidden/>
          </w:rPr>
          <w:instrText xml:space="preserve"> PAGEREF _Toc197924345 \h </w:instrText>
        </w:r>
        <w:r>
          <w:rPr>
            <w:noProof/>
            <w:webHidden/>
          </w:rPr>
        </w:r>
        <w:r>
          <w:rPr>
            <w:noProof/>
            <w:webHidden/>
          </w:rPr>
          <w:fldChar w:fldCharType="separate"/>
        </w:r>
        <w:r w:rsidR="004F2D4E">
          <w:rPr>
            <w:noProof/>
            <w:webHidden/>
          </w:rPr>
          <w:t>32</w:t>
        </w:r>
        <w:r>
          <w:rPr>
            <w:noProof/>
            <w:webHidden/>
          </w:rPr>
          <w:fldChar w:fldCharType="end"/>
        </w:r>
      </w:hyperlink>
    </w:p>
    <w:p w14:paraId="6F8A3151" w14:textId="23F102E9" w:rsidR="00B4113C" w:rsidRDefault="00B4113C">
      <w:pPr>
        <w:pStyle w:val="TableofFigures"/>
        <w:tabs>
          <w:tab w:val="right" w:leader="dot" w:pos="9628"/>
        </w:tabs>
        <w:rPr>
          <w:rFonts w:asciiTheme="minorHAnsi" w:eastAsiaTheme="minorEastAsia" w:hAnsiTheme="minorHAnsi" w:cstheme="minorBidi"/>
          <w:noProof/>
          <w:kern w:val="2"/>
          <w:szCs w:val="24"/>
          <w:lang w:eastAsia="en-US" w:bidi="ar-SA"/>
          <w14:ligatures w14:val="standardContextual"/>
        </w:rPr>
      </w:pPr>
      <w:hyperlink w:anchor="_Toc197924346" w:history="1">
        <w:r w:rsidRPr="00D362BF">
          <w:rPr>
            <w:rStyle w:val="Hyperlink"/>
            <w:rFonts w:ascii="Times New Roman" w:hAnsi="Times New Roman" w:cs="Times New Roman"/>
            <w:noProof/>
          </w:rPr>
          <w:t>Table 9.1.9.1</w:t>
        </w:r>
        <w:r w:rsidRPr="00D362BF">
          <w:rPr>
            <w:rStyle w:val="Hyperlink"/>
            <w:rFonts w:ascii="Times New Roman" w:hAnsi="Times New Roman" w:cs="Times New Roman"/>
            <w:noProof/>
          </w:rPr>
          <w:noBreakHyphen/>
          <w:t>2 Unboxing checklist</w:t>
        </w:r>
        <w:r>
          <w:rPr>
            <w:noProof/>
            <w:webHidden/>
          </w:rPr>
          <w:tab/>
        </w:r>
        <w:r>
          <w:rPr>
            <w:noProof/>
            <w:webHidden/>
          </w:rPr>
          <w:fldChar w:fldCharType="begin"/>
        </w:r>
        <w:r>
          <w:rPr>
            <w:noProof/>
            <w:webHidden/>
          </w:rPr>
          <w:instrText xml:space="preserve"> PAGEREF _Toc197924346 \h </w:instrText>
        </w:r>
        <w:r>
          <w:rPr>
            <w:noProof/>
            <w:webHidden/>
          </w:rPr>
        </w:r>
        <w:r>
          <w:rPr>
            <w:noProof/>
            <w:webHidden/>
          </w:rPr>
          <w:fldChar w:fldCharType="separate"/>
        </w:r>
        <w:r w:rsidR="004F2D4E">
          <w:rPr>
            <w:noProof/>
            <w:webHidden/>
          </w:rPr>
          <w:t>34</w:t>
        </w:r>
        <w:r>
          <w:rPr>
            <w:noProof/>
            <w:webHidden/>
          </w:rPr>
          <w:fldChar w:fldCharType="end"/>
        </w:r>
      </w:hyperlink>
    </w:p>
    <w:p w14:paraId="2392D236" w14:textId="3699B47B" w:rsidR="00B4113C" w:rsidRDefault="00B4113C">
      <w:pPr>
        <w:pStyle w:val="TableofFigures"/>
        <w:tabs>
          <w:tab w:val="right" w:leader="dot" w:pos="9628"/>
        </w:tabs>
        <w:rPr>
          <w:rFonts w:asciiTheme="minorHAnsi" w:eastAsiaTheme="minorEastAsia" w:hAnsiTheme="minorHAnsi" w:cstheme="minorBidi"/>
          <w:noProof/>
          <w:kern w:val="2"/>
          <w:szCs w:val="24"/>
          <w:lang w:eastAsia="en-US" w:bidi="ar-SA"/>
          <w14:ligatures w14:val="standardContextual"/>
        </w:rPr>
      </w:pPr>
      <w:hyperlink w:anchor="_Toc197924347" w:history="1">
        <w:r w:rsidRPr="00D362BF">
          <w:rPr>
            <w:rStyle w:val="Hyperlink"/>
            <w:rFonts w:ascii="Times New Roman" w:hAnsi="Times New Roman" w:cs="Times New Roman"/>
            <w:noProof/>
          </w:rPr>
          <w:t>Table 9.1</w:t>
        </w:r>
        <w:r w:rsidRPr="00D362BF">
          <w:rPr>
            <w:rStyle w:val="Hyperlink"/>
            <w:rFonts w:ascii="Times New Roman" w:hAnsi="Times New Roman" w:cs="Times New Roman"/>
            <w:noProof/>
          </w:rPr>
          <w:noBreakHyphen/>
          <w:t>3 Maintenance and Calibration</w:t>
        </w:r>
        <w:r>
          <w:rPr>
            <w:noProof/>
            <w:webHidden/>
          </w:rPr>
          <w:tab/>
        </w:r>
        <w:r>
          <w:rPr>
            <w:noProof/>
            <w:webHidden/>
          </w:rPr>
          <w:fldChar w:fldCharType="begin"/>
        </w:r>
        <w:r>
          <w:rPr>
            <w:noProof/>
            <w:webHidden/>
          </w:rPr>
          <w:instrText xml:space="preserve"> PAGEREF _Toc197924347 \h </w:instrText>
        </w:r>
        <w:r>
          <w:rPr>
            <w:noProof/>
            <w:webHidden/>
          </w:rPr>
        </w:r>
        <w:r>
          <w:rPr>
            <w:noProof/>
            <w:webHidden/>
          </w:rPr>
          <w:fldChar w:fldCharType="separate"/>
        </w:r>
        <w:r w:rsidR="004F2D4E">
          <w:rPr>
            <w:noProof/>
            <w:webHidden/>
          </w:rPr>
          <w:t>42</w:t>
        </w:r>
        <w:r>
          <w:rPr>
            <w:noProof/>
            <w:webHidden/>
          </w:rPr>
          <w:fldChar w:fldCharType="end"/>
        </w:r>
      </w:hyperlink>
    </w:p>
    <w:p w14:paraId="529716BE" w14:textId="3B848799" w:rsidR="00B4113C" w:rsidRDefault="00B4113C">
      <w:pPr>
        <w:pStyle w:val="TableofFigures"/>
        <w:tabs>
          <w:tab w:val="right" w:leader="dot" w:pos="9628"/>
        </w:tabs>
        <w:rPr>
          <w:rFonts w:asciiTheme="minorHAnsi" w:eastAsiaTheme="minorEastAsia" w:hAnsiTheme="minorHAnsi" w:cstheme="minorBidi"/>
          <w:noProof/>
          <w:kern w:val="2"/>
          <w:szCs w:val="24"/>
          <w:lang w:eastAsia="en-US" w:bidi="ar-SA"/>
          <w14:ligatures w14:val="standardContextual"/>
        </w:rPr>
      </w:pPr>
      <w:hyperlink w:anchor="_Toc197924348" w:history="1">
        <w:r w:rsidRPr="00D362BF">
          <w:rPr>
            <w:rStyle w:val="Hyperlink"/>
            <w:rFonts w:ascii="Times New Roman" w:hAnsi="Times New Roman" w:cs="Times New Roman"/>
            <w:noProof/>
          </w:rPr>
          <w:t>Table 9.1</w:t>
        </w:r>
        <w:r w:rsidRPr="00D362BF">
          <w:rPr>
            <w:rStyle w:val="Hyperlink"/>
            <w:rFonts w:ascii="Times New Roman" w:hAnsi="Times New Roman" w:cs="Times New Roman"/>
            <w:noProof/>
          </w:rPr>
          <w:noBreakHyphen/>
          <w:t>4 Troubleshooting</w:t>
        </w:r>
        <w:r>
          <w:rPr>
            <w:noProof/>
            <w:webHidden/>
          </w:rPr>
          <w:tab/>
        </w:r>
        <w:r>
          <w:rPr>
            <w:noProof/>
            <w:webHidden/>
          </w:rPr>
          <w:fldChar w:fldCharType="begin"/>
        </w:r>
        <w:r>
          <w:rPr>
            <w:noProof/>
            <w:webHidden/>
          </w:rPr>
          <w:instrText xml:space="preserve"> PAGEREF _Toc197924348 \h </w:instrText>
        </w:r>
        <w:r>
          <w:rPr>
            <w:noProof/>
            <w:webHidden/>
          </w:rPr>
        </w:r>
        <w:r>
          <w:rPr>
            <w:noProof/>
            <w:webHidden/>
          </w:rPr>
          <w:fldChar w:fldCharType="separate"/>
        </w:r>
        <w:r w:rsidR="004F2D4E">
          <w:rPr>
            <w:noProof/>
            <w:webHidden/>
          </w:rPr>
          <w:t>42</w:t>
        </w:r>
        <w:r>
          <w:rPr>
            <w:noProof/>
            <w:webHidden/>
          </w:rPr>
          <w:fldChar w:fldCharType="end"/>
        </w:r>
      </w:hyperlink>
    </w:p>
    <w:p w14:paraId="0950488D" w14:textId="11F20FD3" w:rsidR="00B4113C" w:rsidRDefault="00B4113C">
      <w:pPr>
        <w:pStyle w:val="TableofFigures"/>
        <w:tabs>
          <w:tab w:val="right" w:leader="dot" w:pos="9628"/>
        </w:tabs>
        <w:rPr>
          <w:rFonts w:asciiTheme="minorHAnsi" w:eastAsiaTheme="minorEastAsia" w:hAnsiTheme="minorHAnsi" w:cstheme="minorBidi"/>
          <w:noProof/>
          <w:kern w:val="2"/>
          <w:szCs w:val="24"/>
          <w:lang w:eastAsia="en-US" w:bidi="ar-SA"/>
          <w14:ligatures w14:val="standardContextual"/>
        </w:rPr>
      </w:pPr>
      <w:hyperlink w:anchor="_Toc197924349" w:history="1">
        <w:r w:rsidRPr="00D362BF">
          <w:rPr>
            <w:rStyle w:val="Hyperlink"/>
            <w:rFonts w:ascii="Times New Roman" w:hAnsi="Times New Roman" w:cs="Times New Roman"/>
            <w:noProof/>
          </w:rPr>
          <w:t>Table 9.2</w:t>
        </w:r>
        <w:r w:rsidRPr="00D362BF">
          <w:rPr>
            <w:rStyle w:val="Hyperlink"/>
            <w:rFonts w:ascii="Times New Roman" w:hAnsi="Times New Roman" w:cs="Times New Roman"/>
            <w:noProof/>
          </w:rPr>
          <w:noBreakHyphen/>
          <w:t>1 Test-case matrix</w:t>
        </w:r>
        <w:r>
          <w:rPr>
            <w:noProof/>
            <w:webHidden/>
          </w:rPr>
          <w:tab/>
        </w:r>
        <w:r>
          <w:rPr>
            <w:noProof/>
            <w:webHidden/>
          </w:rPr>
          <w:fldChar w:fldCharType="begin"/>
        </w:r>
        <w:r>
          <w:rPr>
            <w:noProof/>
            <w:webHidden/>
          </w:rPr>
          <w:instrText xml:space="preserve"> PAGEREF _Toc197924349 \h </w:instrText>
        </w:r>
        <w:r>
          <w:rPr>
            <w:noProof/>
            <w:webHidden/>
          </w:rPr>
        </w:r>
        <w:r>
          <w:rPr>
            <w:noProof/>
            <w:webHidden/>
          </w:rPr>
          <w:fldChar w:fldCharType="separate"/>
        </w:r>
        <w:r w:rsidR="004F2D4E">
          <w:rPr>
            <w:noProof/>
            <w:webHidden/>
          </w:rPr>
          <w:t>43</w:t>
        </w:r>
        <w:r>
          <w:rPr>
            <w:noProof/>
            <w:webHidden/>
          </w:rPr>
          <w:fldChar w:fldCharType="end"/>
        </w:r>
      </w:hyperlink>
    </w:p>
    <w:p w14:paraId="775803FF" w14:textId="67FBEE4F" w:rsidR="008A3D27" w:rsidRPr="009754A0" w:rsidRDefault="008A3D27" w:rsidP="00256116">
      <w:pPr>
        <w:spacing w:line="276" w:lineRule="auto"/>
        <w:rPr>
          <w:rFonts w:ascii="Times New Roman" w:hAnsi="Times New Roman" w:cs="Times New Roman"/>
        </w:rPr>
      </w:pPr>
      <w:r w:rsidRPr="009754A0">
        <w:rPr>
          <w:rFonts w:ascii="Times New Roman" w:hAnsi="Times New Roman" w:cs="Times New Roman"/>
        </w:rPr>
        <w:fldChar w:fldCharType="end"/>
      </w:r>
    </w:p>
    <w:p w14:paraId="7A82BA0B" w14:textId="77777777" w:rsidR="00E34D0B" w:rsidRPr="009754A0" w:rsidRDefault="00E34D0B" w:rsidP="00256116">
      <w:pPr>
        <w:pStyle w:val="Heading1"/>
        <w:numPr>
          <w:ilvl w:val="0"/>
          <w:numId w:val="0"/>
        </w:numPr>
        <w:spacing w:line="276" w:lineRule="auto"/>
        <w:rPr>
          <w:rFonts w:ascii="Times New Roman" w:eastAsia="Droid Sans Fallback" w:hAnsi="Times New Roman" w:cs="Times New Roman"/>
          <w:b/>
          <w:bCs/>
          <w:color w:val="auto"/>
          <w:sz w:val="44"/>
          <w:szCs w:val="36"/>
        </w:rPr>
      </w:pPr>
    </w:p>
    <w:p w14:paraId="3F5048FE" w14:textId="77777777" w:rsidR="002E3996" w:rsidRPr="009754A0" w:rsidRDefault="002E3996" w:rsidP="00256116">
      <w:pPr>
        <w:spacing w:line="276" w:lineRule="auto"/>
        <w:rPr>
          <w:rFonts w:ascii="Times New Roman" w:hAnsi="Times New Roman" w:cs="Times New Roman"/>
        </w:rPr>
      </w:pPr>
    </w:p>
    <w:p w14:paraId="40A49B60" w14:textId="77777777" w:rsidR="002E3996" w:rsidRPr="009754A0" w:rsidRDefault="002E3996" w:rsidP="00256116">
      <w:pPr>
        <w:spacing w:line="276" w:lineRule="auto"/>
        <w:rPr>
          <w:rFonts w:ascii="Times New Roman" w:hAnsi="Times New Roman" w:cs="Times New Roman"/>
        </w:rPr>
      </w:pPr>
    </w:p>
    <w:p w14:paraId="4F21B7E9" w14:textId="77777777" w:rsidR="002E3996" w:rsidRPr="009754A0" w:rsidRDefault="002E3996" w:rsidP="00256116">
      <w:pPr>
        <w:spacing w:line="276" w:lineRule="auto"/>
        <w:rPr>
          <w:rFonts w:ascii="Times New Roman" w:hAnsi="Times New Roman" w:cs="Times New Roman"/>
        </w:rPr>
      </w:pPr>
    </w:p>
    <w:p w14:paraId="3778847B" w14:textId="77777777" w:rsidR="002E3996" w:rsidRPr="009754A0" w:rsidRDefault="002E3996" w:rsidP="00256116">
      <w:pPr>
        <w:spacing w:line="276" w:lineRule="auto"/>
        <w:rPr>
          <w:rFonts w:ascii="Times New Roman" w:hAnsi="Times New Roman" w:cs="Times New Roman"/>
        </w:rPr>
      </w:pPr>
    </w:p>
    <w:p w14:paraId="05B02AEF" w14:textId="77777777" w:rsidR="002E3996" w:rsidRPr="009754A0" w:rsidRDefault="002E3996" w:rsidP="00256116">
      <w:pPr>
        <w:spacing w:line="276" w:lineRule="auto"/>
        <w:rPr>
          <w:rFonts w:ascii="Times New Roman" w:hAnsi="Times New Roman" w:cs="Times New Roman"/>
        </w:rPr>
      </w:pPr>
    </w:p>
    <w:p w14:paraId="4672838B" w14:textId="20531ABF" w:rsidR="00D61AE9" w:rsidRPr="009754A0" w:rsidRDefault="00D61AE9" w:rsidP="00256116">
      <w:pPr>
        <w:spacing w:line="276" w:lineRule="auto"/>
        <w:rPr>
          <w:rFonts w:ascii="Times New Roman" w:hAnsi="Times New Roman" w:cs="Times New Roman"/>
        </w:rPr>
      </w:pPr>
    </w:p>
    <w:p w14:paraId="2F35D8DF" w14:textId="2622D8D1" w:rsidR="003802B2" w:rsidRPr="009754A0" w:rsidRDefault="003802B2" w:rsidP="00256116">
      <w:pPr>
        <w:spacing w:line="276" w:lineRule="auto"/>
        <w:rPr>
          <w:rFonts w:ascii="Times New Roman" w:hAnsi="Times New Roman" w:cs="Times New Roman"/>
        </w:rPr>
      </w:pPr>
    </w:p>
    <w:p w14:paraId="21E48C17" w14:textId="7899CE36" w:rsidR="003802B2" w:rsidRPr="009754A0" w:rsidRDefault="003802B2" w:rsidP="00256116">
      <w:pPr>
        <w:spacing w:line="276" w:lineRule="auto"/>
        <w:rPr>
          <w:rFonts w:ascii="Times New Roman" w:hAnsi="Times New Roman" w:cs="Times New Roman"/>
        </w:rPr>
      </w:pPr>
    </w:p>
    <w:p w14:paraId="3F88F41D" w14:textId="776D43D9" w:rsidR="003802B2" w:rsidRPr="009754A0" w:rsidRDefault="003802B2" w:rsidP="00256116">
      <w:pPr>
        <w:spacing w:line="276" w:lineRule="auto"/>
        <w:rPr>
          <w:rFonts w:ascii="Times New Roman" w:hAnsi="Times New Roman" w:cs="Times New Roman"/>
        </w:rPr>
      </w:pPr>
    </w:p>
    <w:p w14:paraId="35D0CD80" w14:textId="5DFE59C3" w:rsidR="003802B2" w:rsidRPr="009754A0" w:rsidRDefault="003802B2" w:rsidP="00256116">
      <w:pPr>
        <w:spacing w:line="276" w:lineRule="auto"/>
        <w:rPr>
          <w:rFonts w:ascii="Times New Roman" w:hAnsi="Times New Roman" w:cs="Times New Roman"/>
        </w:rPr>
      </w:pPr>
    </w:p>
    <w:p w14:paraId="01C67133" w14:textId="280E1B9A" w:rsidR="003802B2" w:rsidRPr="009754A0" w:rsidRDefault="003802B2" w:rsidP="00256116">
      <w:pPr>
        <w:spacing w:line="276" w:lineRule="auto"/>
        <w:rPr>
          <w:rFonts w:ascii="Times New Roman" w:hAnsi="Times New Roman" w:cs="Times New Roman"/>
        </w:rPr>
      </w:pPr>
    </w:p>
    <w:p w14:paraId="4045A123" w14:textId="26106DBA" w:rsidR="003802B2" w:rsidRPr="009754A0" w:rsidRDefault="003802B2" w:rsidP="00256116">
      <w:pPr>
        <w:spacing w:line="276" w:lineRule="auto"/>
        <w:rPr>
          <w:rFonts w:ascii="Times New Roman" w:hAnsi="Times New Roman" w:cs="Times New Roman"/>
        </w:rPr>
      </w:pPr>
    </w:p>
    <w:p w14:paraId="5F4E36D6" w14:textId="3210330A" w:rsidR="003802B2" w:rsidRPr="009754A0" w:rsidRDefault="003802B2" w:rsidP="00256116">
      <w:pPr>
        <w:spacing w:line="276" w:lineRule="auto"/>
        <w:rPr>
          <w:rFonts w:ascii="Times New Roman" w:hAnsi="Times New Roman" w:cs="Times New Roman"/>
        </w:rPr>
      </w:pPr>
    </w:p>
    <w:p w14:paraId="3282CAF8" w14:textId="1D7B0646" w:rsidR="003802B2" w:rsidRPr="009754A0" w:rsidRDefault="003802B2" w:rsidP="00256116">
      <w:pPr>
        <w:spacing w:line="276" w:lineRule="auto"/>
        <w:rPr>
          <w:rFonts w:ascii="Times New Roman" w:hAnsi="Times New Roman" w:cs="Times New Roman"/>
        </w:rPr>
      </w:pPr>
    </w:p>
    <w:p w14:paraId="13AC716A" w14:textId="6854A93D" w:rsidR="003802B2" w:rsidRPr="009754A0" w:rsidRDefault="003802B2" w:rsidP="00256116">
      <w:pPr>
        <w:spacing w:line="276" w:lineRule="auto"/>
        <w:rPr>
          <w:rFonts w:ascii="Times New Roman" w:hAnsi="Times New Roman" w:cs="Times New Roman"/>
        </w:rPr>
      </w:pPr>
    </w:p>
    <w:p w14:paraId="12ED6BFE" w14:textId="0E1A82B8" w:rsidR="003802B2" w:rsidRPr="009754A0" w:rsidRDefault="003802B2" w:rsidP="00256116">
      <w:pPr>
        <w:spacing w:line="276" w:lineRule="auto"/>
        <w:rPr>
          <w:rFonts w:ascii="Times New Roman" w:hAnsi="Times New Roman" w:cs="Times New Roman"/>
        </w:rPr>
      </w:pPr>
    </w:p>
    <w:p w14:paraId="2A157A8D" w14:textId="37F96B0C" w:rsidR="003802B2" w:rsidRPr="009754A0" w:rsidRDefault="003802B2" w:rsidP="00256116">
      <w:pPr>
        <w:spacing w:line="276" w:lineRule="auto"/>
        <w:rPr>
          <w:rFonts w:ascii="Times New Roman" w:hAnsi="Times New Roman" w:cs="Times New Roman"/>
        </w:rPr>
      </w:pPr>
    </w:p>
    <w:p w14:paraId="768C7E60" w14:textId="25F30B9F" w:rsidR="003802B2" w:rsidRPr="009754A0" w:rsidRDefault="003802B2" w:rsidP="00256116">
      <w:pPr>
        <w:spacing w:line="276" w:lineRule="auto"/>
        <w:rPr>
          <w:rFonts w:ascii="Times New Roman" w:hAnsi="Times New Roman" w:cs="Times New Roman"/>
        </w:rPr>
      </w:pPr>
    </w:p>
    <w:p w14:paraId="78119AB1" w14:textId="42BC9486" w:rsidR="003802B2" w:rsidRPr="009754A0" w:rsidRDefault="003802B2" w:rsidP="00256116">
      <w:pPr>
        <w:spacing w:line="276" w:lineRule="auto"/>
        <w:rPr>
          <w:rFonts w:ascii="Times New Roman" w:hAnsi="Times New Roman" w:cs="Times New Roman"/>
        </w:rPr>
      </w:pPr>
    </w:p>
    <w:p w14:paraId="579AA0E9" w14:textId="0AA15600" w:rsidR="003802B2" w:rsidRPr="009754A0" w:rsidRDefault="003802B2" w:rsidP="00256116">
      <w:pPr>
        <w:spacing w:line="276" w:lineRule="auto"/>
        <w:rPr>
          <w:rFonts w:ascii="Times New Roman" w:hAnsi="Times New Roman" w:cs="Times New Roman"/>
        </w:rPr>
      </w:pPr>
    </w:p>
    <w:p w14:paraId="6A6CF2E6" w14:textId="38F45334" w:rsidR="003802B2" w:rsidRPr="009754A0" w:rsidRDefault="003802B2" w:rsidP="00256116">
      <w:pPr>
        <w:spacing w:line="276" w:lineRule="auto"/>
        <w:rPr>
          <w:rFonts w:ascii="Times New Roman" w:hAnsi="Times New Roman" w:cs="Times New Roman"/>
        </w:rPr>
      </w:pPr>
    </w:p>
    <w:p w14:paraId="1028C07E" w14:textId="5E2C2F41" w:rsidR="003802B2" w:rsidRPr="009754A0" w:rsidRDefault="003802B2" w:rsidP="00256116">
      <w:pPr>
        <w:spacing w:line="276" w:lineRule="auto"/>
        <w:rPr>
          <w:rFonts w:ascii="Times New Roman" w:hAnsi="Times New Roman" w:cs="Times New Roman"/>
        </w:rPr>
      </w:pPr>
    </w:p>
    <w:p w14:paraId="601DB47E" w14:textId="324604D3" w:rsidR="003802B2" w:rsidRPr="009754A0" w:rsidRDefault="003802B2" w:rsidP="00256116">
      <w:pPr>
        <w:spacing w:line="276" w:lineRule="auto"/>
        <w:rPr>
          <w:rFonts w:ascii="Times New Roman" w:hAnsi="Times New Roman" w:cs="Times New Roman"/>
        </w:rPr>
      </w:pPr>
    </w:p>
    <w:p w14:paraId="4333E872" w14:textId="0A0ADFF5" w:rsidR="003802B2" w:rsidRPr="009754A0" w:rsidRDefault="003802B2" w:rsidP="00256116">
      <w:pPr>
        <w:spacing w:line="276" w:lineRule="auto"/>
        <w:rPr>
          <w:rFonts w:ascii="Times New Roman" w:hAnsi="Times New Roman" w:cs="Times New Roman"/>
        </w:rPr>
      </w:pPr>
    </w:p>
    <w:p w14:paraId="5E3E78B8" w14:textId="42CC3A16" w:rsidR="003802B2" w:rsidRPr="009754A0" w:rsidRDefault="003802B2" w:rsidP="00256116">
      <w:pPr>
        <w:spacing w:line="276" w:lineRule="auto"/>
        <w:rPr>
          <w:rFonts w:ascii="Times New Roman" w:hAnsi="Times New Roman" w:cs="Times New Roman"/>
        </w:rPr>
      </w:pPr>
    </w:p>
    <w:p w14:paraId="2413B1FE" w14:textId="6D48BFA7" w:rsidR="003802B2" w:rsidRPr="009754A0" w:rsidRDefault="003802B2" w:rsidP="00256116">
      <w:pPr>
        <w:spacing w:line="276" w:lineRule="auto"/>
        <w:rPr>
          <w:rFonts w:ascii="Times New Roman" w:hAnsi="Times New Roman" w:cs="Times New Roman"/>
        </w:rPr>
      </w:pPr>
    </w:p>
    <w:p w14:paraId="33AD99E0" w14:textId="475145C0" w:rsidR="009D5326" w:rsidRPr="009754A0" w:rsidRDefault="7673EDC0" w:rsidP="00256116">
      <w:pPr>
        <w:pStyle w:val="Heading1"/>
        <w:numPr>
          <w:ilvl w:val="0"/>
          <w:numId w:val="0"/>
        </w:numPr>
        <w:spacing w:line="276" w:lineRule="auto"/>
        <w:ind w:left="432" w:hanging="432"/>
        <w:rPr>
          <w:rFonts w:ascii="Times New Roman" w:hAnsi="Times New Roman" w:cs="Times New Roman"/>
          <w:color w:val="auto"/>
        </w:rPr>
      </w:pPr>
      <w:bookmarkStart w:id="8" w:name="_Toc197924274"/>
      <w:r w:rsidRPr="009754A0">
        <w:rPr>
          <w:rFonts w:ascii="Times New Roman" w:hAnsi="Times New Roman" w:cs="Times New Roman"/>
          <w:color w:val="auto"/>
        </w:rPr>
        <w:lastRenderedPageBreak/>
        <w:t>Abbreviations/Acronyms</w:t>
      </w:r>
      <w:bookmarkEnd w:id="8"/>
    </w:p>
    <w:tbl>
      <w:tblPr>
        <w:tblStyle w:val="TableGrid"/>
        <w:tblW w:w="0" w:type="auto"/>
        <w:tblLook w:val="04A0" w:firstRow="1" w:lastRow="0" w:firstColumn="1" w:lastColumn="0" w:noHBand="0" w:noVBand="1"/>
      </w:tblPr>
      <w:tblGrid>
        <w:gridCol w:w="1296"/>
        <w:gridCol w:w="7032"/>
      </w:tblGrid>
      <w:tr w:rsidR="009754A0" w:rsidRPr="009754A0" w14:paraId="503E347F" w14:textId="77777777" w:rsidTr="0061021F">
        <w:tc>
          <w:tcPr>
            <w:tcW w:w="0" w:type="auto"/>
            <w:hideMark/>
          </w:tcPr>
          <w:p w14:paraId="3D476202" w14:textId="77777777" w:rsidR="0061021F" w:rsidRPr="009754A0" w:rsidRDefault="0061021F" w:rsidP="00256116">
            <w:pPr>
              <w:spacing w:line="276" w:lineRule="auto"/>
              <w:rPr>
                <w:rFonts w:ascii="Times New Roman" w:hAnsi="Times New Roman" w:cs="Times New Roman"/>
                <w:b/>
                <w:bCs/>
              </w:rPr>
            </w:pPr>
            <w:r w:rsidRPr="009754A0">
              <w:rPr>
                <w:rFonts w:ascii="Times New Roman" w:hAnsi="Times New Roman" w:cs="Times New Roman"/>
                <w:b/>
                <w:bCs/>
              </w:rPr>
              <w:t>Acronym</w:t>
            </w:r>
          </w:p>
        </w:tc>
        <w:tc>
          <w:tcPr>
            <w:tcW w:w="0" w:type="auto"/>
            <w:hideMark/>
          </w:tcPr>
          <w:p w14:paraId="7687BBD8" w14:textId="1473CB07" w:rsidR="0061021F" w:rsidRPr="009754A0" w:rsidRDefault="0061021F" w:rsidP="00256116">
            <w:pPr>
              <w:tabs>
                <w:tab w:val="left" w:pos="1370"/>
              </w:tabs>
              <w:spacing w:line="276" w:lineRule="auto"/>
              <w:rPr>
                <w:rFonts w:ascii="Times New Roman" w:hAnsi="Times New Roman" w:cs="Times New Roman"/>
                <w:b/>
                <w:bCs/>
              </w:rPr>
            </w:pPr>
            <w:r w:rsidRPr="009754A0">
              <w:rPr>
                <w:rFonts w:ascii="Times New Roman" w:hAnsi="Times New Roman" w:cs="Times New Roman"/>
                <w:b/>
                <w:bCs/>
              </w:rPr>
              <w:t>Meaning</w:t>
            </w:r>
            <w:r w:rsidR="009D5326" w:rsidRPr="009754A0">
              <w:rPr>
                <w:rFonts w:ascii="Times New Roman" w:hAnsi="Times New Roman" w:cs="Times New Roman"/>
                <w:b/>
                <w:bCs/>
              </w:rPr>
              <w:tab/>
            </w:r>
          </w:p>
        </w:tc>
      </w:tr>
      <w:tr w:rsidR="009754A0" w:rsidRPr="009754A0" w14:paraId="42F445DF" w14:textId="77777777" w:rsidTr="0061021F">
        <w:tc>
          <w:tcPr>
            <w:tcW w:w="0" w:type="auto"/>
            <w:hideMark/>
          </w:tcPr>
          <w:p w14:paraId="7D70BCAE"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3G</w:t>
            </w:r>
          </w:p>
        </w:tc>
        <w:tc>
          <w:tcPr>
            <w:tcW w:w="0" w:type="auto"/>
            <w:hideMark/>
          </w:tcPr>
          <w:p w14:paraId="69036987"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Third</w:t>
            </w:r>
            <w:r w:rsidRPr="009754A0">
              <w:rPr>
                <w:rFonts w:ascii="Times New Roman" w:hAnsi="Times New Roman" w:cs="Times New Roman"/>
              </w:rPr>
              <w:noBreakHyphen/>
              <w:t>Generation Mobile Telecommunications</w:t>
            </w:r>
          </w:p>
        </w:tc>
      </w:tr>
      <w:tr w:rsidR="009754A0" w:rsidRPr="009754A0" w14:paraId="4F230D75" w14:textId="77777777" w:rsidTr="0061021F">
        <w:tc>
          <w:tcPr>
            <w:tcW w:w="0" w:type="auto"/>
            <w:hideMark/>
          </w:tcPr>
          <w:p w14:paraId="30295015"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ADC</w:t>
            </w:r>
          </w:p>
        </w:tc>
        <w:tc>
          <w:tcPr>
            <w:tcW w:w="0" w:type="auto"/>
            <w:hideMark/>
          </w:tcPr>
          <w:p w14:paraId="3BF207D3"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Analog</w:t>
            </w:r>
            <w:r w:rsidRPr="009754A0">
              <w:rPr>
                <w:rFonts w:ascii="Times New Roman" w:hAnsi="Times New Roman" w:cs="Times New Roman"/>
              </w:rPr>
              <w:noBreakHyphen/>
              <w:t>to</w:t>
            </w:r>
            <w:r w:rsidRPr="009754A0">
              <w:rPr>
                <w:rFonts w:ascii="Times New Roman" w:hAnsi="Times New Roman" w:cs="Times New Roman"/>
              </w:rPr>
              <w:noBreakHyphen/>
              <w:t>Digital Converter</w:t>
            </w:r>
          </w:p>
        </w:tc>
      </w:tr>
      <w:tr w:rsidR="009754A0" w:rsidRPr="009754A0" w14:paraId="3C166808" w14:textId="77777777" w:rsidTr="0061021F">
        <w:tc>
          <w:tcPr>
            <w:tcW w:w="0" w:type="auto"/>
            <w:hideMark/>
          </w:tcPr>
          <w:p w14:paraId="0EC81940"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AI</w:t>
            </w:r>
          </w:p>
        </w:tc>
        <w:tc>
          <w:tcPr>
            <w:tcW w:w="0" w:type="auto"/>
            <w:hideMark/>
          </w:tcPr>
          <w:p w14:paraId="2D7D5443"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Artificial Intelligence</w:t>
            </w:r>
          </w:p>
        </w:tc>
      </w:tr>
      <w:tr w:rsidR="009754A0" w:rsidRPr="009754A0" w14:paraId="03529419" w14:textId="77777777" w:rsidTr="0061021F">
        <w:tc>
          <w:tcPr>
            <w:tcW w:w="0" w:type="auto"/>
            <w:hideMark/>
          </w:tcPr>
          <w:p w14:paraId="42A1BEA4"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API</w:t>
            </w:r>
          </w:p>
        </w:tc>
        <w:tc>
          <w:tcPr>
            <w:tcW w:w="0" w:type="auto"/>
            <w:hideMark/>
          </w:tcPr>
          <w:p w14:paraId="521B7B35"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Application Programming Interface</w:t>
            </w:r>
          </w:p>
        </w:tc>
      </w:tr>
      <w:tr w:rsidR="009754A0" w:rsidRPr="009754A0" w14:paraId="10652B6F" w14:textId="77777777" w:rsidTr="0061021F">
        <w:tc>
          <w:tcPr>
            <w:tcW w:w="0" w:type="auto"/>
            <w:hideMark/>
          </w:tcPr>
          <w:p w14:paraId="12082F85"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AVR</w:t>
            </w:r>
          </w:p>
        </w:tc>
        <w:tc>
          <w:tcPr>
            <w:tcW w:w="0" w:type="auto"/>
            <w:hideMark/>
          </w:tcPr>
          <w:p w14:paraId="5F13A9C7"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Alphameric Virtual RISC – 8</w:t>
            </w:r>
            <w:r w:rsidRPr="009754A0">
              <w:rPr>
                <w:rFonts w:ascii="Times New Roman" w:hAnsi="Times New Roman" w:cs="Times New Roman"/>
              </w:rPr>
              <w:noBreakHyphen/>
              <w:t>bit micro</w:t>
            </w:r>
            <w:r w:rsidRPr="009754A0">
              <w:rPr>
                <w:rFonts w:ascii="Times New Roman" w:hAnsi="Times New Roman" w:cs="Times New Roman"/>
              </w:rPr>
              <w:noBreakHyphen/>
              <w:t>controller core used in Arduino</w:t>
            </w:r>
          </w:p>
        </w:tc>
      </w:tr>
      <w:tr w:rsidR="009754A0" w:rsidRPr="009754A0" w14:paraId="4C5D800D" w14:textId="77777777" w:rsidTr="0061021F">
        <w:tc>
          <w:tcPr>
            <w:tcW w:w="0" w:type="auto"/>
            <w:hideMark/>
          </w:tcPr>
          <w:p w14:paraId="534E7B68"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CI</w:t>
            </w:r>
          </w:p>
        </w:tc>
        <w:tc>
          <w:tcPr>
            <w:tcW w:w="0" w:type="auto"/>
            <w:hideMark/>
          </w:tcPr>
          <w:p w14:paraId="04E12538"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Continuous Integration</w:t>
            </w:r>
          </w:p>
        </w:tc>
      </w:tr>
      <w:tr w:rsidR="009754A0" w:rsidRPr="009754A0" w14:paraId="021A4FFB" w14:textId="77777777" w:rsidTr="0061021F">
        <w:tc>
          <w:tcPr>
            <w:tcW w:w="0" w:type="auto"/>
            <w:hideMark/>
          </w:tcPr>
          <w:p w14:paraId="3A066118"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CI/CD</w:t>
            </w:r>
          </w:p>
        </w:tc>
        <w:tc>
          <w:tcPr>
            <w:tcW w:w="0" w:type="auto"/>
            <w:hideMark/>
          </w:tcPr>
          <w:p w14:paraId="21C79E8D"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Continuous Integration / Continuous Deployment</w:t>
            </w:r>
          </w:p>
        </w:tc>
      </w:tr>
      <w:tr w:rsidR="009754A0" w:rsidRPr="009754A0" w14:paraId="4CBE49AF" w14:textId="77777777" w:rsidTr="0061021F">
        <w:tc>
          <w:tcPr>
            <w:tcW w:w="0" w:type="auto"/>
            <w:hideMark/>
          </w:tcPr>
          <w:p w14:paraId="467B11F8"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CO</w:t>
            </w:r>
          </w:p>
        </w:tc>
        <w:tc>
          <w:tcPr>
            <w:tcW w:w="0" w:type="auto"/>
            <w:hideMark/>
          </w:tcPr>
          <w:p w14:paraId="7A6D435D"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Carbon Monoxide</w:t>
            </w:r>
          </w:p>
        </w:tc>
      </w:tr>
      <w:tr w:rsidR="009754A0" w:rsidRPr="009754A0" w14:paraId="40E2F7BB" w14:textId="77777777" w:rsidTr="0061021F">
        <w:tc>
          <w:tcPr>
            <w:tcW w:w="0" w:type="auto"/>
            <w:hideMark/>
          </w:tcPr>
          <w:p w14:paraId="3B1DA500"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CSV</w:t>
            </w:r>
          </w:p>
        </w:tc>
        <w:tc>
          <w:tcPr>
            <w:tcW w:w="0" w:type="auto"/>
            <w:hideMark/>
          </w:tcPr>
          <w:p w14:paraId="7B4FD673"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Comma</w:t>
            </w:r>
            <w:r w:rsidRPr="009754A0">
              <w:rPr>
                <w:rFonts w:ascii="Times New Roman" w:hAnsi="Times New Roman" w:cs="Times New Roman"/>
              </w:rPr>
              <w:noBreakHyphen/>
              <w:t>Separated Values</w:t>
            </w:r>
          </w:p>
        </w:tc>
      </w:tr>
      <w:tr w:rsidR="009754A0" w:rsidRPr="009754A0" w14:paraId="264FABF9" w14:textId="77777777" w:rsidTr="0061021F">
        <w:tc>
          <w:tcPr>
            <w:tcW w:w="0" w:type="auto"/>
            <w:hideMark/>
          </w:tcPr>
          <w:p w14:paraId="17748055"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DHT</w:t>
            </w:r>
          </w:p>
        </w:tc>
        <w:tc>
          <w:tcPr>
            <w:tcW w:w="0" w:type="auto"/>
            <w:hideMark/>
          </w:tcPr>
          <w:p w14:paraId="6B6BEC28"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Digital Humidity &amp; Temperature sensor family</w:t>
            </w:r>
          </w:p>
        </w:tc>
      </w:tr>
      <w:tr w:rsidR="009754A0" w:rsidRPr="009754A0" w14:paraId="6B65DD1B" w14:textId="77777777" w:rsidTr="0061021F">
        <w:tc>
          <w:tcPr>
            <w:tcW w:w="0" w:type="auto"/>
            <w:hideMark/>
          </w:tcPr>
          <w:p w14:paraId="59854998"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E2E</w:t>
            </w:r>
          </w:p>
        </w:tc>
        <w:tc>
          <w:tcPr>
            <w:tcW w:w="0" w:type="auto"/>
            <w:hideMark/>
          </w:tcPr>
          <w:p w14:paraId="696539C3"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End</w:t>
            </w:r>
            <w:r w:rsidRPr="009754A0">
              <w:rPr>
                <w:rFonts w:ascii="Times New Roman" w:hAnsi="Times New Roman" w:cs="Times New Roman"/>
              </w:rPr>
              <w:noBreakHyphen/>
              <w:t>to</w:t>
            </w:r>
            <w:r w:rsidRPr="009754A0">
              <w:rPr>
                <w:rFonts w:ascii="Times New Roman" w:hAnsi="Times New Roman" w:cs="Times New Roman"/>
              </w:rPr>
              <w:noBreakHyphen/>
              <w:t>End (testing)</w:t>
            </w:r>
          </w:p>
        </w:tc>
      </w:tr>
      <w:tr w:rsidR="009754A0" w:rsidRPr="009754A0" w14:paraId="5ED5ABFD" w14:textId="77777777" w:rsidTr="0061021F">
        <w:tc>
          <w:tcPr>
            <w:tcW w:w="0" w:type="auto"/>
            <w:hideMark/>
          </w:tcPr>
          <w:p w14:paraId="3DE04AE5"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EPA</w:t>
            </w:r>
          </w:p>
        </w:tc>
        <w:tc>
          <w:tcPr>
            <w:tcW w:w="0" w:type="auto"/>
            <w:hideMark/>
          </w:tcPr>
          <w:p w14:paraId="60A61738"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(U.S.) Environmental Protection Agency</w:t>
            </w:r>
          </w:p>
        </w:tc>
      </w:tr>
      <w:tr w:rsidR="009754A0" w:rsidRPr="009754A0" w14:paraId="4195946A" w14:textId="77777777" w:rsidTr="0061021F">
        <w:tc>
          <w:tcPr>
            <w:tcW w:w="0" w:type="auto"/>
            <w:hideMark/>
          </w:tcPr>
          <w:p w14:paraId="4633F149"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EEPROM</w:t>
            </w:r>
          </w:p>
        </w:tc>
        <w:tc>
          <w:tcPr>
            <w:tcW w:w="0" w:type="auto"/>
            <w:hideMark/>
          </w:tcPr>
          <w:p w14:paraId="51BC5855"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Electrically Erasable Programmable Read</w:t>
            </w:r>
            <w:r w:rsidRPr="009754A0">
              <w:rPr>
                <w:rFonts w:ascii="Times New Roman" w:hAnsi="Times New Roman" w:cs="Times New Roman"/>
              </w:rPr>
              <w:noBreakHyphen/>
              <w:t>Only Memory</w:t>
            </w:r>
          </w:p>
        </w:tc>
      </w:tr>
      <w:tr w:rsidR="009754A0" w:rsidRPr="009754A0" w14:paraId="4A0AF8BA" w14:textId="77777777" w:rsidTr="0061021F">
        <w:tc>
          <w:tcPr>
            <w:tcW w:w="0" w:type="auto"/>
            <w:hideMark/>
          </w:tcPr>
          <w:p w14:paraId="7EE700A7"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GSM</w:t>
            </w:r>
          </w:p>
        </w:tc>
        <w:tc>
          <w:tcPr>
            <w:tcW w:w="0" w:type="auto"/>
            <w:hideMark/>
          </w:tcPr>
          <w:p w14:paraId="7F10FEC6"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Global System for Mobile Communications</w:t>
            </w:r>
          </w:p>
        </w:tc>
      </w:tr>
      <w:tr w:rsidR="009754A0" w:rsidRPr="009754A0" w14:paraId="46D29E10" w14:textId="77777777" w:rsidTr="0061021F">
        <w:tc>
          <w:tcPr>
            <w:tcW w:w="0" w:type="auto"/>
            <w:hideMark/>
          </w:tcPr>
          <w:p w14:paraId="4A860321"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HTTP</w:t>
            </w:r>
          </w:p>
        </w:tc>
        <w:tc>
          <w:tcPr>
            <w:tcW w:w="0" w:type="auto"/>
            <w:hideMark/>
          </w:tcPr>
          <w:p w14:paraId="1232ED9F"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Hyper</w:t>
            </w:r>
            <w:r w:rsidRPr="009754A0">
              <w:rPr>
                <w:rFonts w:ascii="Times New Roman" w:hAnsi="Times New Roman" w:cs="Times New Roman"/>
              </w:rPr>
              <w:noBreakHyphen/>
              <w:t>Text Transfer Protocol</w:t>
            </w:r>
          </w:p>
        </w:tc>
      </w:tr>
      <w:tr w:rsidR="009754A0" w:rsidRPr="009754A0" w14:paraId="541BEEE9" w14:textId="77777777" w:rsidTr="0061021F">
        <w:tc>
          <w:tcPr>
            <w:tcW w:w="0" w:type="auto"/>
            <w:hideMark/>
          </w:tcPr>
          <w:p w14:paraId="1906B996"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IDE</w:t>
            </w:r>
          </w:p>
        </w:tc>
        <w:tc>
          <w:tcPr>
            <w:tcW w:w="0" w:type="auto"/>
            <w:hideMark/>
          </w:tcPr>
          <w:p w14:paraId="320A66F1"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Integrated Development Environment</w:t>
            </w:r>
          </w:p>
        </w:tc>
      </w:tr>
      <w:tr w:rsidR="009754A0" w:rsidRPr="009754A0" w14:paraId="22ED79BA" w14:textId="77777777" w:rsidTr="0061021F">
        <w:tc>
          <w:tcPr>
            <w:tcW w:w="0" w:type="auto"/>
            <w:hideMark/>
          </w:tcPr>
          <w:p w14:paraId="4EA945CC"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IoT</w:t>
            </w:r>
          </w:p>
        </w:tc>
        <w:tc>
          <w:tcPr>
            <w:tcW w:w="0" w:type="auto"/>
            <w:hideMark/>
          </w:tcPr>
          <w:p w14:paraId="4EE78531"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Internet of Things</w:t>
            </w:r>
          </w:p>
        </w:tc>
      </w:tr>
      <w:tr w:rsidR="009754A0" w:rsidRPr="009754A0" w14:paraId="6793A0AC" w14:textId="77777777" w:rsidTr="0061021F">
        <w:tc>
          <w:tcPr>
            <w:tcW w:w="0" w:type="auto"/>
            <w:hideMark/>
          </w:tcPr>
          <w:p w14:paraId="0B638EA5"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JSON</w:t>
            </w:r>
          </w:p>
        </w:tc>
        <w:tc>
          <w:tcPr>
            <w:tcW w:w="0" w:type="auto"/>
            <w:hideMark/>
          </w:tcPr>
          <w:p w14:paraId="0563FAA8"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JavaScript Object Notation</w:t>
            </w:r>
          </w:p>
        </w:tc>
      </w:tr>
      <w:tr w:rsidR="009754A0" w:rsidRPr="009754A0" w14:paraId="67B8B7E1" w14:textId="77777777" w:rsidTr="0061021F">
        <w:tc>
          <w:tcPr>
            <w:tcW w:w="0" w:type="auto"/>
            <w:hideMark/>
          </w:tcPr>
          <w:p w14:paraId="2587D5AE"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JWT</w:t>
            </w:r>
          </w:p>
        </w:tc>
        <w:tc>
          <w:tcPr>
            <w:tcW w:w="0" w:type="auto"/>
            <w:hideMark/>
          </w:tcPr>
          <w:p w14:paraId="671D3CF7"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JSON Web Token</w:t>
            </w:r>
          </w:p>
        </w:tc>
      </w:tr>
      <w:tr w:rsidR="009754A0" w:rsidRPr="009754A0" w14:paraId="3288722E" w14:textId="77777777" w:rsidTr="0061021F">
        <w:tc>
          <w:tcPr>
            <w:tcW w:w="0" w:type="auto"/>
            <w:hideMark/>
          </w:tcPr>
          <w:p w14:paraId="34731F03"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LED</w:t>
            </w:r>
          </w:p>
        </w:tc>
        <w:tc>
          <w:tcPr>
            <w:tcW w:w="0" w:type="auto"/>
            <w:hideMark/>
          </w:tcPr>
          <w:p w14:paraId="3F797BA0"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Light</w:t>
            </w:r>
            <w:r w:rsidRPr="009754A0">
              <w:rPr>
                <w:rFonts w:ascii="Times New Roman" w:hAnsi="Times New Roman" w:cs="Times New Roman"/>
              </w:rPr>
              <w:noBreakHyphen/>
              <w:t>Emitting Diode</w:t>
            </w:r>
          </w:p>
        </w:tc>
      </w:tr>
      <w:tr w:rsidR="009754A0" w:rsidRPr="009754A0" w14:paraId="1BF79502" w14:textId="77777777" w:rsidTr="0061021F">
        <w:tc>
          <w:tcPr>
            <w:tcW w:w="0" w:type="auto"/>
            <w:hideMark/>
          </w:tcPr>
          <w:p w14:paraId="37912C5F"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Li</w:t>
            </w:r>
            <w:r w:rsidRPr="009754A0">
              <w:rPr>
                <w:rFonts w:ascii="Times New Roman" w:hAnsi="Times New Roman" w:cs="Times New Roman"/>
              </w:rPr>
              <w:noBreakHyphen/>
              <w:t>ion</w:t>
            </w:r>
          </w:p>
        </w:tc>
        <w:tc>
          <w:tcPr>
            <w:tcW w:w="0" w:type="auto"/>
            <w:hideMark/>
          </w:tcPr>
          <w:p w14:paraId="5760144C"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Lithium</w:t>
            </w:r>
            <w:r w:rsidRPr="009754A0">
              <w:rPr>
                <w:rFonts w:ascii="Times New Roman" w:hAnsi="Times New Roman" w:cs="Times New Roman"/>
              </w:rPr>
              <w:noBreakHyphen/>
              <w:t>Ion (rechargeable battery chemistry)</w:t>
            </w:r>
          </w:p>
        </w:tc>
      </w:tr>
      <w:tr w:rsidR="009754A0" w:rsidRPr="009754A0" w14:paraId="31BB5FC5" w14:textId="77777777" w:rsidTr="0061021F">
        <w:tc>
          <w:tcPr>
            <w:tcW w:w="0" w:type="auto"/>
            <w:hideMark/>
          </w:tcPr>
          <w:p w14:paraId="041C28B3"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LoRaWAN</w:t>
            </w:r>
          </w:p>
        </w:tc>
        <w:tc>
          <w:tcPr>
            <w:tcW w:w="0" w:type="auto"/>
            <w:hideMark/>
          </w:tcPr>
          <w:p w14:paraId="47520CA1"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Long</w:t>
            </w:r>
            <w:r w:rsidRPr="009754A0">
              <w:rPr>
                <w:rFonts w:ascii="Times New Roman" w:hAnsi="Times New Roman" w:cs="Times New Roman"/>
              </w:rPr>
              <w:noBreakHyphen/>
              <w:t>Range Wide</w:t>
            </w:r>
            <w:r w:rsidRPr="009754A0">
              <w:rPr>
                <w:rFonts w:ascii="Times New Roman" w:hAnsi="Times New Roman" w:cs="Times New Roman"/>
              </w:rPr>
              <w:noBreakHyphen/>
              <w:t>Area Network</w:t>
            </w:r>
          </w:p>
        </w:tc>
      </w:tr>
      <w:tr w:rsidR="009754A0" w:rsidRPr="009754A0" w14:paraId="611304DD" w14:textId="77777777" w:rsidTr="0061021F">
        <w:tc>
          <w:tcPr>
            <w:tcW w:w="0" w:type="auto"/>
            <w:hideMark/>
          </w:tcPr>
          <w:p w14:paraId="7C55D5E4" w14:textId="45EFAB36" w:rsidR="0061021F" w:rsidRPr="009754A0" w:rsidRDefault="009A1D8A" w:rsidP="00256116">
            <w:pPr>
              <w:spacing w:line="276" w:lineRule="auto"/>
              <w:rPr>
                <w:rFonts w:ascii="Times New Roman" w:hAnsi="Times New Roman" w:cs="Times New Roman"/>
              </w:rPr>
            </w:pPr>
            <w:r w:rsidRPr="009754A0">
              <w:rPr>
                <w:rFonts w:ascii="Times New Roman" w:hAnsi="Times New Roman" w:cs="Times New Roman"/>
              </w:rPr>
              <w:t>M</w:t>
            </w:r>
            <w:r w:rsidR="0061021F" w:rsidRPr="009754A0">
              <w:rPr>
                <w:rFonts w:ascii="Times New Roman" w:hAnsi="Times New Roman" w:cs="Times New Roman"/>
              </w:rPr>
              <w:t>Ah</w:t>
            </w:r>
          </w:p>
        </w:tc>
        <w:tc>
          <w:tcPr>
            <w:tcW w:w="0" w:type="auto"/>
            <w:hideMark/>
          </w:tcPr>
          <w:p w14:paraId="03FB770E"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milli</w:t>
            </w:r>
            <w:r w:rsidRPr="009754A0">
              <w:rPr>
                <w:rFonts w:ascii="Times New Roman" w:hAnsi="Times New Roman" w:cs="Times New Roman"/>
              </w:rPr>
              <w:noBreakHyphen/>
              <w:t>Ampere</w:t>
            </w:r>
            <w:r w:rsidRPr="009754A0">
              <w:rPr>
                <w:rFonts w:ascii="Times New Roman" w:hAnsi="Times New Roman" w:cs="Times New Roman"/>
              </w:rPr>
              <w:noBreakHyphen/>
              <w:t>hour</w:t>
            </w:r>
          </w:p>
        </w:tc>
      </w:tr>
      <w:tr w:rsidR="009754A0" w:rsidRPr="009754A0" w14:paraId="1E699A1E" w14:textId="77777777" w:rsidTr="0061021F">
        <w:tc>
          <w:tcPr>
            <w:tcW w:w="0" w:type="auto"/>
            <w:hideMark/>
          </w:tcPr>
          <w:p w14:paraId="31AE75A4"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MCU</w:t>
            </w:r>
          </w:p>
        </w:tc>
        <w:tc>
          <w:tcPr>
            <w:tcW w:w="0" w:type="auto"/>
            <w:hideMark/>
          </w:tcPr>
          <w:p w14:paraId="0CE3E8E0"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Micro</w:t>
            </w:r>
            <w:r w:rsidRPr="009754A0">
              <w:rPr>
                <w:rFonts w:ascii="Times New Roman" w:hAnsi="Times New Roman" w:cs="Times New Roman"/>
              </w:rPr>
              <w:noBreakHyphen/>
              <w:t>Controller Unit</w:t>
            </w:r>
          </w:p>
        </w:tc>
      </w:tr>
      <w:tr w:rsidR="009754A0" w:rsidRPr="009754A0" w14:paraId="7BB8BFBF" w14:textId="77777777" w:rsidTr="0061021F">
        <w:tc>
          <w:tcPr>
            <w:tcW w:w="0" w:type="auto"/>
            <w:hideMark/>
          </w:tcPr>
          <w:p w14:paraId="544A21FA"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NEMA</w:t>
            </w:r>
          </w:p>
        </w:tc>
        <w:tc>
          <w:tcPr>
            <w:tcW w:w="0" w:type="auto"/>
            <w:hideMark/>
          </w:tcPr>
          <w:p w14:paraId="3B064CB0"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National Environment Management Authority (Uganda)</w:t>
            </w:r>
          </w:p>
        </w:tc>
      </w:tr>
      <w:tr w:rsidR="009754A0" w:rsidRPr="009754A0" w14:paraId="652DC4F2" w14:textId="77777777" w:rsidTr="0061021F">
        <w:tc>
          <w:tcPr>
            <w:tcW w:w="0" w:type="auto"/>
            <w:hideMark/>
          </w:tcPr>
          <w:p w14:paraId="79A0EAFC"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NMEA</w:t>
            </w:r>
          </w:p>
        </w:tc>
        <w:tc>
          <w:tcPr>
            <w:tcW w:w="0" w:type="auto"/>
            <w:hideMark/>
          </w:tcPr>
          <w:p w14:paraId="2D63B544"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National Marine Electronics Association (GPS data format)</w:t>
            </w:r>
          </w:p>
        </w:tc>
      </w:tr>
      <w:tr w:rsidR="009754A0" w:rsidRPr="009754A0" w14:paraId="3C6C3B79" w14:textId="77777777" w:rsidTr="0061021F">
        <w:tc>
          <w:tcPr>
            <w:tcW w:w="0" w:type="auto"/>
            <w:hideMark/>
          </w:tcPr>
          <w:p w14:paraId="27E9708D"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OTA</w:t>
            </w:r>
          </w:p>
        </w:tc>
        <w:tc>
          <w:tcPr>
            <w:tcW w:w="0" w:type="auto"/>
            <w:hideMark/>
          </w:tcPr>
          <w:p w14:paraId="418F95A2"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Over</w:t>
            </w:r>
            <w:r w:rsidRPr="009754A0">
              <w:rPr>
                <w:rFonts w:ascii="Times New Roman" w:hAnsi="Times New Roman" w:cs="Times New Roman"/>
              </w:rPr>
              <w:noBreakHyphen/>
              <w:t>The</w:t>
            </w:r>
            <w:r w:rsidRPr="009754A0">
              <w:rPr>
                <w:rFonts w:ascii="Times New Roman" w:hAnsi="Times New Roman" w:cs="Times New Roman"/>
              </w:rPr>
              <w:noBreakHyphen/>
              <w:t>Air (firmware update)</w:t>
            </w:r>
          </w:p>
        </w:tc>
      </w:tr>
      <w:tr w:rsidR="009754A0" w:rsidRPr="009754A0" w14:paraId="76C1CB39" w14:textId="77777777" w:rsidTr="0061021F">
        <w:tc>
          <w:tcPr>
            <w:tcW w:w="0" w:type="auto"/>
            <w:hideMark/>
          </w:tcPr>
          <w:p w14:paraId="1F325FB6"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OSHA</w:t>
            </w:r>
          </w:p>
        </w:tc>
        <w:tc>
          <w:tcPr>
            <w:tcW w:w="0" w:type="auto"/>
            <w:hideMark/>
          </w:tcPr>
          <w:p w14:paraId="6A8E78EB"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Occupational Safety and Health Administration (U.S.)</w:t>
            </w:r>
          </w:p>
        </w:tc>
      </w:tr>
      <w:tr w:rsidR="009754A0" w:rsidRPr="009754A0" w14:paraId="4CFFF5B6" w14:textId="77777777" w:rsidTr="0061021F">
        <w:tc>
          <w:tcPr>
            <w:tcW w:w="0" w:type="auto"/>
            <w:hideMark/>
          </w:tcPr>
          <w:p w14:paraId="039E5394"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PDF</w:t>
            </w:r>
          </w:p>
        </w:tc>
        <w:tc>
          <w:tcPr>
            <w:tcW w:w="0" w:type="auto"/>
            <w:hideMark/>
          </w:tcPr>
          <w:p w14:paraId="6BF910A2"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Portable Document Format</w:t>
            </w:r>
          </w:p>
        </w:tc>
      </w:tr>
      <w:tr w:rsidR="009754A0" w:rsidRPr="009754A0" w14:paraId="32A0086D" w14:textId="77777777" w:rsidTr="0061021F">
        <w:tc>
          <w:tcPr>
            <w:tcW w:w="0" w:type="auto"/>
            <w:hideMark/>
          </w:tcPr>
          <w:p w14:paraId="12821F76"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PCB</w:t>
            </w:r>
          </w:p>
        </w:tc>
        <w:tc>
          <w:tcPr>
            <w:tcW w:w="0" w:type="auto"/>
            <w:hideMark/>
          </w:tcPr>
          <w:p w14:paraId="24FDAB44"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Printed Circuit Board</w:t>
            </w:r>
          </w:p>
        </w:tc>
      </w:tr>
      <w:tr w:rsidR="009754A0" w:rsidRPr="009754A0" w14:paraId="039129B2" w14:textId="77777777" w:rsidTr="0061021F">
        <w:tc>
          <w:tcPr>
            <w:tcW w:w="0" w:type="auto"/>
            <w:hideMark/>
          </w:tcPr>
          <w:p w14:paraId="40700455"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PM₂.₅</w:t>
            </w:r>
          </w:p>
        </w:tc>
        <w:tc>
          <w:tcPr>
            <w:tcW w:w="0" w:type="auto"/>
            <w:hideMark/>
          </w:tcPr>
          <w:p w14:paraId="2462F657"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Particulate Matter ≤ 2.5 µm diameter</w:t>
            </w:r>
          </w:p>
        </w:tc>
      </w:tr>
      <w:tr w:rsidR="009754A0" w:rsidRPr="009754A0" w14:paraId="169B428D" w14:textId="77777777" w:rsidTr="0061021F">
        <w:tc>
          <w:tcPr>
            <w:tcW w:w="0" w:type="auto"/>
            <w:hideMark/>
          </w:tcPr>
          <w:p w14:paraId="72F94D14"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PM₁₀</w:t>
            </w:r>
          </w:p>
        </w:tc>
        <w:tc>
          <w:tcPr>
            <w:tcW w:w="0" w:type="auto"/>
            <w:hideMark/>
          </w:tcPr>
          <w:p w14:paraId="610EFA0A"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Particulate Matter ≤ 10 µm diameter</w:t>
            </w:r>
          </w:p>
        </w:tc>
      </w:tr>
      <w:tr w:rsidR="009754A0" w:rsidRPr="009754A0" w14:paraId="79B71B6A" w14:textId="77777777" w:rsidTr="0061021F">
        <w:tc>
          <w:tcPr>
            <w:tcW w:w="0" w:type="auto"/>
            <w:hideMark/>
          </w:tcPr>
          <w:p w14:paraId="5D54EACC"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PoP</w:t>
            </w:r>
          </w:p>
        </w:tc>
        <w:tc>
          <w:tcPr>
            <w:tcW w:w="0" w:type="auto"/>
            <w:hideMark/>
          </w:tcPr>
          <w:p w14:paraId="1DC06A34"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Point</w:t>
            </w:r>
            <w:r w:rsidRPr="009754A0">
              <w:rPr>
                <w:rFonts w:ascii="Times New Roman" w:hAnsi="Times New Roman" w:cs="Times New Roman"/>
              </w:rPr>
              <w:noBreakHyphen/>
              <w:t>of</w:t>
            </w:r>
            <w:r w:rsidRPr="009754A0">
              <w:rPr>
                <w:rFonts w:ascii="Times New Roman" w:hAnsi="Times New Roman" w:cs="Times New Roman"/>
              </w:rPr>
              <w:noBreakHyphen/>
              <w:t>Presence (data</w:t>
            </w:r>
            <w:r w:rsidRPr="009754A0">
              <w:rPr>
                <w:rFonts w:ascii="Times New Roman" w:hAnsi="Times New Roman" w:cs="Times New Roman"/>
              </w:rPr>
              <w:noBreakHyphen/>
              <w:t>centre location)</w:t>
            </w:r>
          </w:p>
        </w:tc>
      </w:tr>
      <w:tr w:rsidR="009754A0" w:rsidRPr="009754A0" w14:paraId="0DF0BED0" w14:textId="77777777" w:rsidTr="0061021F">
        <w:tc>
          <w:tcPr>
            <w:tcW w:w="0" w:type="auto"/>
            <w:hideMark/>
          </w:tcPr>
          <w:p w14:paraId="71B79709"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PSU</w:t>
            </w:r>
          </w:p>
        </w:tc>
        <w:tc>
          <w:tcPr>
            <w:tcW w:w="0" w:type="auto"/>
            <w:hideMark/>
          </w:tcPr>
          <w:p w14:paraId="2B2A399B"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Power Supply Unit</w:t>
            </w:r>
          </w:p>
        </w:tc>
      </w:tr>
      <w:tr w:rsidR="009754A0" w:rsidRPr="009754A0" w14:paraId="04359D5D" w14:textId="77777777" w:rsidTr="0061021F">
        <w:tc>
          <w:tcPr>
            <w:tcW w:w="0" w:type="auto"/>
            <w:hideMark/>
          </w:tcPr>
          <w:p w14:paraId="67D4DA52"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QA</w:t>
            </w:r>
          </w:p>
        </w:tc>
        <w:tc>
          <w:tcPr>
            <w:tcW w:w="0" w:type="auto"/>
            <w:hideMark/>
          </w:tcPr>
          <w:p w14:paraId="6BC874CC"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Quality Assurance</w:t>
            </w:r>
          </w:p>
        </w:tc>
      </w:tr>
      <w:tr w:rsidR="009754A0" w:rsidRPr="009754A0" w14:paraId="77E0CB6B" w14:textId="77777777" w:rsidTr="0061021F">
        <w:tc>
          <w:tcPr>
            <w:tcW w:w="0" w:type="auto"/>
            <w:hideMark/>
          </w:tcPr>
          <w:p w14:paraId="17E2B7F4"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RBAC</w:t>
            </w:r>
          </w:p>
        </w:tc>
        <w:tc>
          <w:tcPr>
            <w:tcW w:w="0" w:type="auto"/>
            <w:hideMark/>
          </w:tcPr>
          <w:p w14:paraId="6FB7C3D6"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Role</w:t>
            </w:r>
            <w:r w:rsidRPr="009754A0">
              <w:rPr>
                <w:rFonts w:ascii="Times New Roman" w:hAnsi="Times New Roman" w:cs="Times New Roman"/>
              </w:rPr>
              <w:noBreakHyphen/>
              <w:t>Based Access Control</w:t>
            </w:r>
          </w:p>
        </w:tc>
      </w:tr>
      <w:tr w:rsidR="009754A0" w:rsidRPr="009754A0" w14:paraId="15DAB233" w14:textId="77777777" w:rsidTr="0061021F">
        <w:tc>
          <w:tcPr>
            <w:tcW w:w="0" w:type="auto"/>
            <w:hideMark/>
          </w:tcPr>
          <w:p w14:paraId="05E8D09E"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RH</w:t>
            </w:r>
          </w:p>
        </w:tc>
        <w:tc>
          <w:tcPr>
            <w:tcW w:w="0" w:type="auto"/>
            <w:hideMark/>
          </w:tcPr>
          <w:p w14:paraId="4F9803E8"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Relative Humidity</w:t>
            </w:r>
          </w:p>
        </w:tc>
      </w:tr>
      <w:tr w:rsidR="009754A0" w:rsidRPr="009754A0" w14:paraId="5CDFC54C" w14:textId="77777777" w:rsidTr="0061021F">
        <w:tc>
          <w:tcPr>
            <w:tcW w:w="0" w:type="auto"/>
            <w:hideMark/>
          </w:tcPr>
          <w:p w14:paraId="01F31CFB"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RSA</w:t>
            </w:r>
          </w:p>
        </w:tc>
        <w:tc>
          <w:tcPr>
            <w:tcW w:w="0" w:type="auto"/>
            <w:hideMark/>
          </w:tcPr>
          <w:p w14:paraId="66AB837A"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Rivest</w:t>
            </w:r>
            <w:r w:rsidRPr="009754A0">
              <w:rPr>
                <w:rFonts w:ascii="Times New Roman" w:hAnsi="Times New Roman" w:cs="Times New Roman"/>
              </w:rPr>
              <w:noBreakHyphen/>
              <w:t>Shamir</w:t>
            </w:r>
            <w:r w:rsidRPr="009754A0">
              <w:rPr>
                <w:rFonts w:ascii="Times New Roman" w:hAnsi="Times New Roman" w:cs="Times New Roman"/>
              </w:rPr>
              <w:noBreakHyphen/>
              <w:t>Adleman public</w:t>
            </w:r>
            <w:r w:rsidRPr="009754A0">
              <w:rPr>
                <w:rFonts w:ascii="Times New Roman" w:hAnsi="Times New Roman" w:cs="Times New Roman"/>
              </w:rPr>
              <w:noBreakHyphen/>
              <w:t>key cryptography</w:t>
            </w:r>
          </w:p>
        </w:tc>
      </w:tr>
      <w:tr w:rsidR="009754A0" w:rsidRPr="009754A0" w14:paraId="4CBA9EAF" w14:textId="77777777" w:rsidTr="0061021F">
        <w:tc>
          <w:tcPr>
            <w:tcW w:w="0" w:type="auto"/>
            <w:hideMark/>
          </w:tcPr>
          <w:p w14:paraId="0FA0ED9F"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SaaS</w:t>
            </w:r>
          </w:p>
        </w:tc>
        <w:tc>
          <w:tcPr>
            <w:tcW w:w="0" w:type="auto"/>
            <w:hideMark/>
          </w:tcPr>
          <w:p w14:paraId="2BC8ADA7"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Software</w:t>
            </w:r>
            <w:r w:rsidRPr="009754A0">
              <w:rPr>
                <w:rFonts w:ascii="Times New Roman" w:hAnsi="Times New Roman" w:cs="Times New Roman"/>
              </w:rPr>
              <w:noBreakHyphen/>
              <w:t>as</w:t>
            </w:r>
            <w:r w:rsidRPr="009754A0">
              <w:rPr>
                <w:rFonts w:ascii="Times New Roman" w:hAnsi="Times New Roman" w:cs="Times New Roman"/>
              </w:rPr>
              <w:noBreakHyphen/>
              <w:t>a</w:t>
            </w:r>
            <w:r w:rsidRPr="009754A0">
              <w:rPr>
                <w:rFonts w:ascii="Times New Roman" w:hAnsi="Times New Roman" w:cs="Times New Roman"/>
              </w:rPr>
              <w:noBreakHyphen/>
              <w:t>Service</w:t>
            </w:r>
          </w:p>
        </w:tc>
      </w:tr>
      <w:tr w:rsidR="009754A0" w:rsidRPr="009754A0" w14:paraId="182E428D" w14:textId="77777777" w:rsidTr="0061021F">
        <w:tc>
          <w:tcPr>
            <w:tcW w:w="0" w:type="auto"/>
            <w:hideMark/>
          </w:tcPr>
          <w:p w14:paraId="2E667033"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SAT</w:t>
            </w:r>
          </w:p>
        </w:tc>
        <w:tc>
          <w:tcPr>
            <w:tcW w:w="0" w:type="auto"/>
            <w:hideMark/>
          </w:tcPr>
          <w:p w14:paraId="2AEB1917"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System Acceptance Test</w:t>
            </w:r>
          </w:p>
        </w:tc>
      </w:tr>
      <w:tr w:rsidR="009754A0" w:rsidRPr="009754A0" w14:paraId="3A4E0EA5" w14:textId="77777777" w:rsidTr="0061021F">
        <w:tc>
          <w:tcPr>
            <w:tcW w:w="0" w:type="auto"/>
            <w:hideMark/>
          </w:tcPr>
          <w:p w14:paraId="41BBE1BB"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lastRenderedPageBreak/>
              <w:t>SD</w:t>
            </w:r>
          </w:p>
        </w:tc>
        <w:tc>
          <w:tcPr>
            <w:tcW w:w="0" w:type="auto"/>
            <w:hideMark/>
          </w:tcPr>
          <w:p w14:paraId="5FCF99D9"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Secure Digital (memory card)</w:t>
            </w:r>
          </w:p>
        </w:tc>
      </w:tr>
      <w:tr w:rsidR="009754A0" w:rsidRPr="009754A0" w14:paraId="6A2626F4" w14:textId="77777777" w:rsidTr="0061021F">
        <w:tc>
          <w:tcPr>
            <w:tcW w:w="0" w:type="auto"/>
            <w:hideMark/>
          </w:tcPr>
          <w:p w14:paraId="5F94B099"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SDD</w:t>
            </w:r>
          </w:p>
        </w:tc>
        <w:tc>
          <w:tcPr>
            <w:tcW w:w="0" w:type="auto"/>
            <w:hideMark/>
          </w:tcPr>
          <w:p w14:paraId="6647C38F"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Software Design Document</w:t>
            </w:r>
          </w:p>
        </w:tc>
      </w:tr>
      <w:tr w:rsidR="009754A0" w:rsidRPr="009754A0" w14:paraId="70F5CBA5" w14:textId="77777777" w:rsidTr="0061021F">
        <w:tc>
          <w:tcPr>
            <w:tcW w:w="0" w:type="auto"/>
            <w:hideMark/>
          </w:tcPr>
          <w:p w14:paraId="54B14EF5"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SMS</w:t>
            </w:r>
          </w:p>
        </w:tc>
        <w:tc>
          <w:tcPr>
            <w:tcW w:w="0" w:type="auto"/>
            <w:hideMark/>
          </w:tcPr>
          <w:p w14:paraId="312EF18F"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Short Message Service</w:t>
            </w:r>
          </w:p>
        </w:tc>
      </w:tr>
      <w:tr w:rsidR="009754A0" w:rsidRPr="009754A0" w14:paraId="6157FACE" w14:textId="77777777" w:rsidTr="0061021F">
        <w:tc>
          <w:tcPr>
            <w:tcW w:w="0" w:type="auto"/>
            <w:hideMark/>
          </w:tcPr>
          <w:p w14:paraId="20926AD6"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SRS</w:t>
            </w:r>
          </w:p>
        </w:tc>
        <w:tc>
          <w:tcPr>
            <w:tcW w:w="0" w:type="auto"/>
            <w:hideMark/>
          </w:tcPr>
          <w:p w14:paraId="2C194AD1"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Software Requirements Specification</w:t>
            </w:r>
          </w:p>
        </w:tc>
      </w:tr>
      <w:tr w:rsidR="009754A0" w:rsidRPr="009754A0" w14:paraId="4DC75D21" w14:textId="77777777" w:rsidTr="0061021F">
        <w:tc>
          <w:tcPr>
            <w:tcW w:w="0" w:type="auto"/>
            <w:hideMark/>
          </w:tcPr>
          <w:p w14:paraId="073DAA99"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TLS</w:t>
            </w:r>
          </w:p>
        </w:tc>
        <w:tc>
          <w:tcPr>
            <w:tcW w:w="0" w:type="auto"/>
            <w:hideMark/>
          </w:tcPr>
          <w:p w14:paraId="63C6696D"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Transport Layer Security</w:t>
            </w:r>
          </w:p>
        </w:tc>
      </w:tr>
      <w:tr w:rsidR="009754A0" w:rsidRPr="009754A0" w14:paraId="6BEDB962" w14:textId="77777777" w:rsidTr="0061021F">
        <w:tc>
          <w:tcPr>
            <w:tcW w:w="0" w:type="auto"/>
            <w:hideMark/>
          </w:tcPr>
          <w:p w14:paraId="744C8F5B"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TP</w:t>
            </w:r>
          </w:p>
        </w:tc>
        <w:tc>
          <w:tcPr>
            <w:tcW w:w="0" w:type="auto"/>
            <w:hideMark/>
          </w:tcPr>
          <w:p w14:paraId="38248421"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Test Plan</w:t>
            </w:r>
          </w:p>
        </w:tc>
      </w:tr>
      <w:tr w:rsidR="009754A0" w:rsidRPr="009754A0" w14:paraId="1FC8A94E" w14:textId="77777777" w:rsidTr="0061021F">
        <w:tc>
          <w:tcPr>
            <w:tcW w:w="0" w:type="auto"/>
            <w:hideMark/>
          </w:tcPr>
          <w:p w14:paraId="19EDC4D0"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TPR</w:t>
            </w:r>
          </w:p>
        </w:tc>
        <w:tc>
          <w:tcPr>
            <w:tcW w:w="0" w:type="auto"/>
            <w:hideMark/>
          </w:tcPr>
          <w:p w14:paraId="51A41BBB"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Test Protocols and Results</w:t>
            </w:r>
          </w:p>
        </w:tc>
      </w:tr>
      <w:tr w:rsidR="009754A0" w:rsidRPr="009754A0" w14:paraId="221276AB" w14:textId="77777777" w:rsidTr="0061021F">
        <w:tc>
          <w:tcPr>
            <w:tcW w:w="0" w:type="auto"/>
            <w:hideMark/>
          </w:tcPr>
          <w:p w14:paraId="7013DD0A"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UART</w:t>
            </w:r>
          </w:p>
        </w:tc>
        <w:tc>
          <w:tcPr>
            <w:tcW w:w="0" w:type="auto"/>
            <w:hideMark/>
          </w:tcPr>
          <w:p w14:paraId="4513C251"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Universal Asynchronous Receiver–Transmitter</w:t>
            </w:r>
          </w:p>
        </w:tc>
      </w:tr>
      <w:tr w:rsidR="009754A0" w:rsidRPr="009754A0" w14:paraId="50602E4E" w14:textId="77777777" w:rsidTr="0061021F">
        <w:tc>
          <w:tcPr>
            <w:tcW w:w="0" w:type="auto"/>
            <w:hideMark/>
          </w:tcPr>
          <w:p w14:paraId="395F3E69"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UTC</w:t>
            </w:r>
          </w:p>
        </w:tc>
        <w:tc>
          <w:tcPr>
            <w:tcW w:w="0" w:type="auto"/>
            <w:hideMark/>
          </w:tcPr>
          <w:p w14:paraId="15EA1624"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Coordinated Universal Time</w:t>
            </w:r>
          </w:p>
        </w:tc>
      </w:tr>
      <w:tr w:rsidR="009754A0" w:rsidRPr="009754A0" w14:paraId="4E35ECA6" w14:textId="77777777" w:rsidTr="0061021F">
        <w:tc>
          <w:tcPr>
            <w:tcW w:w="0" w:type="auto"/>
            <w:hideMark/>
          </w:tcPr>
          <w:p w14:paraId="14DD4E44" w14:textId="0F80FDA4" w:rsidR="0061021F" w:rsidRPr="009754A0" w:rsidRDefault="009A1D8A" w:rsidP="00256116">
            <w:pPr>
              <w:spacing w:line="276" w:lineRule="auto"/>
              <w:rPr>
                <w:rFonts w:ascii="Times New Roman" w:hAnsi="Times New Roman" w:cs="Times New Roman"/>
              </w:rPr>
            </w:pPr>
            <w:r w:rsidRPr="009754A0">
              <w:rPr>
                <w:rFonts w:ascii="Times New Roman" w:hAnsi="Times New Roman" w:cs="Times New Roman"/>
              </w:rPr>
              <w:t>Vcpu</w:t>
            </w:r>
          </w:p>
        </w:tc>
        <w:tc>
          <w:tcPr>
            <w:tcW w:w="0" w:type="auto"/>
            <w:hideMark/>
          </w:tcPr>
          <w:p w14:paraId="091037B6"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Virtual Central Processing Unit</w:t>
            </w:r>
          </w:p>
        </w:tc>
      </w:tr>
      <w:tr w:rsidR="009754A0" w:rsidRPr="009754A0" w14:paraId="60008D13" w14:textId="77777777" w:rsidTr="0061021F">
        <w:tc>
          <w:tcPr>
            <w:tcW w:w="0" w:type="auto"/>
            <w:hideMark/>
          </w:tcPr>
          <w:p w14:paraId="05C48A9A"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VOC</w:t>
            </w:r>
          </w:p>
        </w:tc>
        <w:tc>
          <w:tcPr>
            <w:tcW w:w="0" w:type="auto"/>
            <w:hideMark/>
          </w:tcPr>
          <w:p w14:paraId="6005F7CE"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Volatile Organic Compound</w:t>
            </w:r>
          </w:p>
        </w:tc>
      </w:tr>
      <w:tr w:rsidR="009754A0" w:rsidRPr="009754A0" w14:paraId="6233DAB7" w14:textId="77777777" w:rsidTr="0061021F">
        <w:tc>
          <w:tcPr>
            <w:tcW w:w="0" w:type="auto"/>
            <w:hideMark/>
          </w:tcPr>
          <w:p w14:paraId="1030F9AE"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Wi</w:t>
            </w:r>
            <w:r w:rsidRPr="009754A0">
              <w:rPr>
                <w:rFonts w:ascii="Times New Roman" w:hAnsi="Times New Roman" w:cs="Times New Roman"/>
              </w:rPr>
              <w:noBreakHyphen/>
              <w:t>Fi</w:t>
            </w:r>
          </w:p>
        </w:tc>
        <w:tc>
          <w:tcPr>
            <w:tcW w:w="0" w:type="auto"/>
            <w:hideMark/>
          </w:tcPr>
          <w:p w14:paraId="41E751A4" w14:textId="77777777" w:rsidR="0061021F" w:rsidRPr="009754A0" w:rsidRDefault="0061021F" w:rsidP="00256116">
            <w:pPr>
              <w:spacing w:line="276" w:lineRule="auto"/>
              <w:rPr>
                <w:rFonts w:ascii="Times New Roman" w:hAnsi="Times New Roman" w:cs="Times New Roman"/>
              </w:rPr>
            </w:pPr>
            <w:r w:rsidRPr="009754A0">
              <w:rPr>
                <w:rFonts w:ascii="Times New Roman" w:hAnsi="Times New Roman" w:cs="Times New Roman"/>
              </w:rPr>
              <w:t>Wireless Fidelity</w:t>
            </w:r>
          </w:p>
        </w:tc>
      </w:tr>
    </w:tbl>
    <w:p w14:paraId="100E2631" w14:textId="77777777" w:rsidR="0061021F" w:rsidRPr="009754A0" w:rsidRDefault="0061021F" w:rsidP="00256116">
      <w:pPr>
        <w:spacing w:line="276" w:lineRule="auto"/>
        <w:rPr>
          <w:rFonts w:ascii="Times New Roman" w:hAnsi="Times New Roman" w:cs="Times New Roman"/>
        </w:rPr>
      </w:pPr>
    </w:p>
    <w:p w14:paraId="06531B66" w14:textId="77777777" w:rsidR="00DB447C" w:rsidRPr="009754A0" w:rsidRDefault="00DB447C" w:rsidP="00256116">
      <w:pPr>
        <w:spacing w:after="200" w:line="276" w:lineRule="auto"/>
        <w:contextualSpacing/>
        <w:jc w:val="both"/>
        <w:outlineLvl w:val="0"/>
        <w:rPr>
          <w:rFonts w:ascii="Times New Roman" w:hAnsi="Times New Roman" w:cs="Times New Roman"/>
          <w:b/>
          <w:sz w:val="36"/>
          <w:szCs w:val="32"/>
        </w:rPr>
      </w:pPr>
    </w:p>
    <w:p w14:paraId="1B225AA2" w14:textId="77777777" w:rsidR="00A6390C" w:rsidRPr="009754A0" w:rsidRDefault="00A6390C" w:rsidP="00256116">
      <w:pPr>
        <w:spacing w:line="276" w:lineRule="auto"/>
        <w:jc w:val="both"/>
        <w:rPr>
          <w:rFonts w:ascii="Times New Roman" w:hAnsi="Times New Roman" w:cs="Times New Roman"/>
        </w:rPr>
        <w:sectPr w:rsidR="00A6390C" w:rsidRPr="009754A0" w:rsidSect="00603EF1">
          <w:footerReference w:type="default" r:id="rId9"/>
          <w:pgSz w:w="11906" w:h="16838"/>
          <w:pgMar w:top="1134" w:right="1134" w:bottom="1134" w:left="1134" w:header="720" w:footer="720" w:gutter="0"/>
          <w:pgNumType w:fmt="lowerRoman" w:start="1"/>
          <w:cols w:space="720"/>
          <w:docGrid w:linePitch="360"/>
        </w:sectPr>
      </w:pPr>
    </w:p>
    <w:p w14:paraId="693212D1" w14:textId="5E9D471E" w:rsidR="00A6390C" w:rsidRPr="009754A0" w:rsidRDefault="00A6390C" w:rsidP="00256116">
      <w:pPr>
        <w:spacing w:line="276" w:lineRule="auto"/>
        <w:jc w:val="both"/>
        <w:rPr>
          <w:rFonts w:ascii="Times New Roman" w:hAnsi="Times New Roman" w:cs="Times New Roman"/>
        </w:rPr>
        <w:sectPr w:rsidR="00A6390C" w:rsidRPr="009754A0" w:rsidSect="00A6390C">
          <w:type w:val="continuous"/>
          <w:pgSz w:w="11906" w:h="16838"/>
          <w:pgMar w:top="1134" w:right="1134" w:bottom="1134" w:left="1134" w:header="720" w:footer="720" w:gutter="0"/>
          <w:pgNumType w:fmt="lowerRoman" w:start="1"/>
          <w:cols w:space="720"/>
          <w:docGrid w:linePitch="360"/>
        </w:sectPr>
      </w:pPr>
    </w:p>
    <w:p w14:paraId="43B7794B" w14:textId="5520DFAF" w:rsidR="00A6390C" w:rsidRPr="009754A0" w:rsidRDefault="00A6390C" w:rsidP="00256116">
      <w:pPr>
        <w:spacing w:line="276" w:lineRule="auto"/>
        <w:jc w:val="both"/>
        <w:rPr>
          <w:rFonts w:ascii="Times New Roman" w:hAnsi="Times New Roman" w:cs="Times New Roman"/>
        </w:rPr>
      </w:pPr>
    </w:p>
    <w:p w14:paraId="6667990F" w14:textId="77777777" w:rsidR="002E3996" w:rsidRPr="009754A0" w:rsidRDefault="002E3996" w:rsidP="00256116">
      <w:pPr>
        <w:spacing w:line="276" w:lineRule="auto"/>
        <w:jc w:val="both"/>
        <w:rPr>
          <w:rFonts w:ascii="Times New Roman" w:hAnsi="Times New Roman" w:cs="Times New Roman"/>
        </w:rPr>
      </w:pPr>
    </w:p>
    <w:p w14:paraId="3A959C06" w14:textId="77777777" w:rsidR="002E3996" w:rsidRPr="009754A0" w:rsidRDefault="002E3996" w:rsidP="00256116">
      <w:pPr>
        <w:spacing w:line="276" w:lineRule="auto"/>
        <w:jc w:val="both"/>
        <w:rPr>
          <w:rFonts w:ascii="Times New Roman" w:hAnsi="Times New Roman" w:cs="Times New Roman"/>
        </w:rPr>
      </w:pPr>
    </w:p>
    <w:p w14:paraId="0493A9F3" w14:textId="77777777" w:rsidR="002E3996" w:rsidRPr="009754A0" w:rsidRDefault="002E3996" w:rsidP="00256116">
      <w:pPr>
        <w:spacing w:line="276" w:lineRule="auto"/>
        <w:jc w:val="both"/>
        <w:rPr>
          <w:rFonts w:ascii="Times New Roman" w:hAnsi="Times New Roman" w:cs="Times New Roman"/>
        </w:rPr>
      </w:pPr>
    </w:p>
    <w:p w14:paraId="7E852A8C" w14:textId="77777777" w:rsidR="002E3996" w:rsidRPr="009754A0" w:rsidRDefault="002E3996" w:rsidP="00256116">
      <w:pPr>
        <w:spacing w:line="276" w:lineRule="auto"/>
        <w:jc w:val="both"/>
        <w:rPr>
          <w:rFonts w:ascii="Times New Roman" w:hAnsi="Times New Roman" w:cs="Times New Roman"/>
        </w:rPr>
      </w:pPr>
    </w:p>
    <w:p w14:paraId="59AD2964" w14:textId="77777777" w:rsidR="002E3996" w:rsidRPr="009754A0" w:rsidRDefault="002E3996" w:rsidP="00256116">
      <w:pPr>
        <w:spacing w:line="276" w:lineRule="auto"/>
        <w:jc w:val="both"/>
        <w:rPr>
          <w:rFonts w:ascii="Times New Roman" w:hAnsi="Times New Roman" w:cs="Times New Roman"/>
        </w:rPr>
      </w:pPr>
    </w:p>
    <w:p w14:paraId="0CF2DDD3" w14:textId="77777777" w:rsidR="002E3996" w:rsidRPr="009754A0" w:rsidRDefault="002E3996" w:rsidP="00256116">
      <w:pPr>
        <w:spacing w:line="276" w:lineRule="auto"/>
        <w:jc w:val="both"/>
        <w:rPr>
          <w:rFonts w:ascii="Times New Roman" w:hAnsi="Times New Roman" w:cs="Times New Roman"/>
        </w:rPr>
      </w:pPr>
    </w:p>
    <w:p w14:paraId="08FC9CFA" w14:textId="77777777" w:rsidR="002E3996" w:rsidRPr="009754A0" w:rsidRDefault="002E3996" w:rsidP="00256116">
      <w:pPr>
        <w:spacing w:line="276" w:lineRule="auto"/>
        <w:jc w:val="both"/>
        <w:rPr>
          <w:rFonts w:ascii="Times New Roman" w:hAnsi="Times New Roman" w:cs="Times New Roman"/>
        </w:rPr>
      </w:pPr>
    </w:p>
    <w:p w14:paraId="3A4172AB" w14:textId="77777777" w:rsidR="002E3996" w:rsidRPr="009754A0" w:rsidRDefault="002E3996" w:rsidP="00256116">
      <w:pPr>
        <w:spacing w:line="276" w:lineRule="auto"/>
        <w:jc w:val="both"/>
        <w:rPr>
          <w:rFonts w:ascii="Times New Roman" w:hAnsi="Times New Roman" w:cs="Times New Roman"/>
        </w:rPr>
      </w:pPr>
    </w:p>
    <w:p w14:paraId="0AC6D2B2" w14:textId="77777777" w:rsidR="002E3996" w:rsidRPr="009754A0" w:rsidRDefault="002E3996" w:rsidP="00256116">
      <w:pPr>
        <w:spacing w:line="276" w:lineRule="auto"/>
        <w:jc w:val="both"/>
        <w:rPr>
          <w:rFonts w:ascii="Times New Roman" w:hAnsi="Times New Roman" w:cs="Times New Roman"/>
        </w:rPr>
      </w:pPr>
    </w:p>
    <w:p w14:paraId="3F5D0686" w14:textId="77777777" w:rsidR="002E3996" w:rsidRPr="009754A0" w:rsidRDefault="002E3996" w:rsidP="00256116">
      <w:pPr>
        <w:spacing w:line="276" w:lineRule="auto"/>
        <w:jc w:val="both"/>
        <w:rPr>
          <w:rFonts w:ascii="Times New Roman" w:hAnsi="Times New Roman" w:cs="Times New Roman"/>
        </w:rPr>
      </w:pPr>
    </w:p>
    <w:p w14:paraId="709839C6" w14:textId="77777777" w:rsidR="002E3996" w:rsidRPr="009754A0" w:rsidRDefault="002E3996" w:rsidP="00256116">
      <w:pPr>
        <w:spacing w:line="276" w:lineRule="auto"/>
        <w:jc w:val="both"/>
        <w:rPr>
          <w:rFonts w:ascii="Times New Roman" w:hAnsi="Times New Roman" w:cs="Times New Roman"/>
        </w:rPr>
      </w:pPr>
    </w:p>
    <w:p w14:paraId="1742B11A" w14:textId="77777777" w:rsidR="00D80F04" w:rsidRPr="009754A0" w:rsidRDefault="00D80F04" w:rsidP="00256116">
      <w:pPr>
        <w:spacing w:line="276" w:lineRule="auto"/>
        <w:jc w:val="both"/>
        <w:rPr>
          <w:rFonts w:ascii="Times New Roman" w:hAnsi="Times New Roman" w:cs="Times New Roman"/>
        </w:rPr>
      </w:pPr>
    </w:p>
    <w:p w14:paraId="7A29CE5B" w14:textId="77777777" w:rsidR="00D80F04" w:rsidRPr="009754A0" w:rsidRDefault="00D80F04" w:rsidP="00256116">
      <w:pPr>
        <w:spacing w:line="276" w:lineRule="auto"/>
        <w:jc w:val="both"/>
        <w:rPr>
          <w:rFonts w:ascii="Times New Roman" w:hAnsi="Times New Roman" w:cs="Times New Roman"/>
        </w:rPr>
      </w:pPr>
    </w:p>
    <w:p w14:paraId="5E8637A0" w14:textId="77777777" w:rsidR="00D80F04" w:rsidRPr="009754A0" w:rsidRDefault="00D80F04" w:rsidP="00256116">
      <w:pPr>
        <w:spacing w:line="276" w:lineRule="auto"/>
        <w:jc w:val="both"/>
        <w:rPr>
          <w:rFonts w:ascii="Times New Roman" w:hAnsi="Times New Roman" w:cs="Times New Roman"/>
        </w:rPr>
      </w:pPr>
    </w:p>
    <w:p w14:paraId="46EBFF60" w14:textId="77777777" w:rsidR="00D80F04" w:rsidRPr="009754A0" w:rsidRDefault="00D80F04" w:rsidP="00256116">
      <w:pPr>
        <w:spacing w:line="276" w:lineRule="auto"/>
        <w:jc w:val="both"/>
        <w:rPr>
          <w:rFonts w:ascii="Times New Roman" w:hAnsi="Times New Roman" w:cs="Times New Roman"/>
        </w:rPr>
      </w:pPr>
    </w:p>
    <w:p w14:paraId="2A806149" w14:textId="77777777" w:rsidR="00D80F04" w:rsidRPr="009754A0" w:rsidRDefault="00D80F04" w:rsidP="00256116">
      <w:pPr>
        <w:spacing w:line="276" w:lineRule="auto"/>
        <w:jc w:val="both"/>
        <w:rPr>
          <w:rFonts w:ascii="Times New Roman" w:hAnsi="Times New Roman" w:cs="Times New Roman"/>
        </w:rPr>
      </w:pPr>
    </w:p>
    <w:p w14:paraId="7AF141F8" w14:textId="77777777" w:rsidR="00D80F04" w:rsidRPr="009754A0" w:rsidRDefault="00D80F04" w:rsidP="00256116">
      <w:pPr>
        <w:spacing w:line="276" w:lineRule="auto"/>
        <w:jc w:val="both"/>
        <w:rPr>
          <w:rFonts w:ascii="Times New Roman" w:hAnsi="Times New Roman" w:cs="Times New Roman"/>
        </w:rPr>
      </w:pPr>
    </w:p>
    <w:p w14:paraId="106132AB" w14:textId="77777777" w:rsidR="00D80F04" w:rsidRPr="009754A0" w:rsidRDefault="00D80F04" w:rsidP="00256116">
      <w:pPr>
        <w:spacing w:line="276" w:lineRule="auto"/>
        <w:jc w:val="both"/>
        <w:rPr>
          <w:rFonts w:ascii="Times New Roman" w:hAnsi="Times New Roman" w:cs="Times New Roman"/>
        </w:rPr>
      </w:pPr>
    </w:p>
    <w:p w14:paraId="17792747" w14:textId="77777777" w:rsidR="00D80F04" w:rsidRPr="009754A0" w:rsidRDefault="00D80F04" w:rsidP="00256116">
      <w:pPr>
        <w:spacing w:line="276" w:lineRule="auto"/>
        <w:jc w:val="both"/>
        <w:rPr>
          <w:rFonts w:ascii="Times New Roman" w:hAnsi="Times New Roman" w:cs="Times New Roman"/>
        </w:rPr>
      </w:pPr>
    </w:p>
    <w:p w14:paraId="65D5FB2A" w14:textId="77777777" w:rsidR="00D80F04" w:rsidRPr="009754A0" w:rsidRDefault="00D80F04" w:rsidP="00256116">
      <w:pPr>
        <w:spacing w:line="276" w:lineRule="auto"/>
        <w:jc w:val="both"/>
        <w:rPr>
          <w:rFonts w:ascii="Times New Roman" w:hAnsi="Times New Roman" w:cs="Times New Roman"/>
        </w:rPr>
      </w:pPr>
    </w:p>
    <w:p w14:paraId="5CFD36D0" w14:textId="77777777" w:rsidR="002E3996" w:rsidRPr="009754A0" w:rsidRDefault="002E3996" w:rsidP="00256116">
      <w:pPr>
        <w:spacing w:line="276" w:lineRule="auto"/>
        <w:jc w:val="both"/>
        <w:rPr>
          <w:rFonts w:ascii="Times New Roman" w:hAnsi="Times New Roman" w:cs="Times New Roman"/>
        </w:rPr>
      </w:pPr>
    </w:p>
    <w:p w14:paraId="5A80F656" w14:textId="77777777" w:rsidR="0061021F" w:rsidRPr="009754A0" w:rsidRDefault="0061021F" w:rsidP="00256116">
      <w:pPr>
        <w:spacing w:line="276" w:lineRule="auto"/>
        <w:jc w:val="both"/>
        <w:rPr>
          <w:rFonts w:ascii="Times New Roman" w:hAnsi="Times New Roman" w:cs="Times New Roman"/>
        </w:rPr>
      </w:pPr>
    </w:p>
    <w:p w14:paraId="44A6C088" w14:textId="1BCB3AAF" w:rsidR="002E3996" w:rsidRPr="009754A0" w:rsidRDefault="002E3996" w:rsidP="00256116">
      <w:pPr>
        <w:spacing w:line="276" w:lineRule="auto"/>
        <w:jc w:val="both"/>
        <w:rPr>
          <w:rFonts w:ascii="Times New Roman" w:hAnsi="Times New Roman" w:cs="Times New Roman"/>
        </w:rPr>
      </w:pPr>
    </w:p>
    <w:p w14:paraId="36E7AF07" w14:textId="6DE58630" w:rsidR="00E61A9D" w:rsidRPr="009754A0" w:rsidRDefault="00E61A9D" w:rsidP="00256116">
      <w:pPr>
        <w:pStyle w:val="Heading1"/>
        <w:spacing w:line="276" w:lineRule="auto"/>
        <w:rPr>
          <w:rFonts w:ascii="Times New Roman" w:hAnsi="Times New Roman" w:cs="Times New Roman"/>
          <w:color w:val="auto"/>
        </w:rPr>
      </w:pPr>
      <w:bookmarkStart w:id="9" w:name="_Toc197924275"/>
      <w:r w:rsidRPr="009754A0">
        <w:rPr>
          <w:rFonts w:ascii="Times New Roman" w:hAnsi="Times New Roman" w:cs="Times New Roman"/>
          <w:color w:val="auto"/>
        </w:rPr>
        <w:lastRenderedPageBreak/>
        <w:t>Introduction</w:t>
      </w:r>
      <w:bookmarkEnd w:id="9"/>
    </w:p>
    <w:p w14:paraId="71327E66" w14:textId="5B32A9ED" w:rsidR="00E61A9D" w:rsidRPr="009754A0" w:rsidRDefault="00E61A9D" w:rsidP="00256116">
      <w:pPr>
        <w:pStyle w:val="Heading2"/>
        <w:spacing w:line="276" w:lineRule="auto"/>
        <w:rPr>
          <w:rFonts w:ascii="Times New Roman" w:hAnsi="Times New Roman" w:cs="Times New Roman"/>
          <w:color w:val="auto"/>
        </w:rPr>
      </w:pPr>
      <w:bookmarkStart w:id="10" w:name="_Toc197924276"/>
      <w:r w:rsidRPr="009754A0">
        <w:rPr>
          <w:rFonts w:ascii="Times New Roman" w:hAnsi="Times New Roman" w:cs="Times New Roman"/>
          <w:color w:val="auto"/>
        </w:rPr>
        <w:t>Background and Scope of the Project</w:t>
      </w:r>
      <w:bookmarkEnd w:id="10"/>
    </w:p>
    <w:p w14:paraId="3A2C8E05" w14:textId="465AF8F7" w:rsidR="00B72D76" w:rsidRPr="009754A0" w:rsidRDefault="00B72D76" w:rsidP="00256116">
      <w:pPr>
        <w:spacing w:after="200" w:line="276" w:lineRule="auto"/>
        <w:contextualSpacing/>
        <w:jc w:val="both"/>
        <w:rPr>
          <w:rFonts w:ascii="Times New Roman" w:hAnsi="Times New Roman" w:cs="Times New Roman"/>
        </w:rPr>
      </w:pPr>
      <w:r w:rsidRPr="009754A0">
        <w:rPr>
          <w:rFonts w:ascii="Times New Roman" w:hAnsi="Times New Roman" w:cs="Times New Roman"/>
        </w:rPr>
        <w:t>Uganda’s manufacturing sector, from steel rolling mills in Jinja to paint, cement, and beverage plants along the Kampala – Mukono industrial corridor, has expanded rapidly over the past decade</w:t>
      </w:r>
      <w:sdt>
        <w:sdtPr>
          <w:rPr>
            <w:rFonts w:ascii="Times New Roman" w:hAnsi="Times New Roman" w:cs="Times New Roman"/>
          </w:rPr>
          <w:tag w:val="MENDELEY_CITATION_v3_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"/>
          <w:id w:val="-1464258909"/>
          <w:placeholder>
            <w:docPart w:val="DefaultPlaceholder_-1854013440"/>
          </w:placeholder>
        </w:sdtPr>
        <w:sdtEndPr/>
        <w:sdtContent>
          <w:r w:rsidR="004A7F10" w:rsidRPr="009754A0">
            <w:rPr>
              <w:rFonts w:ascii="Times New Roman" w:hAnsi="Times New Roman" w:cs="Times New Roman"/>
            </w:rPr>
            <w:t>[1]</w:t>
          </w:r>
        </w:sdtContent>
      </w:sdt>
      <w:r w:rsidRPr="009754A0">
        <w:rPr>
          <w:rFonts w:ascii="Times New Roman" w:hAnsi="Times New Roman" w:cs="Times New Roman"/>
        </w:rPr>
        <w:t>. While this growth has created employment and strengthened local supply chains, it has also intensified workers’ exposure to carbon monoxide from furnaces and generators, volatile organic compounds (VOCs) from solvents, methane from process leaks, and fine particulate matter generated by cutting, grinding, and kiln operations</w:t>
      </w:r>
      <w:sdt>
        <w:sdtPr>
          <w:rPr>
            <w:rFonts w:ascii="Times New Roman" w:hAnsi="Times New Roman" w:cs="Times New Roman"/>
          </w:rPr>
          <w:tag w:val="MENDELEY_CITATION_v3_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"/>
          <w:id w:val="1694192875"/>
          <w:placeholder>
            <w:docPart w:val="DefaultPlaceholder_-1854013440"/>
          </w:placeholder>
        </w:sdtPr>
        <w:sdtEndPr/>
        <w:sdtContent>
          <w:r w:rsidR="004A7F10" w:rsidRPr="009754A0">
            <w:rPr>
              <w:rFonts w:ascii="Times New Roman" w:hAnsi="Times New Roman" w:cs="Times New Roman"/>
            </w:rPr>
            <w:t>[1]</w:t>
          </w:r>
        </w:sdtContent>
      </w:sdt>
      <w:r w:rsidRPr="009754A0">
        <w:rPr>
          <w:rFonts w:ascii="Times New Roman" w:hAnsi="Times New Roman" w:cs="Times New Roman"/>
        </w:rPr>
        <w:t>. Recent audits by the National Environment Management Authority (NEMA) and the Ministry of Gender, Labour and Social Development recommend continuous air-quality evidence instead of the occasional “spot-meter” checks that many factories still rely on</w:t>
      </w:r>
      <w:sdt>
        <w:sdtPr>
          <w:rPr>
            <w:rFonts w:ascii="Times New Roman" w:hAnsi="Times New Roman" w:cs="Times New Roman"/>
          </w:rPr>
          <w:tag w:val="MENDELEY_CITATION_v3_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"/>
          <w:id w:val="2146687178"/>
          <w:placeholder>
            <w:docPart w:val="DefaultPlaceholder_-1854013440"/>
          </w:placeholder>
        </w:sdtPr>
        <w:sdtEndPr/>
        <w:sdtContent>
          <w:r w:rsidR="004A7F10" w:rsidRPr="009754A0">
            <w:rPr>
              <w:rFonts w:ascii="Times New Roman" w:hAnsi="Times New Roman" w:cs="Times New Roman"/>
            </w:rPr>
            <w:t>[2]</w:t>
          </w:r>
        </w:sdtContent>
      </w:sdt>
      <w:r w:rsidRPr="009754A0">
        <w:rPr>
          <w:rFonts w:ascii="Times New Roman" w:hAnsi="Times New Roman" w:cs="Times New Roman"/>
        </w:rPr>
        <w:t>.</w:t>
      </w:r>
      <w:r w:rsidRPr="009754A0">
        <w:rPr>
          <w:rFonts w:ascii="Times New Roman" w:hAnsi="Times New Roman" w:cs="Times New Roman"/>
        </w:rPr>
        <w:br/>
        <w:t>FactoryAirWatch was initiated to help Ugandan factories comply with these emerging expectations while protecting employee health in real time</w:t>
      </w:r>
      <w:sdt>
        <w:sdtPr>
          <w:rPr>
            <w:rFonts w:ascii="Times New Roman" w:hAnsi="Times New Roman" w:cs="Times New Roman"/>
          </w:rPr>
          <w:tag w:val="MENDELEY_CITATION_v3_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"/>
          <w:id w:val="2118333500"/>
          <w:placeholder>
            <w:docPart w:val="DefaultPlaceholder_-1854013440"/>
          </w:placeholder>
        </w:sdtPr>
        <w:sdtEndPr/>
        <w:sdtContent>
          <w:r w:rsidR="004A7F10" w:rsidRPr="009754A0">
            <w:rPr>
              <w:rFonts w:ascii="Times New Roman" w:hAnsi="Times New Roman" w:cs="Times New Roman"/>
            </w:rPr>
            <w:t>[3]</w:t>
          </w:r>
        </w:sdtContent>
      </w:sdt>
      <w:r w:rsidRPr="009754A0">
        <w:rPr>
          <w:rFonts w:ascii="Times New Roman" w:hAnsi="Times New Roman" w:cs="Times New Roman"/>
        </w:rPr>
        <w:t>. The system blends rugged, locally assembled IoT sensor nodes with a cloud analytics and reporting stack that converts raw readings into actionable insights for plant managers, safety officers, and regulatory inspectors.</w:t>
      </w:r>
      <w:r w:rsidRPr="009754A0">
        <w:rPr>
          <w:rFonts w:ascii="Times New Roman" w:hAnsi="Times New Roman" w:cs="Times New Roman"/>
        </w:rPr>
        <w:br/>
        <w:t>To meet these real-time monitoring challenges, the team engineered a monitoring workflow that links each sensor reading on the factory floor to a decision-ready visual on the manager’s screen within one minute. Every edge node samples CO, VOCs, methane, PM</w:t>
      </w:r>
      <w:r w:rsidR="004375EE" w:rsidRPr="009754A0">
        <w:rPr>
          <w:rFonts w:ascii="Times New Roman" w:hAnsi="Times New Roman" w:cs="Times New Roman"/>
        </w:rPr>
        <w:t>₂. ₅</w:t>
      </w:r>
      <w:r w:rsidRPr="009754A0">
        <w:rPr>
          <w:rFonts w:ascii="Times New Roman" w:hAnsi="Times New Roman" w:cs="Times New Roman"/>
        </w:rPr>
        <w:t xml:space="preserve">, PM₁₀, temperature, and humidity periodically, performs on-board spike filtering, time-stamps the record in UTC, and pushes an eight-field payload over GSM to a secure ThingSpeak channel. A Node.js service fetches records from ThingSpeak and stores the results in a MySQL time-series database. A rule engine instantly evaluates each entry against user-defined thresholds; any breach simultaneously drives the </w:t>
      </w:r>
      <w:r w:rsidR="004375EE" w:rsidRPr="009754A0">
        <w:rPr>
          <w:rFonts w:ascii="Times New Roman" w:hAnsi="Times New Roman" w:cs="Times New Roman"/>
        </w:rPr>
        <w:t>web dashboard</w:t>
      </w:r>
      <w:r w:rsidRPr="009754A0">
        <w:rPr>
          <w:rFonts w:ascii="Times New Roman" w:hAnsi="Times New Roman" w:cs="Times New Roman"/>
        </w:rPr>
        <w:t xml:space="preserve"> notification and logs the event for audit. Finally, a React/Next.js dashboard converts these validated records into live metric cards, historical trend plots, and digitally signed PDF compliance reports, ensuring every byte collected on the shop floor is transformed into actionable insight for safety officers, regulators, and plant managers</w:t>
      </w:r>
      <w:sdt>
        <w:sdtPr>
          <w:rPr>
            <w:rFonts w:ascii="Times New Roman" w:hAnsi="Times New Roman" w:cs="Times New Roman"/>
          </w:rPr>
          <w:tag w:val="MENDELEY_CITATION_v3_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"/>
          <w:id w:val="1580946200"/>
          <w:placeholder>
            <w:docPart w:val="DefaultPlaceholder_-1854013440"/>
          </w:placeholder>
        </w:sdtPr>
        <w:sdtEndPr/>
        <w:sdtContent>
          <w:r w:rsidR="004A7F10" w:rsidRPr="009754A0">
            <w:rPr>
              <w:rFonts w:ascii="Times New Roman" w:hAnsi="Times New Roman" w:cs="Times New Roman"/>
            </w:rPr>
            <w:t>[3]</w:t>
          </w:r>
        </w:sdtContent>
      </w:sdt>
      <w:r w:rsidRPr="009754A0">
        <w:rPr>
          <w:rFonts w:ascii="Times New Roman" w:hAnsi="Times New Roman" w:cs="Times New Roman"/>
        </w:rPr>
        <w:t>.</w:t>
      </w:r>
    </w:p>
    <w:p w14:paraId="7BC007F8" w14:textId="348DACD7" w:rsidR="00E61A9D" w:rsidRPr="009754A0" w:rsidRDefault="00E61A9D" w:rsidP="00256116">
      <w:pPr>
        <w:spacing w:after="200" w:line="276" w:lineRule="auto"/>
        <w:contextualSpacing/>
        <w:jc w:val="both"/>
        <w:rPr>
          <w:rFonts w:ascii="Times New Roman" w:hAnsi="Times New Roman" w:cs="Times New Roman"/>
        </w:rPr>
      </w:pPr>
      <w:r w:rsidRPr="009754A0">
        <w:rPr>
          <w:rFonts w:ascii="Times New Roman" w:hAnsi="Times New Roman" w:cs="Times New Roman"/>
        </w:rPr>
        <w:t>Project Scope</w:t>
      </w:r>
    </w:p>
    <w:p w14:paraId="10FE9D52" w14:textId="7A0E71E1" w:rsidR="00E61A9D" w:rsidRPr="009754A0" w:rsidRDefault="00E61A9D" w:rsidP="00256116">
      <w:pPr>
        <w:numPr>
          <w:ilvl w:val="0"/>
          <w:numId w:val="1"/>
        </w:numPr>
        <w:spacing w:after="200" w:line="276" w:lineRule="auto"/>
        <w:contextualSpacing/>
        <w:jc w:val="both"/>
        <w:rPr>
          <w:rFonts w:ascii="Times New Roman" w:hAnsi="Times New Roman" w:cs="Times New Roman"/>
        </w:rPr>
      </w:pPr>
      <w:r w:rsidRPr="009754A0">
        <w:rPr>
          <w:rFonts w:ascii="Times New Roman" w:hAnsi="Times New Roman" w:cs="Times New Roman"/>
        </w:rPr>
        <w:t xml:space="preserve">Continuous </w:t>
      </w:r>
      <w:r w:rsidR="00363F5B" w:rsidRPr="009754A0">
        <w:rPr>
          <w:rFonts w:ascii="Times New Roman" w:hAnsi="Times New Roman" w:cs="Times New Roman"/>
        </w:rPr>
        <w:t>multi-parameter</w:t>
      </w:r>
      <w:r w:rsidRPr="009754A0">
        <w:rPr>
          <w:rFonts w:ascii="Times New Roman" w:hAnsi="Times New Roman" w:cs="Times New Roman"/>
        </w:rPr>
        <w:t xml:space="preserve"> sensing of CO, VOCs, methane, PM</w:t>
      </w:r>
      <w:r w:rsidR="00363F5B" w:rsidRPr="009754A0">
        <w:rPr>
          <w:rFonts w:ascii="Times New Roman" w:hAnsi="Times New Roman" w:cs="Times New Roman"/>
        </w:rPr>
        <w:t>₂. ₅</w:t>
      </w:r>
      <w:r w:rsidRPr="009754A0">
        <w:rPr>
          <w:rFonts w:ascii="Times New Roman" w:hAnsi="Times New Roman" w:cs="Times New Roman"/>
        </w:rPr>
        <w:t xml:space="preserve">, PM₁₀, temperature, and humidity </w:t>
      </w:r>
      <w:r w:rsidR="00363F5B" w:rsidRPr="009754A0">
        <w:rPr>
          <w:rFonts w:ascii="Times New Roman" w:hAnsi="Times New Roman" w:cs="Times New Roman"/>
        </w:rPr>
        <w:t>in</w:t>
      </w:r>
      <w:r w:rsidRPr="009754A0">
        <w:rPr>
          <w:rFonts w:ascii="Times New Roman" w:hAnsi="Times New Roman" w:cs="Times New Roman"/>
        </w:rPr>
        <w:t xml:space="preserve"> the factory</w:t>
      </w:r>
      <w:r w:rsidR="00363F5B" w:rsidRPr="009754A0">
        <w:rPr>
          <w:rFonts w:ascii="Times New Roman" w:hAnsi="Times New Roman" w:cs="Times New Roman"/>
        </w:rPr>
        <w:t>’s</w:t>
      </w:r>
      <w:r w:rsidRPr="009754A0">
        <w:rPr>
          <w:rFonts w:ascii="Times New Roman" w:hAnsi="Times New Roman" w:cs="Times New Roman"/>
        </w:rPr>
        <w:t xml:space="preserve"> </w:t>
      </w:r>
      <w:r w:rsidR="00363F5B" w:rsidRPr="009754A0">
        <w:rPr>
          <w:rFonts w:ascii="Times New Roman" w:hAnsi="Times New Roman" w:cs="Times New Roman"/>
        </w:rPr>
        <w:t>inner environment</w:t>
      </w:r>
      <w:r w:rsidRPr="009754A0">
        <w:rPr>
          <w:rFonts w:ascii="Times New Roman" w:hAnsi="Times New Roman" w:cs="Times New Roman"/>
        </w:rPr>
        <w:t>.</w:t>
      </w:r>
    </w:p>
    <w:p w14:paraId="12E61FBE" w14:textId="38F37287" w:rsidR="00E61A9D" w:rsidRPr="009754A0" w:rsidRDefault="00E61A9D" w:rsidP="00256116">
      <w:pPr>
        <w:numPr>
          <w:ilvl w:val="0"/>
          <w:numId w:val="1"/>
        </w:numPr>
        <w:spacing w:after="200" w:line="276" w:lineRule="auto"/>
        <w:contextualSpacing/>
        <w:jc w:val="both"/>
        <w:rPr>
          <w:rFonts w:ascii="Times New Roman" w:hAnsi="Times New Roman" w:cs="Times New Roman"/>
        </w:rPr>
      </w:pPr>
      <w:r w:rsidRPr="009754A0">
        <w:rPr>
          <w:rFonts w:ascii="Times New Roman" w:hAnsi="Times New Roman" w:cs="Times New Roman"/>
        </w:rPr>
        <w:t xml:space="preserve">Local failsafe alerts through buzzer and </w:t>
      </w:r>
      <w:r w:rsidR="00363F5B" w:rsidRPr="009754A0">
        <w:rPr>
          <w:rFonts w:ascii="Times New Roman" w:hAnsi="Times New Roman" w:cs="Times New Roman"/>
        </w:rPr>
        <w:t>tri-color</w:t>
      </w:r>
      <w:r w:rsidRPr="009754A0">
        <w:rPr>
          <w:rFonts w:ascii="Times New Roman" w:hAnsi="Times New Roman" w:cs="Times New Roman"/>
        </w:rPr>
        <w:t xml:space="preserve"> LED, supporting three severity levels and </w:t>
      </w:r>
      <w:r w:rsidR="00363F5B" w:rsidRPr="009754A0">
        <w:rPr>
          <w:rFonts w:ascii="Times New Roman" w:hAnsi="Times New Roman" w:cs="Times New Roman"/>
        </w:rPr>
        <w:t>a</w:t>
      </w:r>
      <w:r w:rsidRPr="009754A0">
        <w:rPr>
          <w:rFonts w:ascii="Times New Roman" w:hAnsi="Times New Roman" w:cs="Times New Roman"/>
        </w:rPr>
        <w:t xml:space="preserve"> </w:t>
      </w:r>
      <w:r w:rsidR="00363F5B" w:rsidRPr="009754A0">
        <w:rPr>
          <w:rFonts w:ascii="Times New Roman" w:hAnsi="Times New Roman" w:cs="Times New Roman"/>
        </w:rPr>
        <w:t>web dashboard for notifications</w:t>
      </w:r>
      <w:r w:rsidRPr="009754A0">
        <w:rPr>
          <w:rFonts w:ascii="Times New Roman" w:hAnsi="Times New Roman" w:cs="Times New Roman"/>
        </w:rPr>
        <w:t xml:space="preserve"> </w:t>
      </w:r>
      <w:r w:rsidR="00363F5B" w:rsidRPr="009754A0">
        <w:rPr>
          <w:rFonts w:ascii="Times New Roman" w:hAnsi="Times New Roman" w:cs="Times New Roman"/>
        </w:rPr>
        <w:t xml:space="preserve">of </w:t>
      </w:r>
      <w:r w:rsidRPr="009754A0">
        <w:rPr>
          <w:rFonts w:ascii="Times New Roman" w:hAnsi="Times New Roman" w:cs="Times New Roman"/>
        </w:rPr>
        <w:t>critical events.</w:t>
      </w:r>
    </w:p>
    <w:p w14:paraId="215C8468" w14:textId="5FC9F227" w:rsidR="00E61A9D" w:rsidRPr="009754A0" w:rsidRDefault="00E61A9D" w:rsidP="00256116">
      <w:pPr>
        <w:numPr>
          <w:ilvl w:val="0"/>
          <w:numId w:val="1"/>
        </w:numPr>
        <w:spacing w:after="200" w:line="276" w:lineRule="auto"/>
        <w:contextualSpacing/>
        <w:jc w:val="both"/>
        <w:rPr>
          <w:rFonts w:ascii="Times New Roman" w:hAnsi="Times New Roman" w:cs="Times New Roman"/>
        </w:rPr>
      </w:pPr>
      <w:r w:rsidRPr="009754A0">
        <w:rPr>
          <w:rFonts w:ascii="Times New Roman" w:hAnsi="Times New Roman" w:cs="Times New Roman"/>
        </w:rPr>
        <w:t>Cloud back</w:t>
      </w:r>
      <w:r w:rsidRPr="009754A0">
        <w:rPr>
          <w:rFonts w:ascii="Times New Roman" w:hAnsi="Times New Roman" w:cs="Times New Roman"/>
        </w:rPr>
        <w:noBreakHyphen/>
        <w:t xml:space="preserve">haul and storage using ThingSpeak for </w:t>
      </w:r>
      <w:r w:rsidR="00363F5B" w:rsidRPr="009754A0">
        <w:rPr>
          <w:rFonts w:ascii="Times New Roman" w:hAnsi="Times New Roman" w:cs="Times New Roman"/>
        </w:rPr>
        <w:t>real-time</w:t>
      </w:r>
      <w:r w:rsidRPr="009754A0">
        <w:rPr>
          <w:rFonts w:ascii="Times New Roman" w:hAnsi="Times New Roman" w:cs="Times New Roman"/>
        </w:rPr>
        <w:t xml:space="preserve"> streaming and a synchronized relational time</w:t>
      </w:r>
      <w:r w:rsidRPr="009754A0">
        <w:rPr>
          <w:rFonts w:ascii="Times New Roman" w:hAnsi="Times New Roman" w:cs="Times New Roman"/>
        </w:rPr>
        <w:noBreakHyphen/>
        <w:t xml:space="preserve">series database for </w:t>
      </w:r>
      <w:r w:rsidR="00363F5B" w:rsidRPr="009754A0">
        <w:rPr>
          <w:rFonts w:ascii="Times New Roman" w:hAnsi="Times New Roman" w:cs="Times New Roman"/>
        </w:rPr>
        <w:t>long-term</w:t>
      </w:r>
      <w:r w:rsidRPr="009754A0">
        <w:rPr>
          <w:rFonts w:ascii="Times New Roman" w:hAnsi="Times New Roman" w:cs="Times New Roman"/>
        </w:rPr>
        <w:t xml:space="preserve"> archiving.</w:t>
      </w:r>
    </w:p>
    <w:p w14:paraId="75504F16" w14:textId="4FD14F93" w:rsidR="00E61A9D" w:rsidRPr="009754A0" w:rsidRDefault="00E61A9D" w:rsidP="00256116">
      <w:pPr>
        <w:numPr>
          <w:ilvl w:val="0"/>
          <w:numId w:val="1"/>
        </w:numPr>
        <w:spacing w:after="200" w:line="276" w:lineRule="auto"/>
        <w:contextualSpacing/>
        <w:jc w:val="both"/>
        <w:rPr>
          <w:rFonts w:ascii="Times New Roman" w:hAnsi="Times New Roman" w:cs="Times New Roman"/>
        </w:rPr>
      </w:pPr>
      <w:r w:rsidRPr="009754A0">
        <w:rPr>
          <w:rFonts w:ascii="Times New Roman" w:hAnsi="Times New Roman" w:cs="Times New Roman"/>
        </w:rPr>
        <w:t xml:space="preserve">Interactive web dashboard that presents live cards, historical analytics, and </w:t>
      </w:r>
      <w:r w:rsidR="00363F5B" w:rsidRPr="009754A0">
        <w:rPr>
          <w:rFonts w:ascii="Times New Roman" w:hAnsi="Times New Roman" w:cs="Times New Roman"/>
        </w:rPr>
        <w:t>drill-down</w:t>
      </w:r>
      <w:r w:rsidRPr="009754A0">
        <w:rPr>
          <w:rFonts w:ascii="Times New Roman" w:hAnsi="Times New Roman" w:cs="Times New Roman"/>
        </w:rPr>
        <w:t xml:space="preserve"> views for each factory zone.</w:t>
      </w:r>
    </w:p>
    <w:p w14:paraId="24F6FFDF" w14:textId="77777777" w:rsidR="00E61A9D" w:rsidRPr="009754A0" w:rsidRDefault="00E61A9D" w:rsidP="00256116">
      <w:pPr>
        <w:numPr>
          <w:ilvl w:val="0"/>
          <w:numId w:val="1"/>
        </w:numPr>
        <w:spacing w:after="200" w:line="276" w:lineRule="auto"/>
        <w:contextualSpacing/>
        <w:jc w:val="both"/>
        <w:rPr>
          <w:rFonts w:ascii="Times New Roman" w:hAnsi="Times New Roman" w:cs="Times New Roman"/>
        </w:rPr>
      </w:pPr>
      <w:r w:rsidRPr="009754A0">
        <w:rPr>
          <w:rFonts w:ascii="Times New Roman" w:hAnsi="Times New Roman" w:cs="Times New Roman"/>
        </w:rPr>
        <w:t>Automated alerting and notifications with configurable thresholds, cooldown periods, and multiple delivery channels.</w:t>
      </w:r>
    </w:p>
    <w:p w14:paraId="32C2D1AC" w14:textId="7E141DCB" w:rsidR="00E61A9D" w:rsidRPr="009754A0" w:rsidRDefault="00E61A9D" w:rsidP="00256116">
      <w:pPr>
        <w:numPr>
          <w:ilvl w:val="0"/>
          <w:numId w:val="1"/>
        </w:numPr>
        <w:spacing w:after="200" w:line="276" w:lineRule="auto"/>
        <w:contextualSpacing/>
        <w:jc w:val="both"/>
        <w:rPr>
          <w:rFonts w:ascii="Times New Roman" w:hAnsi="Times New Roman" w:cs="Times New Roman"/>
        </w:rPr>
      </w:pPr>
      <w:r w:rsidRPr="009754A0">
        <w:rPr>
          <w:rFonts w:ascii="Times New Roman" w:hAnsi="Times New Roman" w:cs="Times New Roman"/>
        </w:rPr>
        <w:t>Reporting and compliance module that generates branded PDF reports aligned with OSHA and EPA air</w:t>
      </w:r>
      <w:r w:rsidRPr="009754A0">
        <w:rPr>
          <w:rFonts w:ascii="Times New Roman" w:hAnsi="Times New Roman" w:cs="Times New Roman"/>
        </w:rPr>
        <w:noBreakHyphen/>
        <w:t>quality limits, adapted to</w:t>
      </w:r>
      <w:r w:rsidR="00363F5B" w:rsidRPr="009754A0">
        <w:rPr>
          <w:rFonts w:ascii="Times New Roman" w:hAnsi="Times New Roman" w:cs="Times New Roman"/>
        </w:rPr>
        <w:t xml:space="preserve"> WHO </w:t>
      </w:r>
      <w:r w:rsidR="002F7AF9" w:rsidRPr="009754A0">
        <w:rPr>
          <w:rFonts w:ascii="Times New Roman" w:hAnsi="Times New Roman" w:cs="Times New Roman"/>
        </w:rPr>
        <w:t>and Ugandan</w:t>
      </w:r>
      <w:r w:rsidRPr="009754A0">
        <w:rPr>
          <w:rFonts w:ascii="Times New Roman" w:hAnsi="Times New Roman" w:cs="Times New Roman"/>
        </w:rPr>
        <w:t xml:space="preserve"> regulatory references.</w:t>
      </w:r>
    </w:p>
    <w:p w14:paraId="76F28E25" w14:textId="595E2E89" w:rsidR="00E61A9D" w:rsidRPr="009754A0" w:rsidRDefault="00363F5B" w:rsidP="00256116">
      <w:pPr>
        <w:numPr>
          <w:ilvl w:val="0"/>
          <w:numId w:val="1"/>
        </w:numPr>
        <w:spacing w:after="200" w:line="276" w:lineRule="auto"/>
        <w:contextualSpacing/>
        <w:jc w:val="both"/>
        <w:rPr>
          <w:rFonts w:ascii="Times New Roman" w:hAnsi="Times New Roman" w:cs="Times New Roman"/>
        </w:rPr>
      </w:pPr>
      <w:r w:rsidRPr="009754A0">
        <w:rPr>
          <w:rFonts w:ascii="Times New Roman" w:hAnsi="Times New Roman" w:cs="Times New Roman"/>
        </w:rPr>
        <w:t>Role-based</w:t>
      </w:r>
      <w:r w:rsidR="00E61A9D" w:rsidRPr="009754A0">
        <w:rPr>
          <w:rFonts w:ascii="Times New Roman" w:hAnsi="Times New Roman" w:cs="Times New Roman"/>
        </w:rPr>
        <w:t xml:space="preserve"> access control and comprehensive audit logging of every user action to preserve data integrity and accountability.</w:t>
      </w:r>
    </w:p>
    <w:p w14:paraId="52441967" w14:textId="00417C4D" w:rsidR="00E61A9D" w:rsidRPr="009754A0" w:rsidRDefault="00E61A9D" w:rsidP="00256116">
      <w:pPr>
        <w:spacing w:after="200" w:line="276" w:lineRule="auto"/>
        <w:contextualSpacing/>
        <w:jc w:val="both"/>
        <w:rPr>
          <w:rFonts w:ascii="Times New Roman" w:hAnsi="Times New Roman" w:cs="Times New Roman"/>
        </w:rPr>
      </w:pPr>
      <w:r w:rsidRPr="009754A0">
        <w:rPr>
          <w:rFonts w:ascii="Times New Roman" w:hAnsi="Times New Roman" w:cs="Times New Roman"/>
        </w:rPr>
        <w:t>Features such as edge</w:t>
      </w:r>
      <w:r w:rsidRPr="009754A0">
        <w:rPr>
          <w:rFonts w:ascii="Times New Roman" w:hAnsi="Times New Roman" w:cs="Times New Roman"/>
        </w:rPr>
        <w:noBreakHyphen/>
        <w:t xml:space="preserve">side anomaly detection, integration with SCADA systems, and </w:t>
      </w:r>
      <w:r w:rsidR="00363F5B" w:rsidRPr="009754A0">
        <w:rPr>
          <w:rFonts w:ascii="Times New Roman" w:hAnsi="Times New Roman" w:cs="Times New Roman"/>
        </w:rPr>
        <w:t>multi-plant</w:t>
      </w:r>
      <w:r w:rsidRPr="009754A0">
        <w:rPr>
          <w:rFonts w:ascii="Times New Roman" w:hAnsi="Times New Roman" w:cs="Times New Roman"/>
        </w:rPr>
        <w:t xml:space="preserve"> SaaS deployment remain outside the current scope and are earmarked for future research phases.</w:t>
      </w:r>
    </w:p>
    <w:p w14:paraId="2B062853" w14:textId="775127D9" w:rsidR="00E61A9D" w:rsidRPr="009754A0" w:rsidRDefault="00E61A9D" w:rsidP="00256116">
      <w:pPr>
        <w:pStyle w:val="Heading2"/>
        <w:spacing w:line="276" w:lineRule="auto"/>
        <w:rPr>
          <w:rFonts w:ascii="Times New Roman" w:hAnsi="Times New Roman" w:cs="Times New Roman"/>
          <w:color w:val="auto"/>
        </w:rPr>
      </w:pPr>
      <w:bookmarkStart w:id="11" w:name="_Toc197924277"/>
      <w:r w:rsidRPr="009754A0">
        <w:rPr>
          <w:rFonts w:ascii="Times New Roman" w:hAnsi="Times New Roman" w:cs="Times New Roman"/>
          <w:color w:val="auto"/>
        </w:rPr>
        <w:lastRenderedPageBreak/>
        <w:t>Overview of this Document</w:t>
      </w:r>
      <w:bookmarkEnd w:id="11"/>
    </w:p>
    <w:p w14:paraId="2645BF69" w14:textId="466B41F4" w:rsidR="00E61A9D" w:rsidRPr="009754A0" w:rsidRDefault="00E61A9D" w:rsidP="00256116">
      <w:pPr>
        <w:spacing w:after="200" w:line="276" w:lineRule="auto"/>
        <w:contextualSpacing/>
        <w:jc w:val="both"/>
        <w:rPr>
          <w:rFonts w:ascii="Times New Roman" w:hAnsi="Times New Roman" w:cs="Times New Roman"/>
        </w:rPr>
      </w:pPr>
      <w:r w:rsidRPr="009754A0">
        <w:rPr>
          <w:rFonts w:ascii="Times New Roman" w:hAnsi="Times New Roman" w:cs="Times New Roman"/>
        </w:rPr>
        <w:t xml:space="preserve">This report chronicles the complete </w:t>
      </w:r>
      <w:r w:rsidR="00483DE6" w:rsidRPr="009754A0">
        <w:rPr>
          <w:rFonts w:ascii="Times New Roman" w:hAnsi="Times New Roman" w:cs="Times New Roman"/>
        </w:rPr>
        <w:t>realization</w:t>
      </w:r>
      <w:r w:rsidRPr="009754A0">
        <w:rPr>
          <w:rFonts w:ascii="Times New Roman" w:hAnsi="Times New Roman" w:cs="Times New Roman"/>
        </w:rPr>
        <w:t xml:space="preserve"> of FactoryAirWatch</w:t>
      </w:r>
      <w:r w:rsidR="00483DE6" w:rsidRPr="009754A0">
        <w:rPr>
          <w:rFonts w:ascii="Times New Roman" w:hAnsi="Times New Roman" w:cs="Times New Roman"/>
        </w:rPr>
        <w:t xml:space="preserve">, </w:t>
      </w:r>
      <w:r w:rsidRPr="009754A0">
        <w:rPr>
          <w:rFonts w:ascii="Times New Roman" w:hAnsi="Times New Roman" w:cs="Times New Roman"/>
        </w:rPr>
        <w:t>from concept through implementation, validation, and pilot deployment</w:t>
      </w:r>
      <w:r w:rsidR="00483DE6" w:rsidRPr="009754A0">
        <w:rPr>
          <w:rFonts w:ascii="Times New Roman" w:hAnsi="Times New Roman" w:cs="Times New Roman"/>
        </w:rPr>
        <w:t xml:space="preserve">, </w:t>
      </w:r>
      <w:r w:rsidRPr="009754A0">
        <w:rPr>
          <w:rFonts w:ascii="Times New Roman" w:hAnsi="Times New Roman" w:cs="Times New Roman"/>
        </w:rPr>
        <w:t xml:space="preserve">within </w:t>
      </w:r>
      <w:r w:rsidR="00483DE6" w:rsidRPr="009754A0">
        <w:rPr>
          <w:rFonts w:ascii="Times New Roman" w:hAnsi="Times New Roman" w:cs="Times New Roman"/>
        </w:rPr>
        <w:t xml:space="preserve">mock factory </w:t>
      </w:r>
      <w:r w:rsidRPr="009754A0">
        <w:rPr>
          <w:rFonts w:ascii="Times New Roman" w:hAnsi="Times New Roman" w:cs="Times New Roman"/>
        </w:rPr>
        <w:t>environments.</w:t>
      </w:r>
    </w:p>
    <w:p w14:paraId="5CCCEF04" w14:textId="48D11910" w:rsidR="00E61A9D" w:rsidRPr="009754A0" w:rsidRDefault="00E61A9D" w:rsidP="00256116">
      <w:pPr>
        <w:numPr>
          <w:ilvl w:val="0"/>
          <w:numId w:val="2"/>
        </w:numPr>
        <w:spacing w:after="200" w:line="276" w:lineRule="auto"/>
        <w:contextualSpacing/>
        <w:jc w:val="both"/>
        <w:rPr>
          <w:rFonts w:ascii="Times New Roman" w:hAnsi="Times New Roman" w:cs="Times New Roman"/>
        </w:rPr>
      </w:pPr>
      <w:r w:rsidRPr="009754A0">
        <w:rPr>
          <w:rFonts w:ascii="Times New Roman" w:hAnsi="Times New Roman" w:cs="Times New Roman"/>
        </w:rPr>
        <w:t xml:space="preserve">Chapter 1 situates the project within the national industrial context, states its objectives and scope, and explains how the document is </w:t>
      </w:r>
      <w:r w:rsidR="00483DE6" w:rsidRPr="009754A0">
        <w:rPr>
          <w:rFonts w:ascii="Times New Roman" w:hAnsi="Times New Roman" w:cs="Times New Roman"/>
        </w:rPr>
        <w:t>organized</w:t>
      </w:r>
      <w:r w:rsidRPr="009754A0">
        <w:rPr>
          <w:rFonts w:ascii="Times New Roman" w:hAnsi="Times New Roman" w:cs="Times New Roman"/>
        </w:rPr>
        <w:t>.</w:t>
      </w:r>
    </w:p>
    <w:p w14:paraId="3CFA5E6B" w14:textId="0E56786F" w:rsidR="00E61A9D" w:rsidRPr="009754A0" w:rsidRDefault="00E61A9D" w:rsidP="00256116">
      <w:pPr>
        <w:numPr>
          <w:ilvl w:val="0"/>
          <w:numId w:val="2"/>
        </w:numPr>
        <w:spacing w:after="200" w:line="276" w:lineRule="auto"/>
        <w:contextualSpacing/>
        <w:jc w:val="both"/>
        <w:rPr>
          <w:rFonts w:ascii="Times New Roman" w:hAnsi="Times New Roman" w:cs="Times New Roman"/>
        </w:rPr>
      </w:pPr>
      <w:r w:rsidRPr="009754A0">
        <w:rPr>
          <w:rFonts w:ascii="Times New Roman" w:hAnsi="Times New Roman" w:cs="Times New Roman"/>
        </w:rPr>
        <w:t xml:space="preserve">Chapter 2 lists all functional and </w:t>
      </w:r>
      <w:r w:rsidR="00363F5B" w:rsidRPr="009754A0">
        <w:rPr>
          <w:rFonts w:ascii="Times New Roman" w:hAnsi="Times New Roman" w:cs="Times New Roman"/>
        </w:rPr>
        <w:t>non-functional</w:t>
      </w:r>
      <w:r w:rsidRPr="009754A0">
        <w:rPr>
          <w:rFonts w:ascii="Times New Roman" w:hAnsi="Times New Roman" w:cs="Times New Roman"/>
        </w:rPr>
        <w:t xml:space="preserve"> requirements, elaborates the system architecture, and defines regulatory performance targets that guide validation.</w:t>
      </w:r>
    </w:p>
    <w:p w14:paraId="6C051346" w14:textId="0CE41E22" w:rsidR="00E61A9D" w:rsidRPr="009754A0" w:rsidRDefault="00E61A9D" w:rsidP="00256116">
      <w:pPr>
        <w:numPr>
          <w:ilvl w:val="0"/>
          <w:numId w:val="2"/>
        </w:numPr>
        <w:spacing w:after="200" w:line="276" w:lineRule="auto"/>
        <w:contextualSpacing/>
        <w:jc w:val="both"/>
        <w:rPr>
          <w:rFonts w:ascii="Times New Roman" w:hAnsi="Times New Roman" w:cs="Times New Roman"/>
        </w:rPr>
      </w:pPr>
      <w:r w:rsidRPr="009754A0">
        <w:rPr>
          <w:rFonts w:ascii="Times New Roman" w:hAnsi="Times New Roman" w:cs="Times New Roman"/>
        </w:rPr>
        <w:t>Chapter 3 presents the design and implementation artefacts: hardware schematics, firmware modules, data</w:t>
      </w:r>
      <w:r w:rsidRPr="009754A0">
        <w:rPr>
          <w:rFonts w:ascii="Times New Roman" w:hAnsi="Times New Roman" w:cs="Times New Roman"/>
        </w:rPr>
        <w:noBreakHyphen/>
        <w:t>pipeline services, and web</w:t>
      </w:r>
      <w:r w:rsidRPr="009754A0">
        <w:rPr>
          <w:rFonts w:ascii="Times New Roman" w:hAnsi="Times New Roman" w:cs="Times New Roman"/>
        </w:rPr>
        <w:noBreakHyphen/>
        <w:t>dashboard architecture, along with any design changes introduced during development.</w:t>
      </w:r>
    </w:p>
    <w:p w14:paraId="19C14D8F" w14:textId="67D34382" w:rsidR="00E61A9D" w:rsidRPr="009754A0" w:rsidRDefault="00E61A9D" w:rsidP="00256116">
      <w:pPr>
        <w:numPr>
          <w:ilvl w:val="0"/>
          <w:numId w:val="2"/>
        </w:numPr>
        <w:spacing w:after="200" w:line="276" w:lineRule="auto"/>
        <w:contextualSpacing/>
        <w:jc w:val="both"/>
        <w:rPr>
          <w:rFonts w:ascii="Times New Roman" w:hAnsi="Times New Roman" w:cs="Times New Roman"/>
        </w:rPr>
      </w:pPr>
      <w:r w:rsidRPr="009754A0">
        <w:rPr>
          <w:rFonts w:ascii="Times New Roman" w:hAnsi="Times New Roman" w:cs="Times New Roman"/>
        </w:rPr>
        <w:t>Chapter 4 outlines the inspection and test program, describing unit, integration, system, and acceptance tests, test environments, procedures, and consolidated results.</w:t>
      </w:r>
    </w:p>
    <w:p w14:paraId="27C9146F" w14:textId="2AA3750D" w:rsidR="00E61A9D" w:rsidRPr="009754A0" w:rsidRDefault="00E61A9D" w:rsidP="00256116">
      <w:pPr>
        <w:numPr>
          <w:ilvl w:val="0"/>
          <w:numId w:val="2"/>
        </w:numPr>
        <w:spacing w:after="200" w:line="276" w:lineRule="auto"/>
        <w:contextualSpacing/>
        <w:jc w:val="both"/>
        <w:rPr>
          <w:rFonts w:ascii="Times New Roman" w:hAnsi="Times New Roman" w:cs="Times New Roman"/>
        </w:rPr>
      </w:pPr>
      <w:r w:rsidRPr="009754A0">
        <w:rPr>
          <w:rFonts w:ascii="Times New Roman" w:hAnsi="Times New Roman" w:cs="Times New Roman"/>
        </w:rPr>
        <w:t xml:space="preserve">Chapter 5 provides </w:t>
      </w:r>
      <w:r w:rsidR="00363F5B" w:rsidRPr="009754A0">
        <w:rPr>
          <w:rFonts w:ascii="Times New Roman" w:hAnsi="Times New Roman" w:cs="Times New Roman"/>
        </w:rPr>
        <w:t>step-by-step</w:t>
      </w:r>
      <w:r w:rsidRPr="009754A0">
        <w:rPr>
          <w:rFonts w:ascii="Times New Roman" w:hAnsi="Times New Roman" w:cs="Times New Roman"/>
        </w:rPr>
        <w:t xml:space="preserve"> installation instructions and site</w:t>
      </w:r>
      <w:r w:rsidRPr="009754A0">
        <w:rPr>
          <w:rFonts w:ascii="Times New Roman" w:hAnsi="Times New Roman" w:cs="Times New Roman"/>
        </w:rPr>
        <w:noBreakHyphen/>
        <w:t>acceptance protocols for both IoT devices and cloud components in a Ugandan factory environment.</w:t>
      </w:r>
    </w:p>
    <w:p w14:paraId="6821A39D" w14:textId="77777777" w:rsidR="00E61A9D" w:rsidRPr="009754A0" w:rsidRDefault="00E61A9D" w:rsidP="00256116">
      <w:pPr>
        <w:numPr>
          <w:ilvl w:val="0"/>
          <w:numId w:val="2"/>
        </w:numPr>
        <w:spacing w:after="200" w:line="276" w:lineRule="auto"/>
        <w:contextualSpacing/>
        <w:jc w:val="both"/>
        <w:rPr>
          <w:rFonts w:ascii="Times New Roman" w:hAnsi="Times New Roman" w:cs="Times New Roman"/>
        </w:rPr>
      </w:pPr>
      <w:r w:rsidRPr="009754A0">
        <w:rPr>
          <w:rFonts w:ascii="Times New Roman" w:hAnsi="Times New Roman" w:cs="Times New Roman"/>
        </w:rPr>
        <w:t>Chapter 6 details operational performance, servicing, and maintenance strategies, including calibration cycles, firmware</w:t>
      </w:r>
      <w:r w:rsidRPr="009754A0">
        <w:rPr>
          <w:rFonts w:ascii="Times New Roman" w:hAnsi="Times New Roman" w:cs="Times New Roman"/>
        </w:rPr>
        <w:noBreakHyphen/>
        <w:t>update methods, and data</w:t>
      </w:r>
      <w:r w:rsidRPr="009754A0">
        <w:rPr>
          <w:rFonts w:ascii="Times New Roman" w:hAnsi="Times New Roman" w:cs="Times New Roman"/>
        </w:rPr>
        <w:noBreakHyphen/>
        <w:t>retention policies.</w:t>
      </w:r>
    </w:p>
    <w:p w14:paraId="6D8EAE33" w14:textId="3ED981CB" w:rsidR="00E61A9D" w:rsidRPr="009754A0" w:rsidRDefault="00E61A9D" w:rsidP="00256116">
      <w:pPr>
        <w:numPr>
          <w:ilvl w:val="0"/>
          <w:numId w:val="2"/>
        </w:numPr>
        <w:spacing w:after="200" w:line="276" w:lineRule="auto"/>
        <w:contextualSpacing/>
        <w:jc w:val="both"/>
        <w:rPr>
          <w:rFonts w:ascii="Times New Roman" w:hAnsi="Times New Roman" w:cs="Times New Roman"/>
        </w:rPr>
      </w:pPr>
      <w:r w:rsidRPr="009754A0">
        <w:rPr>
          <w:rFonts w:ascii="Times New Roman" w:hAnsi="Times New Roman" w:cs="Times New Roman"/>
        </w:rPr>
        <w:t xml:space="preserve">Chapter 7 </w:t>
      </w:r>
      <w:r w:rsidR="00483DE6" w:rsidRPr="009754A0">
        <w:rPr>
          <w:rFonts w:ascii="Times New Roman" w:hAnsi="Times New Roman" w:cs="Times New Roman"/>
        </w:rPr>
        <w:t>summarizes</w:t>
      </w:r>
      <w:r w:rsidRPr="009754A0">
        <w:rPr>
          <w:rFonts w:ascii="Times New Roman" w:hAnsi="Times New Roman" w:cs="Times New Roman"/>
        </w:rPr>
        <w:t xml:space="preserve"> key findings, evaluates project success against initial goals, and offers recommendations for enhancement and broader deployment across Uganda’s industrial landscape.</w:t>
      </w:r>
    </w:p>
    <w:p w14:paraId="78AC86ED" w14:textId="7A76B179" w:rsidR="15979FAC" w:rsidRPr="009754A0" w:rsidRDefault="15979FAC" w:rsidP="00256116">
      <w:pPr>
        <w:spacing w:after="200" w:line="276" w:lineRule="auto"/>
        <w:contextualSpacing/>
        <w:jc w:val="both"/>
        <w:rPr>
          <w:rFonts w:ascii="Times New Roman" w:hAnsi="Times New Roman" w:cs="Times New Roman"/>
        </w:rPr>
      </w:pPr>
    </w:p>
    <w:p w14:paraId="0884C9CA" w14:textId="79CD28D6" w:rsidR="15979FAC" w:rsidRPr="009754A0" w:rsidRDefault="15979FAC" w:rsidP="00256116">
      <w:pPr>
        <w:spacing w:after="200" w:line="276" w:lineRule="auto"/>
        <w:contextualSpacing/>
        <w:jc w:val="both"/>
        <w:rPr>
          <w:rFonts w:ascii="Times New Roman" w:hAnsi="Times New Roman" w:cs="Times New Roman"/>
        </w:rPr>
      </w:pPr>
    </w:p>
    <w:p w14:paraId="5AF016FE" w14:textId="0965695D" w:rsidR="15979FAC" w:rsidRPr="009754A0" w:rsidRDefault="15979FAC" w:rsidP="00256116">
      <w:pPr>
        <w:spacing w:after="200" w:line="276" w:lineRule="auto"/>
        <w:contextualSpacing/>
        <w:jc w:val="both"/>
        <w:rPr>
          <w:rFonts w:ascii="Times New Roman" w:hAnsi="Times New Roman" w:cs="Times New Roman"/>
        </w:rPr>
      </w:pPr>
    </w:p>
    <w:p w14:paraId="1287DC32" w14:textId="66ECCF32" w:rsidR="008A3D27" w:rsidRPr="009754A0" w:rsidRDefault="008A3D27" w:rsidP="00256116">
      <w:pPr>
        <w:spacing w:after="200" w:line="276" w:lineRule="auto"/>
        <w:contextualSpacing/>
        <w:jc w:val="both"/>
        <w:rPr>
          <w:rFonts w:ascii="Times New Roman" w:hAnsi="Times New Roman" w:cs="Times New Roman"/>
        </w:rPr>
      </w:pPr>
    </w:p>
    <w:p w14:paraId="25D5945F" w14:textId="435038E7" w:rsidR="008A3D27" w:rsidRPr="009754A0" w:rsidRDefault="008A3D27" w:rsidP="00256116">
      <w:pPr>
        <w:spacing w:after="200" w:line="276" w:lineRule="auto"/>
        <w:contextualSpacing/>
        <w:jc w:val="both"/>
        <w:rPr>
          <w:rFonts w:ascii="Times New Roman" w:hAnsi="Times New Roman" w:cs="Times New Roman"/>
        </w:rPr>
      </w:pPr>
    </w:p>
    <w:p w14:paraId="77A3C749" w14:textId="45888857" w:rsidR="008A3D27" w:rsidRPr="009754A0" w:rsidRDefault="008A3D27" w:rsidP="00256116">
      <w:pPr>
        <w:spacing w:after="200" w:line="276" w:lineRule="auto"/>
        <w:contextualSpacing/>
        <w:jc w:val="both"/>
        <w:rPr>
          <w:rFonts w:ascii="Times New Roman" w:hAnsi="Times New Roman" w:cs="Times New Roman"/>
        </w:rPr>
      </w:pPr>
    </w:p>
    <w:p w14:paraId="21E355DD" w14:textId="1C43D368" w:rsidR="008A3D27" w:rsidRPr="009754A0" w:rsidRDefault="008A3D27" w:rsidP="00256116">
      <w:pPr>
        <w:spacing w:after="200" w:line="276" w:lineRule="auto"/>
        <w:contextualSpacing/>
        <w:jc w:val="both"/>
        <w:rPr>
          <w:rFonts w:ascii="Times New Roman" w:hAnsi="Times New Roman" w:cs="Times New Roman"/>
        </w:rPr>
      </w:pPr>
    </w:p>
    <w:p w14:paraId="7112004A" w14:textId="1A1AF59C" w:rsidR="008A3D27" w:rsidRPr="009754A0" w:rsidRDefault="008A3D27" w:rsidP="00256116">
      <w:pPr>
        <w:spacing w:after="200" w:line="276" w:lineRule="auto"/>
        <w:contextualSpacing/>
        <w:jc w:val="both"/>
        <w:rPr>
          <w:rFonts w:ascii="Times New Roman" w:hAnsi="Times New Roman" w:cs="Times New Roman"/>
        </w:rPr>
      </w:pPr>
    </w:p>
    <w:p w14:paraId="174D16CD" w14:textId="4C59E2AD" w:rsidR="008A3D27" w:rsidRPr="009754A0" w:rsidRDefault="008A3D27" w:rsidP="00256116">
      <w:pPr>
        <w:spacing w:after="200" w:line="276" w:lineRule="auto"/>
        <w:contextualSpacing/>
        <w:jc w:val="both"/>
        <w:rPr>
          <w:rFonts w:ascii="Times New Roman" w:hAnsi="Times New Roman" w:cs="Times New Roman"/>
        </w:rPr>
      </w:pPr>
    </w:p>
    <w:p w14:paraId="2F59E256" w14:textId="76208A7D" w:rsidR="008A3D27" w:rsidRPr="009754A0" w:rsidRDefault="008A3D27" w:rsidP="00256116">
      <w:pPr>
        <w:spacing w:after="200" w:line="276" w:lineRule="auto"/>
        <w:contextualSpacing/>
        <w:jc w:val="both"/>
        <w:rPr>
          <w:rFonts w:ascii="Times New Roman" w:hAnsi="Times New Roman" w:cs="Times New Roman"/>
        </w:rPr>
      </w:pPr>
    </w:p>
    <w:p w14:paraId="596DDA04" w14:textId="0D01A7CE" w:rsidR="008A3D27" w:rsidRPr="009754A0" w:rsidRDefault="008A3D27" w:rsidP="00256116">
      <w:pPr>
        <w:spacing w:after="200" w:line="276" w:lineRule="auto"/>
        <w:contextualSpacing/>
        <w:jc w:val="both"/>
        <w:rPr>
          <w:rFonts w:ascii="Times New Roman" w:hAnsi="Times New Roman" w:cs="Times New Roman"/>
        </w:rPr>
      </w:pPr>
    </w:p>
    <w:p w14:paraId="138F47A8" w14:textId="4DD75EEA" w:rsidR="008A3D27" w:rsidRPr="009754A0" w:rsidRDefault="008A3D27" w:rsidP="00256116">
      <w:pPr>
        <w:spacing w:after="200" w:line="276" w:lineRule="auto"/>
        <w:contextualSpacing/>
        <w:jc w:val="both"/>
        <w:rPr>
          <w:rFonts w:ascii="Times New Roman" w:hAnsi="Times New Roman" w:cs="Times New Roman"/>
        </w:rPr>
      </w:pPr>
    </w:p>
    <w:p w14:paraId="5A61150B" w14:textId="300E978F" w:rsidR="008A3D27" w:rsidRPr="009754A0" w:rsidRDefault="008A3D27" w:rsidP="00256116">
      <w:pPr>
        <w:spacing w:after="200" w:line="276" w:lineRule="auto"/>
        <w:contextualSpacing/>
        <w:jc w:val="both"/>
        <w:rPr>
          <w:rFonts w:ascii="Times New Roman" w:hAnsi="Times New Roman" w:cs="Times New Roman"/>
        </w:rPr>
      </w:pPr>
    </w:p>
    <w:p w14:paraId="3AD9087D" w14:textId="3DA5C8E2" w:rsidR="008A3D27" w:rsidRPr="009754A0" w:rsidRDefault="008A3D27" w:rsidP="00256116">
      <w:pPr>
        <w:spacing w:after="200" w:line="276" w:lineRule="auto"/>
        <w:contextualSpacing/>
        <w:jc w:val="both"/>
        <w:rPr>
          <w:rFonts w:ascii="Times New Roman" w:hAnsi="Times New Roman" w:cs="Times New Roman"/>
        </w:rPr>
      </w:pPr>
    </w:p>
    <w:p w14:paraId="1C186976" w14:textId="1BC71BF0" w:rsidR="008A3D27" w:rsidRPr="009754A0" w:rsidRDefault="008A3D27" w:rsidP="00256116">
      <w:pPr>
        <w:spacing w:after="200" w:line="276" w:lineRule="auto"/>
        <w:contextualSpacing/>
        <w:jc w:val="both"/>
        <w:rPr>
          <w:rFonts w:ascii="Times New Roman" w:hAnsi="Times New Roman" w:cs="Times New Roman"/>
        </w:rPr>
      </w:pPr>
    </w:p>
    <w:p w14:paraId="4087832E" w14:textId="18072510" w:rsidR="008A3D27" w:rsidRPr="009754A0" w:rsidRDefault="008A3D27" w:rsidP="00256116">
      <w:pPr>
        <w:spacing w:after="200" w:line="276" w:lineRule="auto"/>
        <w:contextualSpacing/>
        <w:jc w:val="both"/>
        <w:rPr>
          <w:rFonts w:ascii="Times New Roman" w:hAnsi="Times New Roman" w:cs="Times New Roman"/>
        </w:rPr>
      </w:pPr>
    </w:p>
    <w:p w14:paraId="65259C6B" w14:textId="2B6B6136" w:rsidR="008A3D27" w:rsidRPr="009754A0" w:rsidRDefault="008A3D27" w:rsidP="00256116">
      <w:pPr>
        <w:spacing w:after="200" w:line="276" w:lineRule="auto"/>
        <w:contextualSpacing/>
        <w:jc w:val="both"/>
        <w:rPr>
          <w:rFonts w:ascii="Times New Roman" w:hAnsi="Times New Roman" w:cs="Times New Roman"/>
        </w:rPr>
      </w:pPr>
    </w:p>
    <w:p w14:paraId="517D101C" w14:textId="71728C67" w:rsidR="008A3D27" w:rsidRPr="009754A0" w:rsidRDefault="008A3D27" w:rsidP="00256116">
      <w:pPr>
        <w:spacing w:after="200" w:line="276" w:lineRule="auto"/>
        <w:contextualSpacing/>
        <w:jc w:val="both"/>
        <w:rPr>
          <w:rFonts w:ascii="Times New Roman" w:hAnsi="Times New Roman" w:cs="Times New Roman"/>
        </w:rPr>
      </w:pPr>
    </w:p>
    <w:p w14:paraId="52814420" w14:textId="4851D4B2" w:rsidR="008A3D27" w:rsidRPr="009754A0" w:rsidRDefault="008A3D27" w:rsidP="00256116">
      <w:pPr>
        <w:spacing w:after="200" w:line="276" w:lineRule="auto"/>
        <w:contextualSpacing/>
        <w:jc w:val="both"/>
        <w:rPr>
          <w:rFonts w:ascii="Times New Roman" w:hAnsi="Times New Roman" w:cs="Times New Roman"/>
        </w:rPr>
      </w:pPr>
    </w:p>
    <w:p w14:paraId="06599B4A" w14:textId="6E9F4464" w:rsidR="008A3D27" w:rsidRPr="009754A0" w:rsidRDefault="008A3D27" w:rsidP="00256116">
      <w:pPr>
        <w:spacing w:after="200" w:line="276" w:lineRule="auto"/>
        <w:contextualSpacing/>
        <w:jc w:val="both"/>
        <w:rPr>
          <w:rFonts w:ascii="Times New Roman" w:hAnsi="Times New Roman" w:cs="Times New Roman"/>
        </w:rPr>
      </w:pPr>
    </w:p>
    <w:p w14:paraId="6F0FA25E" w14:textId="27E3F1E9" w:rsidR="008A3D27" w:rsidRPr="009754A0" w:rsidRDefault="008A3D27" w:rsidP="00256116">
      <w:pPr>
        <w:spacing w:after="200" w:line="276" w:lineRule="auto"/>
        <w:contextualSpacing/>
        <w:jc w:val="both"/>
        <w:rPr>
          <w:rFonts w:ascii="Times New Roman" w:hAnsi="Times New Roman" w:cs="Times New Roman"/>
        </w:rPr>
      </w:pPr>
    </w:p>
    <w:p w14:paraId="6EC444D1" w14:textId="00A1B1B5" w:rsidR="008A3D27" w:rsidRPr="009754A0" w:rsidRDefault="008A3D27" w:rsidP="00256116">
      <w:pPr>
        <w:spacing w:after="200" w:line="276" w:lineRule="auto"/>
        <w:contextualSpacing/>
        <w:jc w:val="both"/>
        <w:rPr>
          <w:rFonts w:ascii="Times New Roman" w:hAnsi="Times New Roman" w:cs="Times New Roman"/>
        </w:rPr>
      </w:pPr>
    </w:p>
    <w:p w14:paraId="562B15BD" w14:textId="021692B0" w:rsidR="008A3D27" w:rsidRPr="009754A0" w:rsidRDefault="008A3D27" w:rsidP="00256116">
      <w:pPr>
        <w:spacing w:after="200" w:line="276" w:lineRule="auto"/>
        <w:contextualSpacing/>
        <w:jc w:val="both"/>
        <w:rPr>
          <w:rFonts w:ascii="Times New Roman" w:hAnsi="Times New Roman" w:cs="Times New Roman"/>
        </w:rPr>
      </w:pPr>
    </w:p>
    <w:p w14:paraId="370628A7" w14:textId="5C93518D" w:rsidR="008A3D27" w:rsidRPr="009754A0" w:rsidRDefault="008A3D27" w:rsidP="00256116">
      <w:pPr>
        <w:spacing w:after="200" w:line="276" w:lineRule="auto"/>
        <w:contextualSpacing/>
        <w:jc w:val="both"/>
        <w:rPr>
          <w:rFonts w:ascii="Times New Roman" w:hAnsi="Times New Roman" w:cs="Times New Roman"/>
        </w:rPr>
      </w:pPr>
    </w:p>
    <w:p w14:paraId="05D549EF" w14:textId="7485ABD9" w:rsidR="008A3D27" w:rsidRPr="009754A0" w:rsidRDefault="008A3D27" w:rsidP="00256116">
      <w:pPr>
        <w:spacing w:after="200" w:line="276" w:lineRule="auto"/>
        <w:contextualSpacing/>
        <w:jc w:val="both"/>
        <w:rPr>
          <w:rFonts w:ascii="Times New Roman" w:hAnsi="Times New Roman" w:cs="Times New Roman"/>
        </w:rPr>
      </w:pPr>
    </w:p>
    <w:p w14:paraId="28FB7833" w14:textId="69499DCA" w:rsidR="00AC2946" w:rsidRPr="009754A0" w:rsidRDefault="00AC2946" w:rsidP="00256116">
      <w:pPr>
        <w:pStyle w:val="Heading1"/>
        <w:spacing w:line="276" w:lineRule="auto"/>
        <w:rPr>
          <w:rFonts w:ascii="Times New Roman" w:hAnsi="Times New Roman" w:cs="Times New Roman"/>
          <w:color w:val="auto"/>
        </w:rPr>
      </w:pPr>
      <w:bookmarkStart w:id="12" w:name="_Toc197924278"/>
      <w:r w:rsidRPr="009754A0">
        <w:rPr>
          <w:rFonts w:ascii="Times New Roman" w:hAnsi="Times New Roman" w:cs="Times New Roman"/>
          <w:color w:val="auto"/>
        </w:rPr>
        <w:lastRenderedPageBreak/>
        <w:t>System Specifications</w:t>
      </w:r>
      <w:bookmarkEnd w:id="12"/>
    </w:p>
    <w:p w14:paraId="523EF3E6" w14:textId="64F3D73C" w:rsidR="00AC2946" w:rsidRPr="009754A0" w:rsidRDefault="00AC2946" w:rsidP="00256116">
      <w:pPr>
        <w:spacing w:after="200" w:line="276" w:lineRule="auto"/>
        <w:contextualSpacing/>
        <w:jc w:val="both"/>
        <w:rPr>
          <w:rFonts w:ascii="Times New Roman" w:hAnsi="Times New Roman" w:cs="Times New Roman"/>
        </w:rPr>
      </w:pPr>
      <w:r w:rsidRPr="009754A0">
        <w:rPr>
          <w:rFonts w:ascii="Times New Roman" w:hAnsi="Times New Roman" w:cs="Times New Roman"/>
        </w:rPr>
        <w:t xml:space="preserve">This chapter sets out the precise requirements and design characteristics of FactoryAirWatch. Every element stated here has been used as a baseline for verification and validation during the </w:t>
      </w:r>
      <w:r w:rsidR="00483DE6" w:rsidRPr="009754A0">
        <w:rPr>
          <w:rFonts w:ascii="Times New Roman" w:hAnsi="Times New Roman" w:cs="Times New Roman"/>
        </w:rPr>
        <w:t>testing of the system in a mock factory environment</w:t>
      </w:r>
      <w:r w:rsidRPr="009754A0">
        <w:rPr>
          <w:rFonts w:ascii="Times New Roman" w:hAnsi="Times New Roman" w:cs="Times New Roman"/>
        </w:rPr>
        <w:t>.</w:t>
      </w:r>
    </w:p>
    <w:p w14:paraId="5C7C3CF9" w14:textId="26068E01" w:rsidR="00AC2946" w:rsidRPr="009754A0" w:rsidRDefault="00AC2946" w:rsidP="00256116">
      <w:pPr>
        <w:pStyle w:val="Heading2"/>
        <w:spacing w:line="276" w:lineRule="auto"/>
        <w:rPr>
          <w:rFonts w:ascii="Times New Roman" w:hAnsi="Times New Roman" w:cs="Times New Roman"/>
          <w:color w:val="auto"/>
        </w:rPr>
      </w:pPr>
      <w:bookmarkStart w:id="13" w:name="_Toc197924279"/>
      <w:r w:rsidRPr="009754A0">
        <w:rPr>
          <w:rFonts w:ascii="Times New Roman" w:hAnsi="Times New Roman" w:cs="Times New Roman"/>
          <w:color w:val="auto"/>
        </w:rPr>
        <w:t>Version of Requirements and Version Control</w:t>
      </w:r>
      <w:bookmarkEnd w:id="13"/>
    </w:p>
    <w:p w14:paraId="13EA9309" w14:textId="34EAE893" w:rsidR="002B7751" w:rsidRPr="009754A0" w:rsidRDefault="002B7751" w:rsidP="00256116">
      <w:pPr>
        <w:spacing w:after="200" w:line="276" w:lineRule="auto"/>
        <w:contextualSpacing/>
        <w:jc w:val="both"/>
        <w:rPr>
          <w:rFonts w:ascii="Times New Roman" w:hAnsi="Times New Roman" w:cs="Times New Roman"/>
        </w:rPr>
      </w:pPr>
      <w:r w:rsidRPr="009754A0">
        <w:rPr>
          <w:rFonts w:ascii="Times New Roman" w:hAnsi="Times New Roman" w:cs="Times New Roman"/>
        </w:rPr>
        <w:t>Work began with a Software Requirements Specification (SRS) compiled immediately after our December 2024 field study around Kampala. That SRS, agreed with our supervisor on 6 Dec 2024—contains every functional and non-functional need, defines a web</w:t>
      </w:r>
      <w:r w:rsidRPr="009754A0">
        <w:rPr>
          <w:rFonts w:ascii="Times New Roman" w:hAnsi="Times New Roman" w:cs="Times New Roman"/>
        </w:rPr>
        <w:noBreakHyphen/>
        <w:t>dashboard, only scope, and serves as the stable reference for all sprints.</w:t>
      </w:r>
    </w:p>
    <w:p w14:paraId="29178EF2" w14:textId="32E91CE1" w:rsidR="002B7751" w:rsidRPr="009754A0" w:rsidRDefault="002B7751" w:rsidP="00256116">
      <w:pPr>
        <w:spacing w:after="200" w:line="276" w:lineRule="auto"/>
        <w:contextualSpacing/>
        <w:jc w:val="both"/>
        <w:rPr>
          <w:rFonts w:ascii="Times New Roman" w:hAnsi="Times New Roman" w:cs="Times New Roman"/>
        </w:rPr>
      </w:pPr>
      <w:r w:rsidRPr="009754A0">
        <w:rPr>
          <w:rFonts w:ascii="Times New Roman" w:hAnsi="Times New Roman" w:cs="Times New Roman"/>
        </w:rPr>
        <w:t>From that baseline, we advanced in clearly tagged Git releases:</w:t>
      </w:r>
    </w:p>
    <w:p w14:paraId="07D3A91E" w14:textId="6EDF51C4" w:rsidR="002B7751" w:rsidRPr="009754A0" w:rsidRDefault="002B7751" w:rsidP="007B6476">
      <w:pPr>
        <w:numPr>
          <w:ilvl w:val="0"/>
          <w:numId w:val="39"/>
        </w:numPr>
        <w:spacing w:after="200" w:line="276" w:lineRule="auto"/>
        <w:contextualSpacing/>
        <w:jc w:val="both"/>
        <w:rPr>
          <w:rFonts w:ascii="Times New Roman" w:hAnsi="Times New Roman" w:cs="Times New Roman"/>
        </w:rPr>
      </w:pPr>
      <w:r w:rsidRPr="009754A0">
        <w:rPr>
          <w:rFonts w:ascii="Times New Roman" w:hAnsi="Times New Roman" w:cs="Times New Roman"/>
        </w:rPr>
        <w:t>v1.0</w:t>
      </w:r>
      <w:r w:rsidR="001F683A" w:rsidRPr="009754A0">
        <w:rPr>
          <w:rFonts w:ascii="Times New Roman" w:hAnsi="Times New Roman" w:cs="Times New Roman"/>
        </w:rPr>
        <w:t xml:space="preserve">: </w:t>
      </w:r>
      <w:r w:rsidRPr="009754A0">
        <w:rPr>
          <w:rFonts w:ascii="Times New Roman" w:hAnsi="Times New Roman" w:cs="Times New Roman"/>
        </w:rPr>
        <w:t>1 Mar 2025   First hardware prototype. DHT11, MQ135/2/4/9, and PMS5003 sensors on an Arduino Mega pushed raw readings to ThingSpeak every 60 seconds via GSM, proving sensing accuracy and a reliable cellular link.</w:t>
      </w:r>
    </w:p>
    <w:p w14:paraId="5E0B9726" w14:textId="1D6872D8" w:rsidR="002B7751" w:rsidRPr="009754A0" w:rsidRDefault="001F683A" w:rsidP="007B6476">
      <w:pPr>
        <w:numPr>
          <w:ilvl w:val="0"/>
          <w:numId w:val="39"/>
        </w:numPr>
        <w:spacing w:after="200" w:line="276" w:lineRule="auto"/>
        <w:contextualSpacing/>
        <w:jc w:val="both"/>
        <w:rPr>
          <w:rFonts w:ascii="Times New Roman" w:hAnsi="Times New Roman" w:cs="Times New Roman"/>
        </w:rPr>
      </w:pPr>
      <w:r w:rsidRPr="009754A0">
        <w:rPr>
          <w:rFonts w:ascii="Times New Roman" w:hAnsi="Times New Roman" w:cs="Times New Roman"/>
        </w:rPr>
        <w:t>v1.1: 15</w:t>
      </w:r>
      <w:r w:rsidR="002B7751" w:rsidRPr="009754A0">
        <w:rPr>
          <w:rFonts w:ascii="Times New Roman" w:hAnsi="Times New Roman" w:cs="Times New Roman"/>
        </w:rPr>
        <w:t> Mar 2025   Refined IoT node with tri-color status LED and on-board buzzer for immediate local alerts.</w:t>
      </w:r>
    </w:p>
    <w:p w14:paraId="7DB26FEE" w14:textId="60DF7C41" w:rsidR="002B7751" w:rsidRPr="009754A0" w:rsidRDefault="002B7751" w:rsidP="007B6476">
      <w:pPr>
        <w:numPr>
          <w:ilvl w:val="0"/>
          <w:numId w:val="39"/>
        </w:numPr>
        <w:spacing w:after="200" w:line="276" w:lineRule="auto"/>
        <w:contextualSpacing/>
        <w:jc w:val="both"/>
        <w:rPr>
          <w:rFonts w:ascii="Times New Roman" w:hAnsi="Times New Roman" w:cs="Times New Roman"/>
        </w:rPr>
      </w:pPr>
      <w:r w:rsidRPr="009754A0">
        <w:rPr>
          <w:rFonts w:ascii="Times New Roman" w:hAnsi="Times New Roman" w:cs="Times New Roman"/>
        </w:rPr>
        <w:t>v1.2</w:t>
      </w:r>
      <w:r w:rsidR="001F683A" w:rsidRPr="009754A0">
        <w:rPr>
          <w:rFonts w:ascii="Times New Roman" w:hAnsi="Times New Roman" w:cs="Times New Roman"/>
        </w:rPr>
        <w:t xml:space="preserve">: </w:t>
      </w:r>
      <w:r w:rsidRPr="009754A0">
        <w:rPr>
          <w:rFonts w:ascii="Times New Roman" w:hAnsi="Times New Roman" w:cs="Times New Roman"/>
        </w:rPr>
        <w:t>2 Apr 2025   Backend foundation: introduced a MySQL database and REST API that ingests the ThingSpeak feed and serves cleaned JSON; a minimal web page displayed live values.</w:t>
      </w:r>
    </w:p>
    <w:p w14:paraId="417D0994" w14:textId="681A83FD" w:rsidR="002B7751" w:rsidRPr="009754A0" w:rsidRDefault="002B7751" w:rsidP="007B6476">
      <w:pPr>
        <w:numPr>
          <w:ilvl w:val="0"/>
          <w:numId w:val="39"/>
        </w:numPr>
        <w:spacing w:after="200" w:line="276" w:lineRule="auto"/>
        <w:contextualSpacing/>
        <w:jc w:val="both"/>
        <w:rPr>
          <w:rFonts w:ascii="Times New Roman" w:hAnsi="Times New Roman" w:cs="Times New Roman"/>
        </w:rPr>
      </w:pPr>
      <w:r w:rsidRPr="009754A0">
        <w:rPr>
          <w:rFonts w:ascii="Times New Roman" w:hAnsi="Times New Roman" w:cs="Times New Roman"/>
        </w:rPr>
        <w:t>v1.3</w:t>
      </w:r>
      <w:r w:rsidR="001F683A" w:rsidRPr="009754A0">
        <w:rPr>
          <w:rFonts w:ascii="Times New Roman" w:hAnsi="Times New Roman" w:cs="Times New Roman"/>
        </w:rPr>
        <w:t xml:space="preserve">: </w:t>
      </w:r>
      <w:r w:rsidRPr="009754A0">
        <w:rPr>
          <w:rFonts w:ascii="Times New Roman" w:hAnsi="Times New Roman" w:cs="Times New Roman"/>
        </w:rPr>
        <w:t>17 Apr 2025   Full browser dashboard: role-based login, threshold editor, audit log, PDF reports, trend and correlation charts. No mobile or compiled app</w:t>
      </w:r>
      <w:r w:rsidR="00DE38E5" w:rsidRPr="009754A0">
        <w:rPr>
          <w:rFonts w:ascii="Times New Roman" w:hAnsi="Times New Roman" w:cs="Times New Roman"/>
        </w:rPr>
        <w:t xml:space="preserve">, </w:t>
      </w:r>
      <w:r w:rsidRPr="009754A0">
        <w:rPr>
          <w:rFonts w:ascii="Times New Roman" w:hAnsi="Times New Roman" w:cs="Times New Roman"/>
        </w:rPr>
        <w:t>everything runs in the browser.</w:t>
      </w:r>
    </w:p>
    <w:p w14:paraId="74E54004" w14:textId="25ACDD71" w:rsidR="002B7751" w:rsidRPr="009754A0" w:rsidRDefault="002B7751" w:rsidP="007B6476">
      <w:pPr>
        <w:numPr>
          <w:ilvl w:val="0"/>
          <w:numId w:val="39"/>
        </w:numPr>
        <w:spacing w:after="200" w:line="276" w:lineRule="auto"/>
        <w:contextualSpacing/>
        <w:jc w:val="both"/>
        <w:rPr>
          <w:rFonts w:ascii="Times New Roman" w:hAnsi="Times New Roman" w:cs="Times New Roman"/>
        </w:rPr>
      </w:pPr>
      <w:r w:rsidRPr="009754A0">
        <w:rPr>
          <w:rFonts w:ascii="Times New Roman" w:hAnsi="Times New Roman" w:cs="Times New Roman"/>
        </w:rPr>
        <w:t>v1.4</w:t>
      </w:r>
      <w:r w:rsidR="001F683A" w:rsidRPr="009754A0">
        <w:rPr>
          <w:rFonts w:ascii="Times New Roman" w:hAnsi="Times New Roman" w:cs="Times New Roman"/>
        </w:rPr>
        <w:t xml:space="preserve">: </w:t>
      </w:r>
      <w:r w:rsidRPr="009754A0">
        <w:rPr>
          <w:rFonts w:ascii="Times New Roman" w:hAnsi="Times New Roman" w:cs="Times New Roman"/>
        </w:rPr>
        <w:t>30 Apr 2025   Pilot-ready build used in the factory trial: HTTPS everywhere, CI/CD pipeline, polished UI, and bug fixes from dry</w:t>
      </w:r>
      <w:r w:rsidRPr="009754A0">
        <w:rPr>
          <w:rFonts w:ascii="Times New Roman" w:hAnsi="Times New Roman" w:cs="Times New Roman"/>
        </w:rPr>
        <w:noBreakHyphen/>
        <w:t>runs.</w:t>
      </w:r>
    </w:p>
    <w:p w14:paraId="19D5BDB6" w14:textId="451499EB" w:rsidR="002B7751" w:rsidRPr="009754A0" w:rsidRDefault="002B7751" w:rsidP="00256116">
      <w:pPr>
        <w:spacing w:after="200" w:line="276" w:lineRule="auto"/>
        <w:contextualSpacing/>
        <w:jc w:val="both"/>
        <w:rPr>
          <w:rFonts w:ascii="Times New Roman" w:hAnsi="Times New Roman" w:cs="Times New Roman"/>
        </w:rPr>
      </w:pPr>
      <w:r w:rsidRPr="009754A0">
        <w:rPr>
          <w:rFonts w:ascii="Times New Roman" w:hAnsi="Times New Roman" w:cs="Times New Roman"/>
        </w:rPr>
        <w:t>Each tag points to a specific commit and a short YAML changelog, giving a seamless audit trail from the original SRS to the latest pilot release while honoring an agile, incremental workflow.</w:t>
      </w:r>
    </w:p>
    <w:p w14:paraId="315D74E3" w14:textId="0388E601" w:rsidR="00AC2946" w:rsidRPr="009754A0" w:rsidRDefault="00AC2946" w:rsidP="00256116">
      <w:pPr>
        <w:spacing w:after="200" w:line="276" w:lineRule="auto"/>
        <w:contextualSpacing/>
        <w:jc w:val="both"/>
        <w:rPr>
          <w:rFonts w:ascii="Times New Roman" w:hAnsi="Times New Roman" w:cs="Times New Roman"/>
        </w:rPr>
      </w:pPr>
    </w:p>
    <w:p w14:paraId="6959E5E7" w14:textId="2705BD6B" w:rsidR="00AC2946" w:rsidRPr="009754A0" w:rsidRDefault="00AC2946" w:rsidP="00256116">
      <w:pPr>
        <w:pStyle w:val="Heading2"/>
        <w:spacing w:line="276" w:lineRule="auto"/>
        <w:rPr>
          <w:rFonts w:ascii="Times New Roman" w:hAnsi="Times New Roman" w:cs="Times New Roman"/>
          <w:color w:val="auto"/>
        </w:rPr>
      </w:pPr>
      <w:bookmarkStart w:id="14" w:name="_Toc197924280"/>
      <w:r w:rsidRPr="009754A0">
        <w:rPr>
          <w:rFonts w:ascii="Times New Roman" w:hAnsi="Times New Roman" w:cs="Times New Roman"/>
          <w:color w:val="auto"/>
        </w:rPr>
        <w:t>Inputs</w:t>
      </w:r>
      <w:bookmarkEnd w:id="14"/>
    </w:p>
    <w:p w14:paraId="38D5CD06" w14:textId="0D1C3097" w:rsidR="00AC2946" w:rsidRPr="009754A0" w:rsidRDefault="00AC2946" w:rsidP="00256116">
      <w:pPr>
        <w:numPr>
          <w:ilvl w:val="0"/>
          <w:numId w:val="3"/>
        </w:numPr>
        <w:spacing w:after="200" w:line="276" w:lineRule="auto"/>
        <w:contextualSpacing/>
        <w:jc w:val="both"/>
        <w:rPr>
          <w:rFonts w:ascii="Times New Roman" w:hAnsi="Times New Roman" w:cs="Times New Roman"/>
        </w:rPr>
      </w:pPr>
      <w:r w:rsidRPr="009754A0">
        <w:rPr>
          <w:rFonts w:ascii="Times New Roman" w:hAnsi="Times New Roman" w:cs="Times New Roman"/>
        </w:rPr>
        <w:t xml:space="preserve">Gas and particulate </w:t>
      </w:r>
      <w:r w:rsidR="002B7751" w:rsidRPr="009754A0">
        <w:rPr>
          <w:rFonts w:ascii="Times New Roman" w:hAnsi="Times New Roman" w:cs="Times New Roman"/>
        </w:rPr>
        <w:t>sensors: MQ</w:t>
      </w:r>
      <w:r w:rsidRPr="009754A0">
        <w:rPr>
          <w:rFonts w:ascii="Times New Roman" w:hAnsi="Times New Roman" w:cs="Times New Roman"/>
        </w:rPr>
        <w:noBreakHyphen/>
        <w:t>135</w:t>
      </w:r>
      <w:r w:rsidR="004A5A8B">
        <w:rPr>
          <w:rFonts w:ascii="Times New Roman" w:hAnsi="Times New Roman" w:cs="Times New Roman"/>
        </w:rPr>
        <w:t xml:space="preserve"> and</w:t>
      </w:r>
      <w:r w:rsidRPr="009754A0">
        <w:rPr>
          <w:rFonts w:ascii="Times New Roman" w:hAnsi="Times New Roman" w:cs="Times New Roman"/>
        </w:rPr>
        <w:t xml:space="preserve"> MQ</w:t>
      </w:r>
      <w:r w:rsidRPr="009754A0">
        <w:rPr>
          <w:rFonts w:ascii="Times New Roman" w:hAnsi="Times New Roman" w:cs="Times New Roman"/>
        </w:rPr>
        <w:noBreakHyphen/>
        <w:t>2 deliver analogue voltages proportional to carbon monoxide, volatile organic compounds, methane</w:t>
      </w:r>
      <w:r w:rsidR="00363F5B" w:rsidRPr="009754A0">
        <w:rPr>
          <w:rFonts w:ascii="Times New Roman" w:hAnsi="Times New Roman" w:cs="Times New Roman"/>
        </w:rPr>
        <w:t>,</w:t>
      </w:r>
      <w:r w:rsidRPr="009754A0">
        <w:rPr>
          <w:rFonts w:ascii="Times New Roman" w:hAnsi="Times New Roman" w:cs="Times New Roman"/>
        </w:rPr>
        <w:t xml:space="preserve"> and mixed combustible gases. The PMS5003 particle sensor outputs a </w:t>
      </w:r>
      <w:r w:rsidR="002B7751" w:rsidRPr="009754A0">
        <w:rPr>
          <w:rFonts w:ascii="Times New Roman" w:hAnsi="Times New Roman" w:cs="Times New Roman"/>
        </w:rPr>
        <w:t>32-byte</w:t>
      </w:r>
      <w:r w:rsidRPr="009754A0">
        <w:rPr>
          <w:rFonts w:ascii="Times New Roman" w:hAnsi="Times New Roman" w:cs="Times New Roman"/>
        </w:rPr>
        <w:t xml:space="preserve"> digital frame containing counts for PM1.0, PM2.5</w:t>
      </w:r>
      <w:r w:rsidR="002B7751" w:rsidRPr="009754A0">
        <w:rPr>
          <w:rFonts w:ascii="Times New Roman" w:hAnsi="Times New Roman" w:cs="Times New Roman"/>
        </w:rPr>
        <w:t>,</w:t>
      </w:r>
      <w:r w:rsidRPr="009754A0">
        <w:rPr>
          <w:rFonts w:ascii="Times New Roman" w:hAnsi="Times New Roman" w:cs="Times New Roman"/>
        </w:rPr>
        <w:t xml:space="preserve"> and PM10. Values beyond sensor operating ranges are flagged as invalid.</w:t>
      </w:r>
    </w:p>
    <w:p w14:paraId="7D272D8D" w14:textId="2CBFA1F4" w:rsidR="00AC2946" w:rsidRPr="009754A0" w:rsidRDefault="00AC2946" w:rsidP="00256116">
      <w:pPr>
        <w:numPr>
          <w:ilvl w:val="0"/>
          <w:numId w:val="3"/>
        </w:numPr>
        <w:spacing w:after="200" w:line="276" w:lineRule="auto"/>
        <w:contextualSpacing/>
        <w:jc w:val="both"/>
        <w:rPr>
          <w:rFonts w:ascii="Times New Roman" w:hAnsi="Times New Roman" w:cs="Times New Roman"/>
        </w:rPr>
      </w:pPr>
      <w:r w:rsidRPr="009754A0">
        <w:rPr>
          <w:rFonts w:ascii="Times New Roman" w:hAnsi="Times New Roman" w:cs="Times New Roman"/>
        </w:rPr>
        <w:t>Temperature and humidity</w:t>
      </w:r>
      <w:r w:rsidR="002B7751" w:rsidRPr="009754A0">
        <w:rPr>
          <w:rFonts w:ascii="Times New Roman" w:hAnsi="Times New Roman" w:cs="Times New Roman"/>
        </w:rPr>
        <w:t>:</w:t>
      </w:r>
      <w:r w:rsidRPr="009754A0">
        <w:rPr>
          <w:rFonts w:ascii="Times New Roman" w:hAnsi="Times New Roman" w:cs="Times New Roman"/>
        </w:rPr>
        <w:t xml:space="preserve"> </w:t>
      </w:r>
      <w:r w:rsidR="002B7751" w:rsidRPr="009754A0">
        <w:rPr>
          <w:rFonts w:ascii="Times New Roman" w:hAnsi="Times New Roman" w:cs="Times New Roman"/>
        </w:rPr>
        <w:t>The</w:t>
      </w:r>
      <w:r w:rsidRPr="009754A0">
        <w:rPr>
          <w:rFonts w:ascii="Times New Roman" w:hAnsi="Times New Roman" w:cs="Times New Roman"/>
        </w:rPr>
        <w:t xml:space="preserve"> DHT11 returns temperature between 0 °C and 50 °C and relative humidity between 20 % and 90 % RH. Readings outside these limits are discarded and logged.</w:t>
      </w:r>
    </w:p>
    <w:p w14:paraId="4A5EB99A" w14:textId="164BC79E" w:rsidR="00AC2946" w:rsidRPr="009754A0" w:rsidRDefault="00AC2946" w:rsidP="00256116">
      <w:pPr>
        <w:numPr>
          <w:ilvl w:val="0"/>
          <w:numId w:val="3"/>
        </w:numPr>
        <w:spacing w:after="200" w:line="276" w:lineRule="auto"/>
        <w:contextualSpacing/>
        <w:jc w:val="both"/>
        <w:rPr>
          <w:rFonts w:ascii="Times New Roman" w:hAnsi="Times New Roman" w:cs="Times New Roman"/>
        </w:rPr>
      </w:pPr>
      <w:r w:rsidRPr="009754A0">
        <w:rPr>
          <w:rFonts w:ascii="Times New Roman" w:hAnsi="Times New Roman" w:cs="Times New Roman"/>
        </w:rPr>
        <w:t>User input on the dashboard</w:t>
      </w:r>
      <w:r w:rsidR="002B7751" w:rsidRPr="009754A0">
        <w:rPr>
          <w:rFonts w:ascii="Times New Roman" w:hAnsi="Times New Roman" w:cs="Times New Roman"/>
        </w:rPr>
        <w:t xml:space="preserve">: </w:t>
      </w:r>
      <w:r w:rsidRPr="009754A0">
        <w:rPr>
          <w:rFonts w:ascii="Times New Roman" w:hAnsi="Times New Roman" w:cs="Times New Roman"/>
        </w:rPr>
        <w:t>Authenticated operators configure pollutant thresholds, acknowledge alerts, schedule reports</w:t>
      </w:r>
      <w:r w:rsidR="002B7751" w:rsidRPr="009754A0">
        <w:rPr>
          <w:rFonts w:ascii="Times New Roman" w:hAnsi="Times New Roman" w:cs="Times New Roman"/>
        </w:rPr>
        <w:t>,</w:t>
      </w:r>
      <w:r w:rsidRPr="009754A0">
        <w:rPr>
          <w:rFonts w:ascii="Times New Roman" w:hAnsi="Times New Roman" w:cs="Times New Roman"/>
        </w:rPr>
        <w:t xml:space="preserve"> and administer user roles. </w:t>
      </w:r>
      <w:r w:rsidR="002B7751" w:rsidRPr="009754A0">
        <w:rPr>
          <w:rFonts w:ascii="Times New Roman" w:hAnsi="Times New Roman" w:cs="Times New Roman"/>
        </w:rPr>
        <w:t>Client-side</w:t>
      </w:r>
      <w:r w:rsidRPr="009754A0">
        <w:rPr>
          <w:rFonts w:ascii="Times New Roman" w:hAnsi="Times New Roman" w:cs="Times New Roman"/>
        </w:rPr>
        <w:t xml:space="preserve"> validation blocks negative values and malformed dates, and </w:t>
      </w:r>
      <w:r w:rsidR="002B7751" w:rsidRPr="009754A0">
        <w:rPr>
          <w:rFonts w:ascii="Times New Roman" w:hAnsi="Times New Roman" w:cs="Times New Roman"/>
        </w:rPr>
        <w:t>server-side</w:t>
      </w:r>
      <w:r w:rsidRPr="009754A0">
        <w:rPr>
          <w:rFonts w:ascii="Times New Roman" w:hAnsi="Times New Roman" w:cs="Times New Roman"/>
        </w:rPr>
        <w:t xml:space="preserve"> verification repeats these checks to guard against tampering.</w:t>
      </w:r>
    </w:p>
    <w:p w14:paraId="6FC2FB5D" w14:textId="77777777" w:rsidR="0028296A" w:rsidRPr="009754A0" w:rsidRDefault="0028296A" w:rsidP="00256116">
      <w:pPr>
        <w:spacing w:after="200" w:line="276" w:lineRule="auto"/>
        <w:contextualSpacing/>
        <w:jc w:val="both"/>
        <w:rPr>
          <w:rFonts w:ascii="Times New Roman" w:hAnsi="Times New Roman" w:cs="Times New Roman"/>
        </w:rPr>
      </w:pPr>
    </w:p>
    <w:p w14:paraId="2F03318C" w14:textId="1AC31C85" w:rsidR="00AC2946" w:rsidRPr="009754A0" w:rsidRDefault="00AC2946" w:rsidP="00256116">
      <w:pPr>
        <w:spacing w:after="200" w:line="276" w:lineRule="auto"/>
        <w:contextualSpacing/>
        <w:jc w:val="both"/>
        <w:rPr>
          <w:rFonts w:ascii="Times New Roman" w:hAnsi="Times New Roman" w:cs="Times New Roman"/>
        </w:rPr>
      </w:pPr>
    </w:p>
    <w:p w14:paraId="28909137" w14:textId="26D264A2" w:rsidR="00AC2946" w:rsidRPr="009754A0" w:rsidRDefault="00AC2946" w:rsidP="00256116">
      <w:pPr>
        <w:pStyle w:val="Heading2"/>
        <w:spacing w:line="276" w:lineRule="auto"/>
        <w:rPr>
          <w:rFonts w:ascii="Times New Roman" w:hAnsi="Times New Roman" w:cs="Times New Roman"/>
          <w:color w:val="auto"/>
        </w:rPr>
      </w:pPr>
      <w:bookmarkStart w:id="15" w:name="_Toc197924281"/>
      <w:r w:rsidRPr="009754A0">
        <w:rPr>
          <w:rFonts w:ascii="Times New Roman" w:hAnsi="Times New Roman" w:cs="Times New Roman"/>
          <w:color w:val="auto"/>
        </w:rPr>
        <w:lastRenderedPageBreak/>
        <w:t>Outputs</w:t>
      </w:r>
      <w:bookmarkEnd w:id="15"/>
    </w:p>
    <w:p w14:paraId="4D1FBE27" w14:textId="3B575D7A" w:rsidR="00AC2946" w:rsidRPr="009754A0" w:rsidRDefault="00363F5B" w:rsidP="00256116">
      <w:pPr>
        <w:numPr>
          <w:ilvl w:val="0"/>
          <w:numId w:val="4"/>
        </w:numPr>
        <w:spacing w:after="200" w:line="276" w:lineRule="auto"/>
        <w:contextualSpacing/>
        <w:jc w:val="both"/>
        <w:rPr>
          <w:rFonts w:ascii="Times New Roman" w:hAnsi="Times New Roman" w:cs="Times New Roman"/>
        </w:rPr>
      </w:pPr>
      <w:r w:rsidRPr="009754A0">
        <w:rPr>
          <w:rFonts w:ascii="Times New Roman" w:hAnsi="Times New Roman" w:cs="Times New Roman"/>
        </w:rPr>
        <w:t>Real-time</w:t>
      </w:r>
      <w:r w:rsidR="00AC2946" w:rsidRPr="009754A0">
        <w:rPr>
          <w:rFonts w:ascii="Times New Roman" w:hAnsi="Times New Roman" w:cs="Times New Roman"/>
        </w:rPr>
        <w:t xml:space="preserve"> web dashboards showing numeric cards, spark</w:t>
      </w:r>
      <w:r w:rsidR="00AC2946" w:rsidRPr="009754A0">
        <w:rPr>
          <w:rFonts w:ascii="Times New Roman" w:hAnsi="Times New Roman" w:cs="Times New Roman"/>
        </w:rPr>
        <w:noBreakHyphen/>
        <w:t>line charts</w:t>
      </w:r>
      <w:r w:rsidRPr="009754A0">
        <w:rPr>
          <w:rFonts w:ascii="Times New Roman" w:hAnsi="Times New Roman" w:cs="Times New Roman"/>
        </w:rPr>
        <w:t>,</w:t>
      </w:r>
      <w:r w:rsidR="00AC2946" w:rsidRPr="009754A0">
        <w:rPr>
          <w:rFonts w:ascii="Times New Roman" w:hAnsi="Times New Roman" w:cs="Times New Roman"/>
        </w:rPr>
        <w:t xml:space="preserve"> and zone filters, refreshed every thirty seconds.</w:t>
      </w:r>
    </w:p>
    <w:p w14:paraId="55CEA978" w14:textId="490FAD8E" w:rsidR="00AC2946" w:rsidRPr="009754A0" w:rsidRDefault="00AC2946" w:rsidP="00256116">
      <w:pPr>
        <w:numPr>
          <w:ilvl w:val="0"/>
          <w:numId w:val="4"/>
        </w:numPr>
        <w:spacing w:after="200" w:line="276" w:lineRule="auto"/>
        <w:contextualSpacing/>
        <w:jc w:val="both"/>
        <w:rPr>
          <w:rFonts w:ascii="Times New Roman" w:hAnsi="Times New Roman" w:cs="Times New Roman"/>
        </w:rPr>
      </w:pPr>
      <w:r w:rsidRPr="009754A0">
        <w:rPr>
          <w:rFonts w:ascii="Times New Roman" w:hAnsi="Times New Roman" w:cs="Times New Roman"/>
        </w:rPr>
        <w:t xml:space="preserve">Local annunciation through a </w:t>
      </w:r>
      <w:r w:rsidR="00363F5B" w:rsidRPr="009754A0">
        <w:rPr>
          <w:rFonts w:ascii="Times New Roman" w:hAnsi="Times New Roman" w:cs="Times New Roman"/>
        </w:rPr>
        <w:t>tri-</w:t>
      </w:r>
      <w:r w:rsidR="002B7751" w:rsidRPr="009754A0">
        <w:rPr>
          <w:rFonts w:ascii="Times New Roman" w:hAnsi="Times New Roman" w:cs="Times New Roman"/>
        </w:rPr>
        <w:t>color</w:t>
      </w:r>
      <w:r w:rsidRPr="009754A0">
        <w:rPr>
          <w:rFonts w:ascii="Times New Roman" w:hAnsi="Times New Roman" w:cs="Times New Roman"/>
        </w:rPr>
        <w:t xml:space="preserve"> LED (green normal, amber warning, red critical) and an 80 dB buzzer that sounds for three seconds during critical breaches.</w:t>
      </w:r>
    </w:p>
    <w:p w14:paraId="74484F7C" w14:textId="79820F8D" w:rsidR="00AC2946" w:rsidRPr="009754A0" w:rsidRDefault="00AC2946" w:rsidP="00256116">
      <w:pPr>
        <w:numPr>
          <w:ilvl w:val="0"/>
          <w:numId w:val="4"/>
        </w:numPr>
        <w:spacing w:after="200" w:line="276" w:lineRule="auto"/>
        <w:contextualSpacing/>
        <w:jc w:val="both"/>
        <w:rPr>
          <w:rFonts w:ascii="Times New Roman" w:hAnsi="Times New Roman" w:cs="Times New Roman"/>
        </w:rPr>
      </w:pPr>
      <w:r w:rsidRPr="009754A0">
        <w:rPr>
          <w:rFonts w:ascii="Times New Roman" w:hAnsi="Times New Roman" w:cs="Times New Roman"/>
        </w:rPr>
        <w:t xml:space="preserve">Cloud telemetry sent as HTTP GET requests to ThingSpeak; eight numerical fields plus </w:t>
      </w:r>
      <w:r w:rsidR="002B7751" w:rsidRPr="009754A0">
        <w:rPr>
          <w:rFonts w:ascii="Times New Roman" w:hAnsi="Times New Roman" w:cs="Times New Roman"/>
        </w:rPr>
        <w:t xml:space="preserve">a </w:t>
      </w:r>
      <w:r w:rsidRPr="009754A0">
        <w:rPr>
          <w:rFonts w:ascii="Times New Roman" w:hAnsi="Times New Roman" w:cs="Times New Roman"/>
        </w:rPr>
        <w:t>UTC timestamp are included with every record.</w:t>
      </w:r>
    </w:p>
    <w:p w14:paraId="151E41A9" w14:textId="5E86471C" w:rsidR="00AC2946" w:rsidRPr="009754A0" w:rsidRDefault="00AC2946" w:rsidP="00256116">
      <w:pPr>
        <w:numPr>
          <w:ilvl w:val="0"/>
          <w:numId w:val="4"/>
        </w:numPr>
        <w:spacing w:after="200" w:line="276" w:lineRule="auto"/>
        <w:contextualSpacing/>
        <w:jc w:val="both"/>
        <w:rPr>
          <w:rFonts w:ascii="Times New Roman" w:hAnsi="Times New Roman" w:cs="Times New Roman"/>
        </w:rPr>
      </w:pPr>
      <w:r w:rsidRPr="009754A0">
        <w:rPr>
          <w:rFonts w:ascii="Times New Roman" w:hAnsi="Times New Roman" w:cs="Times New Roman"/>
        </w:rPr>
        <w:t>Automated PDF reports containing statistics, charts</w:t>
      </w:r>
      <w:r w:rsidR="00363F5B" w:rsidRPr="009754A0">
        <w:rPr>
          <w:rFonts w:ascii="Times New Roman" w:hAnsi="Times New Roman" w:cs="Times New Roman"/>
        </w:rPr>
        <w:t>,</w:t>
      </w:r>
      <w:r w:rsidRPr="009754A0">
        <w:rPr>
          <w:rFonts w:ascii="Times New Roman" w:hAnsi="Times New Roman" w:cs="Times New Roman"/>
        </w:rPr>
        <w:t xml:space="preserve"> and compliance tables, branded with factory name, location</w:t>
      </w:r>
      <w:r w:rsidR="00363F5B" w:rsidRPr="009754A0">
        <w:rPr>
          <w:rFonts w:ascii="Times New Roman" w:hAnsi="Times New Roman" w:cs="Times New Roman"/>
        </w:rPr>
        <w:t>,</w:t>
      </w:r>
      <w:r w:rsidRPr="009754A0">
        <w:rPr>
          <w:rFonts w:ascii="Times New Roman" w:hAnsi="Times New Roman" w:cs="Times New Roman"/>
        </w:rPr>
        <w:t xml:space="preserve"> and reporting period.</w:t>
      </w:r>
    </w:p>
    <w:p w14:paraId="0581009F" w14:textId="75BA7C8B" w:rsidR="00AC2946" w:rsidRPr="009754A0" w:rsidRDefault="00AC2946" w:rsidP="00256116">
      <w:pPr>
        <w:numPr>
          <w:ilvl w:val="0"/>
          <w:numId w:val="4"/>
        </w:numPr>
        <w:spacing w:after="200" w:line="276" w:lineRule="auto"/>
        <w:contextualSpacing/>
        <w:jc w:val="both"/>
        <w:rPr>
          <w:rFonts w:ascii="Times New Roman" w:hAnsi="Times New Roman" w:cs="Times New Roman"/>
        </w:rPr>
      </w:pPr>
      <w:r w:rsidRPr="009754A0">
        <w:rPr>
          <w:rFonts w:ascii="Times New Roman" w:hAnsi="Times New Roman" w:cs="Times New Roman"/>
        </w:rPr>
        <w:t>Rotating event and error logs storing sensor faults, GSM retries, user actions</w:t>
      </w:r>
      <w:r w:rsidR="00363F5B" w:rsidRPr="009754A0">
        <w:rPr>
          <w:rFonts w:ascii="Times New Roman" w:hAnsi="Times New Roman" w:cs="Times New Roman"/>
        </w:rPr>
        <w:t>,</w:t>
      </w:r>
      <w:r w:rsidRPr="009754A0">
        <w:rPr>
          <w:rFonts w:ascii="Times New Roman" w:hAnsi="Times New Roman" w:cs="Times New Roman"/>
        </w:rPr>
        <w:t xml:space="preserve"> and threshold edits; retained for ninety days.</w:t>
      </w:r>
    </w:p>
    <w:p w14:paraId="41017CE6" w14:textId="6FF6E307" w:rsidR="00AC2946" w:rsidRPr="009754A0" w:rsidRDefault="00AC2946" w:rsidP="00256116">
      <w:pPr>
        <w:pStyle w:val="Heading2"/>
        <w:spacing w:line="276" w:lineRule="auto"/>
        <w:rPr>
          <w:rFonts w:ascii="Times New Roman" w:hAnsi="Times New Roman" w:cs="Times New Roman"/>
          <w:color w:val="auto"/>
        </w:rPr>
      </w:pPr>
      <w:bookmarkStart w:id="16" w:name="_Toc197924282"/>
      <w:r w:rsidRPr="009754A0">
        <w:rPr>
          <w:rFonts w:ascii="Times New Roman" w:hAnsi="Times New Roman" w:cs="Times New Roman"/>
          <w:color w:val="auto"/>
        </w:rPr>
        <w:t>Functionality</w:t>
      </w:r>
      <w:bookmarkEnd w:id="16"/>
    </w:p>
    <w:p w14:paraId="712152AD" w14:textId="24A84AA0" w:rsidR="00AC2946" w:rsidRPr="009754A0" w:rsidRDefault="00AC2946" w:rsidP="00256116">
      <w:pPr>
        <w:numPr>
          <w:ilvl w:val="0"/>
          <w:numId w:val="5"/>
        </w:numPr>
        <w:spacing w:after="200" w:line="276" w:lineRule="auto"/>
        <w:contextualSpacing/>
        <w:jc w:val="both"/>
        <w:rPr>
          <w:rFonts w:ascii="Times New Roman" w:hAnsi="Times New Roman" w:cs="Times New Roman"/>
        </w:rPr>
      </w:pPr>
      <w:r w:rsidRPr="009754A0">
        <w:rPr>
          <w:rFonts w:ascii="Times New Roman" w:hAnsi="Times New Roman" w:cs="Times New Roman"/>
        </w:rPr>
        <w:t xml:space="preserve">Continuous monitoring: </w:t>
      </w:r>
      <w:r w:rsidR="002B7751" w:rsidRPr="009754A0">
        <w:rPr>
          <w:rFonts w:ascii="Times New Roman" w:hAnsi="Times New Roman" w:cs="Times New Roman"/>
        </w:rPr>
        <w:t>E</w:t>
      </w:r>
      <w:r w:rsidRPr="009754A0">
        <w:rPr>
          <w:rFonts w:ascii="Times New Roman" w:hAnsi="Times New Roman" w:cs="Times New Roman"/>
        </w:rPr>
        <w:t>ach sensor is polled once per minute; spike filtering and averaging are performed on</w:t>
      </w:r>
      <w:r w:rsidRPr="009754A0">
        <w:rPr>
          <w:rFonts w:ascii="Times New Roman" w:hAnsi="Times New Roman" w:cs="Times New Roman"/>
        </w:rPr>
        <w:noBreakHyphen/>
        <w:t>board before transmission.</w:t>
      </w:r>
    </w:p>
    <w:p w14:paraId="266DAFDC" w14:textId="353BB4E8" w:rsidR="00AC2946" w:rsidRPr="009754A0" w:rsidRDefault="00AC2946" w:rsidP="00256116">
      <w:pPr>
        <w:numPr>
          <w:ilvl w:val="0"/>
          <w:numId w:val="5"/>
        </w:numPr>
        <w:spacing w:after="200" w:line="276" w:lineRule="auto"/>
        <w:contextualSpacing/>
        <w:jc w:val="both"/>
        <w:rPr>
          <w:rFonts w:ascii="Times New Roman" w:hAnsi="Times New Roman" w:cs="Times New Roman"/>
        </w:rPr>
      </w:pPr>
      <w:r w:rsidRPr="009754A0">
        <w:rPr>
          <w:rFonts w:ascii="Times New Roman" w:hAnsi="Times New Roman" w:cs="Times New Roman"/>
        </w:rPr>
        <w:t xml:space="preserve">Data uplink and archival: readings are sent to ThingSpeak every thirty seconds. A </w:t>
      </w:r>
      <w:r w:rsidR="00A51D52" w:rsidRPr="009754A0">
        <w:rPr>
          <w:rFonts w:ascii="Times New Roman" w:hAnsi="Times New Roman" w:cs="Times New Roman"/>
        </w:rPr>
        <w:t>server-side</w:t>
      </w:r>
      <w:r w:rsidRPr="009754A0">
        <w:rPr>
          <w:rFonts w:ascii="Times New Roman" w:hAnsi="Times New Roman" w:cs="Times New Roman"/>
        </w:rPr>
        <w:t xml:space="preserve"> cron job aggregates these records into </w:t>
      </w:r>
      <w:r w:rsidR="00363F5B" w:rsidRPr="009754A0">
        <w:rPr>
          <w:rFonts w:ascii="Times New Roman" w:hAnsi="Times New Roman" w:cs="Times New Roman"/>
        </w:rPr>
        <w:t>five-minute</w:t>
      </w:r>
      <w:r w:rsidRPr="009754A0">
        <w:rPr>
          <w:rFonts w:ascii="Times New Roman" w:hAnsi="Times New Roman" w:cs="Times New Roman"/>
        </w:rPr>
        <w:t xml:space="preserve"> batches and stores them in </w:t>
      </w:r>
      <w:r w:rsidR="00A52864" w:rsidRPr="009754A0">
        <w:rPr>
          <w:rFonts w:ascii="Times New Roman" w:hAnsi="Times New Roman" w:cs="Times New Roman"/>
        </w:rPr>
        <w:t>MySQL</w:t>
      </w:r>
      <w:r w:rsidRPr="009754A0">
        <w:rPr>
          <w:rFonts w:ascii="Times New Roman" w:hAnsi="Times New Roman" w:cs="Times New Roman"/>
        </w:rPr>
        <w:t xml:space="preserve"> for </w:t>
      </w:r>
      <w:r w:rsidR="00363F5B" w:rsidRPr="009754A0">
        <w:rPr>
          <w:rFonts w:ascii="Times New Roman" w:hAnsi="Times New Roman" w:cs="Times New Roman"/>
        </w:rPr>
        <w:t>long-term</w:t>
      </w:r>
      <w:r w:rsidRPr="009754A0">
        <w:rPr>
          <w:rFonts w:ascii="Times New Roman" w:hAnsi="Times New Roman" w:cs="Times New Roman"/>
        </w:rPr>
        <w:t xml:space="preserve"> retention.</w:t>
      </w:r>
    </w:p>
    <w:p w14:paraId="59004BE2" w14:textId="2405FD25" w:rsidR="00AC2946" w:rsidRPr="009754A0" w:rsidRDefault="00AC2946" w:rsidP="00256116">
      <w:pPr>
        <w:numPr>
          <w:ilvl w:val="0"/>
          <w:numId w:val="5"/>
        </w:numPr>
        <w:spacing w:after="200" w:line="276" w:lineRule="auto"/>
        <w:contextualSpacing/>
        <w:jc w:val="both"/>
        <w:rPr>
          <w:rFonts w:ascii="Times New Roman" w:hAnsi="Times New Roman" w:cs="Times New Roman"/>
        </w:rPr>
      </w:pPr>
      <w:r w:rsidRPr="009754A0">
        <w:rPr>
          <w:rFonts w:ascii="Times New Roman" w:hAnsi="Times New Roman" w:cs="Times New Roman"/>
        </w:rPr>
        <w:t xml:space="preserve">Alert engine: </w:t>
      </w:r>
      <w:r w:rsidR="00363F5B" w:rsidRPr="009754A0">
        <w:rPr>
          <w:rFonts w:ascii="Times New Roman" w:hAnsi="Times New Roman" w:cs="Times New Roman"/>
        </w:rPr>
        <w:t>Every</w:t>
      </w:r>
      <w:r w:rsidRPr="009754A0">
        <w:rPr>
          <w:rFonts w:ascii="Times New Roman" w:hAnsi="Times New Roman" w:cs="Times New Roman"/>
        </w:rPr>
        <w:t xml:space="preserve"> new reading is compared with stored thresholds; local and remote notifications are issued within five seconds when a limit is breached.</w:t>
      </w:r>
    </w:p>
    <w:p w14:paraId="7B6C0972" w14:textId="06AD8068" w:rsidR="00AC2946" w:rsidRPr="009754A0" w:rsidRDefault="00AC2946" w:rsidP="00256116">
      <w:pPr>
        <w:numPr>
          <w:ilvl w:val="0"/>
          <w:numId w:val="5"/>
        </w:numPr>
        <w:spacing w:after="200" w:line="276" w:lineRule="auto"/>
        <w:contextualSpacing/>
        <w:jc w:val="both"/>
        <w:rPr>
          <w:rFonts w:ascii="Times New Roman" w:hAnsi="Times New Roman" w:cs="Times New Roman"/>
        </w:rPr>
      </w:pPr>
      <w:r w:rsidRPr="009754A0">
        <w:rPr>
          <w:rFonts w:ascii="Times New Roman" w:hAnsi="Times New Roman" w:cs="Times New Roman"/>
        </w:rPr>
        <w:t xml:space="preserve">Responsive dashboard: </w:t>
      </w:r>
      <w:r w:rsidR="006E595C" w:rsidRPr="009754A0">
        <w:rPr>
          <w:rFonts w:ascii="Times New Roman" w:hAnsi="Times New Roman" w:cs="Times New Roman"/>
        </w:rPr>
        <w:t>A</w:t>
      </w:r>
      <w:r w:rsidRPr="009754A0">
        <w:rPr>
          <w:rFonts w:ascii="Times New Roman" w:hAnsi="Times New Roman" w:cs="Times New Roman"/>
        </w:rPr>
        <w:t xml:space="preserve"> Next.js front end renders </w:t>
      </w:r>
      <w:r w:rsidR="006E595C" w:rsidRPr="009754A0">
        <w:rPr>
          <w:rFonts w:ascii="Times New Roman" w:hAnsi="Times New Roman" w:cs="Times New Roman"/>
        </w:rPr>
        <w:t>real-time</w:t>
      </w:r>
      <w:r w:rsidRPr="009754A0">
        <w:rPr>
          <w:rFonts w:ascii="Times New Roman" w:hAnsi="Times New Roman" w:cs="Times New Roman"/>
        </w:rPr>
        <w:t xml:space="preserve"> views, historical analytics, correlation plots</w:t>
      </w:r>
      <w:r w:rsidR="006E595C" w:rsidRPr="009754A0">
        <w:rPr>
          <w:rFonts w:ascii="Times New Roman" w:hAnsi="Times New Roman" w:cs="Times New Roman"/>
        </w:rPr>
        <w:t>,</w:t>
      </w:r>
      <w:r w:rsidRPr="009754A0">
        <w:rPr>
          <w:rFonts w:ascii="Times New Roman" w:hAnsi="Times New Roman" w:cs="Times New Roman"/>
        </w:rPr>
        <w:t xml:space="preserve"> and compliance flags. The design is </w:t>
      </w:r>
      <w:r w:rsidR="006E595C" w:rsidRPr="009754A0">
        <w:rPr>
          <w:rFonts w:ascii="Times New Roman" w:hAnsi="Times New Roman" w:cs="Times New Roman"/>
        </w:rPr>
        <w:t>mobile-ready</w:t>
      </w:r>
      <w:r w:rsidRPr="009754A0">
        <w:rPr>
          <w:rFonts w:ascii="Times New Roman" w:hAnsi="Times New Roman" w:cs="Times New Roman"/>
        </w:rPr>
        <w:t xml:space="preserve"> for use on the factory floor.</w:t>
      </w:r>
    </w:p>
    <w:p w14:paraId="7AB34D47" w14:textId="7CDE5B4B" w:rsidR="00AC2946" w:rsidRPr="009754A0" w:rsidRDefault="00AC2946" w:rsidP="00256116">
      <w:pPr>
        <w:numPr>
          <w:ilvl w:val="0"/>
          <w:numId w:val="5"/>
        </w:numPr>
        <w:spacing w:after="200" w:line="276" w:lineRule="auto"/>
        <w:contextualSpacing/>
        <w:jc w:val="both"/>
        <w:rPr>
          <w:rFonts w:ascii="Times New Roman" w:hAnsi="Times New Roman" w:cs="Times New Roman"/>
        </w:rPr>
      </w:pPr>
      <w:r w:rsidRPr="009754A0">
        <w:rPr>
          <w:rFonts w:ascii="Times New Roman" w:hAnsi="Times New Roman" w:cs="Times New Roman"/>
        </w:rPr>
        <w:t xml:space="preserve">Threshold management: </w:t>
      </w:r>
      <w:r w:rsidR="006E595C" w:rsidRPr="009754A0">
        <w:rPr>
          <w:rFonts w:ascii="Times New Roman" w:hAnsi="Times New Roman" w:cs="Times New Roman"/>
        </w:rPr>
        <w:t>A</w:t>
      </w:r>
      <w:r w:rsidR="00363F5B" w:rsidRPr="009754A0">
        <w:rPr>
          <w:rFonts w:ascii="Times New Roman" w:hAnsi="Times New Roman" w:cs="Times New Roman"/>
        </w:rPr>
        <w:t>uthorized</w:t>
      </w:r>
      <w:r w:rsidRPr="009754A0">
        <w:rPr>
          <w:rFonts w:ascii="Times New Roman" w:hAnsi="Times New Roman" w:cs="Times New Roman"/>
        </w:rPr>
        <w:t xml:space="preserve"> users adjust pollutant limits without a system restart; new limits apply from the next sensor cycle.</w:t>
      </w:r>
    </w:p>
    <w:p w14:paraId="4BA8882A" w14:textId="7D92A949" w:rsidR="00AC2946" w:rsidRPr="009754A0" w:rsidRDefault="00AC2946" w:rsidP="00256116">
      <w:pPr>
        <w:numPr>
          <w:ilvl w:val="0"/>
          <w:numId w:val="5"/>
        </w:numPr>
        <w:spacing w:after="200" w:line="276" w:lineRule="auto"/>
        <w:contextualSpacing/>
        <w:jc w:val="both"/>
        <w:rPr>
          <w:rFonts w:ascii="Times New Roman" w:hAnsi="Times New Roman" w:cs="Times New Roman"/>
        </w:rPr>
      </w:pPr>
      <w:r w:rsidRPr="009754A0">
        <w:rPr>
          <w:rFonts w:ascii="Times New Roman" w:hAnsi="Times New Roman" w:cs="Times New Roman"/>
        </w:rPr>
        <w:t>Report generation: users choose date range, pollutants</w:t>
      </w:r>
      <w:r w:rsidR="006E595C" w:rsidRPr="009754A0">
        <w:rPr>
          <w:rFonts w:ascii="Times New Roman" w:hAnsi="Times New Roman" w:cs="Times New Roman"/>
        </w:rPr>
        <w:t>,</w:t>
      </w:r>
      <w:r w:rsidRPr="009754A0">
        <w:rPr>
          <w:rFonts w:ascii="Times New Roman" w:hAnsi="Times New Roman" w:cs="Times New Roman"/>
        </w:rPr>
        <w:t xml:space="preserve"> and zones; the server compiles a signed PDF complete with summary statistics.</w:t>
      </w:r>
    </w:p>
    <w:p w14:paraId="15ECF65C" w14:textId="77777777" w:rsidR="00AC2946" w:rsidRPr="009754A0" w:rsidRDefault="00AC2946" w:rsidP="00256116">
      <w:pPr>
        <w:spacing w:after="200" w:line="276" w:lineRule="auto"/>
        <w:ind w:firstLine="360"/>
        <w:contextualSpacing/>
        <w:jc w:val="both"/>
        <w:rPr>
          <w:rFonts w:ascii="Times New Roman" w:hAnsi="Times New Roman" w:cs="Times New Roman"/>
        </w:rPr>
      </w:pPr>
      <w:r w:rsidRPr="009754A0">
        <w:rPr>
          <w:rFonts w:ascii="Times New Roman" w:hAnsi="Times New Roman" w:cs="Times New Roman"/>
        </w:rPr>
        <w:t>Performance targets:</w:t>
      </w:r>
    </w:p>
    <w:p w14:paraId="3EB3D61A" w14:textId="72FF7310" w:rsidR="00AC2946" w:rsidRPr="009754A0" w:rsidRDefault="006E595C" w:rsidP="00256116">
      <w:pPr>
        <w:numPr>
          <w:ilvl w:val="0"/>
          <w:numId w:val="6"/>
        </w:numPr>
        <w:spacing w:after="200" w:line="276" w:lineRule="auto"/>
        <w:contextualSpacing/>
        <w:jc w:val="both"/>
        <w:rPr>
          <w:rFonts w:ascii="Times New Roman" w:hAnsi="Times New Roman" w:cs="Times New Roman"/>
        </w:rPr>
      </w:pPr>
      <w:r w:rsidRPr="009754A0">
        <w:rPr>
          <w:rFonts w:ascii="Times New Roman" w:hAnsi="Times New Roman" w:cs="Times New Roman"/>
        </w:rPr>
        <w:t>End-to-end</w:t>
      </w:r>
      <w:r w:rsidR="00AC2946" w:rsidRPr="009754A0">
        <w:rPr>
          <w:rFonts w:ascii="Times New Roman" w:hAnsi="Times New Roman" w:cs="Times New Roman"/>
        </w:rPr>
        <w:t xml:space="preserve"> data latency below 60 seconds</w:t>
      </w:r>
    </w:p>
    <w:p w14:paraId="14298382" w14:textId="4FC14B11" w:rsidR="00AC2946" w:rsidRPr="009754A0" w:rsidRDefault="00AC2946" w:rsidP="00256116">
      <w:pPr>
        <w:numPr>
          <w:ilvl w:val="0"/>
          <w:numId w:val="6"/>
        </w:numPr>
        <w:spacing w:after="200" w:line="276" w:lineRule="auto"/>
        <w:contextualSpacing/>
        <w:jc w:val="both"/>
        <w:rPr>
          <w:rFonts w:ascii="Times New Roman" w:hAnsi="Times New Roman" w:cs="Times New Roman"/>
        </w:rPr>
      </w:pPr>
      <w:r w:rsidRPr="009754A0">
        <w:rPr>
          <w:rFonts w:ascii="Times New Roman" w:hAnsi="Times New Roman" w:cs="Times New Roman"/>
        </w:rPr>
        <w:t xml:space="preserve">Alert latency below </w:t>
      </w:r>
      <w:r w:rsidR="004A5A8B">
        <w:rPr>
          <w:rFonts w:ascii="Times New Roman" w:hAnsi="Times New Roman" w:cs="Times New Roman"/>
        </w:rPr>
        <w:t>60</w:t>
      </w:r>
      <w:r w:rsidRPr="009754A0">
        <w:rPr>
          <w:rFonts w:ascii="Times New Roman" w:hAnsi="Times New Roman" w:cs="Times New Roman"/>
        </w:rPr>
        <w:t> seconds</w:t>
      </w:r>
    </w:p>
    <w:p w14:paraId="17A6C076" w14:textId="0D1119CA" w:rsidR="00AC2946" w:rsidRPr="009754A0" w:rsidRDefault="00AC2946" w:rsidP="00256116">
      <w:pPr>
        <w:numPr>
          <w:ilvl w:val="0"/>
          <w:numId w:val="6"/>
        </w:numPr>
        <w:spacing w:after="200" w:line="276" w:lineRule="auto"/>
        <w:contextualSpacing/>
        <w:jc w:val="both"/>
        <w:rPr>
          <w:rFonts w:ascii="Times New Roman" w:hAnsi="Times New Roman" w:cs="Times New Roman"/>
        </w:rPr>
      </w:pPr>
      <w:r w:rsidRPr="009754A0">
        <w:rPr>
          <w:rFonts w:ascii="Times New Roman" w:hAnsi="Times New Roman" w:cs="Times New Roman"/>
        </w:rPr>
        <w:t xml:space="preserve">Dashboard first paint below </w:t>
      </w:r>
      <w:r w:rsidR="001A7DF6">
        <w:rPr>
          <w:rFonts w:ascii="Times New Roman" w:hAnsi="Times New Roman" w:cs="Times New Roman"/>
        </w:rPr>
        <w:t>5</w:t>
      </w:r>
      <w:r w:rsidRPr="009754A0">
        <w:rPr>
          <w:rFonts w:ascii="Times New Roman" w:hAnsi="Times New Roman" w:cs="Times New Roman"/>
        </w:rPr>
        <w:t> seconds on a 3G connection</w:t>
      </w:r>
    </w:p>
    <w:p w14:paraId="65C6B6DB" w14:textId="4EA41061" w:rsidR="00AC2946" w:rsidRPr="009754A0" w:rsidRDefault="00AC2946" w:rsidP="00256116">
      <w:pPr>
        <w:numPr>
          <w:ilvl w:val="0"/>
          <w:numId w:val="6"/>
        </w:numPr>
        <w:spacing w:after="200" w:line="276" w:lineRule="auto"/>
        <w:contextualSpacing/>
        <w:jc w:val="both"/>
        <w:rPr>
          <w:rFonts w:ascii="Times New Roman" w:hAnsi="Times New Roman" w:cs="Times New Roman"/>
        </w:rPr>
      </w:pPr>
      <w:r w:rsidRPr="009754A0">
        <w:rPr>
          <w:rFonts w:ascii="Times New Roman" w:hAnsi="Times New Roman" w:cs="Times New Roman"/>
        </w:rPr>
        <w:t>System availability at or above 99 per cent</w:t>
      </w:r>
    </w:p>
    <w:p w14:paraId="659B62B8" w14:textId="77777777" w:rsidR="006E595C" w:rsidRPr="009754A0" w:rsidRDefault="006E595C" w:rsidP="00256116">
      <w:pPr>
        <w:spacing w:after="200" w:line="276" w:lineRule="auto"/>
        <w:contextualSpacing/>
        <w:jc w:val="both"/>
        <w:rPr>
          <w:rFonts w:ascii="Times New Roman" w:hAnsi="Times New Roman" w:cs="Times New Roman"/>
        </w:rPr>
      </w:pPr>
    </w:p>
    <w:p w14:paraId="1837B6B8" w14:textId="77777777" w:rsidR="006E595C" w:rsidRPr="009754A0" w:rsidRDefault="006E595C" w:rsidP="00256116">
      <w:pPr>
        <w:spacing w:after="200" w:line="276" w:lineRule="auto"/>
        <w:contextualSpacing/>
        <w:jc w:val="both"/>
        <w:rPr>
          <w:rFonts w:ascii="Times New Roman" w:hAnsi="Times New Roman" w:cs="Times New Roman"/>
        </w:rPr>
      </w:pPr>
    </w:p>
    <w:p w14:paraId="490D153B" w14:textId="77777777" w:rsidR="006E595C" w:rsidRPr="009754A0" w:rsidRDefault="006E595C" w:rsidP="00256116">
      <w:pPr>
        <w:spacing w:after="200" w:line="276" w:lineRule="auto"/>
        <w:contextualSpacing/>
        <w:jc w:val="both"/>
        <w:rPr>
          <w:rFonts w:ascii="Times New Roman" w:hAnsi="Times New Roman" w:cs="Times New Roman"/>
        </w:rPr>
      </w:pPr>
    </w:p>
    <w:p w14:paraId="07C96804" w14:textId="77777777" w:rsidR="006E595C" w:rsidRPr="009754A0" w:rsidRDefault="006E595C" w:rsidP="00256116">
      <w:pPr>
        <w:spacing w:after="200" w:line="276" w:lineRule="auto"/>
        <w:contextualSpacing/>
        <w:jc w:val="both"/>
        <w:rPr>
          <w:rFonts w:ascii="Times New Roman" w:hAnsi="Times New Roman" w:cs="Times New Roman"/>
        </w:rPr>
      </w:pPr>
    </w:p>
    <w:p w14:paraId="32C8D40A" w14:textId="77777777" w:rsidR="006E595C" w:rsidRPr="009754A0" w:rsidRDefault="006E595C" w:rsidP="00256116">
      <w:pPr>
        <w:spacing w:after="200" w:line="276" w:lineRule="auto"/>
        <w:contextualSpacing/>
        <w:jc w:val="both"/>
        <w:rPr>
          <w:rFonts w:ascii="Times New Roman" w:hAnsi="Times New Roman" w:cs="Times New Roman"/>
        </w:rPr>
      </w:pPr>
    </w:p>
    <w:p w14:paraId="126ECE49" w14:textId="77777777" w:rsidR="006E595C" w:rsidRPr="009754A0" w:rsidRDefault="006E595C" w:rsidP="00256116">
      <w:pPr>
        <w:spacing w:after="200" w:line="276" w:lineRule="auto"/>
        <w:contextualSpacing/>
        <w:jc w:val="both"/>
        <w:rPr>
          <w:rFonts w:ascii="Times New Roman" w:hAnsi="Times New Roman" w:cs="Times New Roman"/>
        </w:rPr>
      </w:pPr>
    </w:p>
    <w:p w14:paraId="196EDF6C" w14:textId="77777777" w:rsidR="006E595C" w:rsidRPr="009754A0" w:rsidRDefault="006E595C" w:rsidP="00256116">
      <w:pPr>
        <w:spacing w:after="200" w:line="276" w:lineRule="auto"/>
        <w:contextualSpacing/>
        <w:jc w:val="both"/>
        <w:rPr>
          <w:rFonts w:ascii="Times New Roman" w:hAnsi="Times New Roman" w:cs="Times New Roman"/>
        </w:rPr>
      </w:pPr>
    </w:p>
    <w:p w14:paraId="548AD7EB" w14:textId="77777777" w:rsidR="00D92F30" w:rsidRPr="009754A0" w:rsidRDefault="00D92F30" w:rsidP="00256116">
      <w:pPr>
        <w:spacing w:after="200" w:line="276" w:lineRule="auto"/>
        <w:contextualSpacing/>
        <w:jc w:val="both"/>
        <w:rPr>
          <w:rFonts w:ascii="Times New Roman" w:hAnsi="Times New Roman" w:cs="Times New Roman"/>
        </w:rPr>
      </w:pPr>
    </w:p>
    <w:p w14:paraId="1361CA00" w14:textId="023A3737" w:rsidR="00AC2946" w:rsidRPr="009754A0" w:rsidRDefault="00AC2946" w:rsidP="00256116">
      <w:pPr>
        <w:pStyle w:val="Heading2"/>
        <w:spacing w:line="276" w:lineRule="auto"/>
        <w:rPr>
          <w:rFonts w:ascii="Times New Roman" w:hAnsi="Times New Roman" w:cs="Times New Roman"/>
          <w:color w:val="auto"/>
        </w:rPr>
      </w:pPr>
      <w:bookmarkStart w:id="17" w:name="_Toc197924283"/>
      <w:r w:rsidRPr="009754A0">
        <w:rPr>
          <w:rFonts w:ascii="Times New Roman" w:hAnsi="Times New Roman" w:cs="Times New Roman"/>
          <w:color w:val="auto"/>
        </w:rPr>
        <w:lastRenderedPageBreak/>
        <w:t>Limitations and Safety</w:t>
      </w:r>
      <w:bookmarkEnd w:id="17"/>
    </w:p>
    <w:p w14:paraId="298F1EB2" w14:textId="4E941C05" w:rsidR="00AC2946" w:rsidRPr="009754A0" w:rsidRDefault="00AC2946" w:rsidP="00256116">
      <w:pPr>
        <w:numPr>
          <w:ilvl w:val="0"/>
          <w:numId w:val="7"/>
        </w:numPr>
        <w:spacing w:after="200" w:line="276" w:lineRule="auto"/>
        <w:contextualSpacing/>
        <w:jc w:val="both"/>
        <w:rPr>
          <w:rFonts w:ascii="Times New Roman" w:hAnsi="Times New Roman" w:cs="Times New Roman"/>
        </w:rPr>
      </w:pPr>
      <w:r w:rsidRPr="009754A0">
        <w:rPr>
          <w:rFonts w:ascii="Times New Roman" w:hAnsi="Times New Roman" w:cs="Times New Roman"/>
        </w:rPr>
        <w:t>Network dependency: real</w:t>
      </w:r>
      <w:r w:rsidRPr="009754A0">
        <w:rPr>
          <w:rFonts w:ascii="Times New Roman" w:hAnsi="Times New Roman" w:cs="Times New Roman"/>
        </w:rPr>
        <w:noBreakHyphen/>
        <w:t>time cloud dashboards require GSM coverage. During outages</w:t>
      </w:r>
      <w:r w:rsidR="006E595C" w:rsidRPr="009754A0">
        <w:rPr>
          <w:rFonts w:ascii="Times New Roman" w:hAnsi="Times New Roman" w:cs="Times New Roman"/>
        </w:rPr>
        <w:t>,</w:t>
      </w:r>
      <w:r w:rsidRPr="009754A0">
        <w:rPr>
          <w:rFonts w:ascii="Times New Roman" w:hAnsi="Times New Roman" w:cs="Times New Roman"/>
        </w:rPr>
        <w:t xml:space="preserve"> data is cached locally and uploaded automatically once connectivity returns.</w:t>
      </w:r>
    </w:p>
    <w:p w14:paraId="72994B15" w14:textId="621057B8" w:rsidR="00AC2946" w:rsidRPr="009754A0" w:rsidRDefault="00AC2946" w:rsidP="00256116">
      <w:pPr>
        <w:numPr>
          <w:ilvl w:val="0"/>
          <w:numId w:val="7"/>
        </w:numPr>
        <w:spacing w:after="200" w:line="276" w:lineRule="auto"/>
        <w:contextualSpacing/>
        <w:jc w:val="both"/>
        <w:rPr>
          <w:rFonts w:ascii="Times New Roman" w:hAnsi="Times New Roman" w:cs="Times New Roman"/>
        </w:rPr>
      </w:pPr>
      <w:r w:rsidRPr="009754A0">
        <w:rPr>
          <w:rFonts w:ascii="Times New Roman" w:hAnsi="Times New Roman" w:cs="Times New Roman"/>
        </w:rPr>
        <w:t xml:space="preserve">Power autonomy: the node runs approximately eight hours on a </w:t>
      </w:r>
      <w:r w:rsidR="006E595C" w:rsidRPr="009754A0">
        <w:rPr>
          <w:rFonts w:ascii="Times New Roman" w:hAnsi="Times New Roman" w:cs="Times New Roman"/>
        </w:rPr>
        <w:t>1,200</w:t>
      </w:r>
      <w:r w:rsidRPr="009754A0">
        <w:rPr>
          <w:rFonts w:ascii="Times New Roman" w:hAnsi="Times New Roman" w:cs="Times New Roman"/>
        </w:rPr>
        <w:t> mAh Li</w:t>
      </w:r>
      <w:r w:rsidRPr="009754A0">
        <w:rPr>
          <w:rFonts w:ascii="Times New Roman" w:hAnsi="Times New Roman" w:cs="Times New Roman"/>
        </w:rPr>
        <w:noBreakHyphen/>
        <w:t>ion battery; longer interruptions require mains or solar backup.</w:t>
      </w:r>
    </w:p>
    <w:p w14:paraId="7DE25C36" w14:textId="74A7EB4F" w:rsidR="00AC2946" w:rsidRPr="009754A0" w:rsidRDefault="00AC2946" w:rsidP="00256116">
      <w:pPr>
        <w:numPr>
          <w:ilvl w:val="0"/>
          <w:numId w:val="7"/>
        </w:numPr>
        <w:spacing w:after="200" w:line="276" w:lineRule="auto"/>
        <w:contextualSpacing/>
        <w:jc w:val="both"/>
        <w:rPr>
          <w:rFonts w:ascii="Times New Roman" w:hAnsi="Times New Roman" w:cs="Times New Roman"/>
        </w:rPr>
      </w:pPr>
      <w:r w:rsidRPr="009754A0">
        <w:rPr>
          <w:rFonts w:ascii="Times New Roman" w:hAnsi="Times New Roman" w:cs="Times New Roman"/>
        </w:rPr>
        <w:t xml:space="preserve">Sensor drift: </w:t>
      </w:r>
      <w:r w:rsidR="006E595C" w:rsidRPr="009754A0">
        <w:rPr>
          <w:rFonts w:ascii="Times New Roman" w:hAnsi="Times New Roman" w:cs="Times New Roman"/>
        </w:rPr>
        <w:t>High</w:t>
      </w:r>
      <w:r w:rsidRPr="009754A0">
        <w:rPr>
          <w:rFonts w:ascii="Times New Roman" w:hAnsi="Times New Roman" w:cs="Times New Roman"/>
        </w:rPr>
        <w:t xml:space="preserve"> humidity and dust can degrade accuracy; quarterly calibration is mandatory.</w:t>
      </w:r>
    </w:p>
    <w:p w14:paraId="6FF87FEC" w14:textId="046D1D6A" w:rsidR="00AC2946" w:rsidRPr="009754A0" w:rsidRDefault="00AC2946" w:rsidP="00256116">
      <w:pPr>
        <w:numPr>
          <w:ilvl w:val="0"/>
          <w:numId w:val="7"/>
        </w:numPr>
        <w:spacing w:after="200" w:line="276" w:lineRule="auto"/>
        <w:contextualSpacing/>
        <w:jc w:val="both"/>
        <w:rPr>
          <w:rFonts w:ascii="Times New Roman" w:hAnsi="Times New Roman" w:cs="Times New Roman"/>
        </w:rPr>
      </w:pPr>
      <w:r w:rsidRPr="009754A0">
        <w:rPr>
          <w:rFonts w:ascii="Times New Roman" w:hAnsi="Times New Roman" w:cs="Times New Roman"/>
        </w:rPr>
        <w:t>Single</w:t>
      </w:r>
      <w:r w:rsidRPr="009754A0">
        <w:rPr>
          <w:rFonts w:ascii="Times New Roman" w:hAnsi="Times New Roman" w:cs="Times New Roman"/>
        </w:rPr>
        <w:noBreakHyphen/>
        <w:t xml:space="preserve">zone coverage: one node monitors one physical zone. </w:t>
      </w:r>
      <w:r w:rsidR="006E595C" w:rsidRPr="009754A0">
        <w:rPr>
          <w:rFonts w:ascii="Times New Roman" w:hAnsi="Times New Roman" w:cs="Times New Roman"/>
        </w:rPr>
        <w:t>Multi-zone</w:t>
      </w:r>
      <w:r w:rsidRPr="009754A0">
        <w:rPr>
          <w:rFonts w:ascii="Times New Roman" w:hAnsi="Times New Roman" w:cs="Times New Roman"/>
        </w:rPr>
        <w:t xml:space="preserve"> factories must deploy additional units.</w:t>
      </w:r>
    </w:p>
    <w:p w14:paraId="2B5067C3" w14:textId="77777777" w:rsidR="00AC2946" w:rsidRPr="009754A0" w:rsidRDefault="00AC2946" w:rsidP="00256116">
      <w:pPr>
        <w:numPr>
          <w:ilvl w:val="0"/>
          <w:numId w:val="7"/>
        </w:numPr>
        <w:spacing w:after="200" w:line="276" w:lineRule="auto"/>
        <w:contextualSpacing/>
        <w:jc w:val="both"/>
        <w:rPr>
          <w:rFonts w:ascii="Times New Roman" w:hAnsi="Times New Roman" w:cs="Times New Roman"/>
        </w:rPr>
      </w:pPr>
      <w:r w:rsidRPr="009754A0">
        <w:rPr>
          <w:rFonts w:ascii="Times New Roman" w:hAnsi="Times New Roman" w:cs="Times New Roman"/>
        </w:rPr>
        <w:t>Low</w:t>
      </w:r>
      <w:r w:rsidRPr="009754A0">
        <w:rPr>
          <w:rFonts w:ascii="Times New Roman" w:hAnsi="Times New Roman" w:cs="Times New Roman"/>
        </w:rPr>
        <w:noBreakHyphen/>
        <w:t>power mode latency: below 20 per cent battery, the transmission rate is reduced to conserve energy, delaying cloud updates.</w:t>
      </w:r>
    </w:p>
    <w:p w14:paraId="6DE2DDEB" w14:textId="3CE0843F" w:rsidR="00AC2946" w:rsidRPr="009754A0" w:rsidRDefault="00AC2946" w:rsidP="00256116">
      <w:pPr>
        <w:spacing w:after="200" w:line="276" w:lineRule="auto"/>
        <w:contextualSpacing/>
        <w:jc w:val="both"/>
        <w:rPr>
          <w:rFonts w:ascii="Times New Roman" w:hAnsi="Times New Roman" w:cs="Times New Roman"/>
        </w:rPr>
      </w:pPr>
      <w:r w:rsidRPr="009754A0">
        <w:rPr>
          <w:rFonts w:ascii="Times New Roman" w:hAnsi="Times New Roman" w:cs="Times New Roman"/>
        </w:rPr>
        <w:t xml:space="preserve">Safety measures include </w:t>
      </w:r>
      <w:r w:rsidR="006E595C" w:rsidRPr="009754A0">
        <w:rPr>
          <w:rFonts w:ascii="Times New Roman" w:hAnsi="Times New Roman" w:cs="Times New Roman"/>
        </w:rPr>
        <w:t>role-restricted</w:t>
      </w:r>
      <w:r w:rsidRPr="009754A0">
        <w:rPr>
          <w:rFonts w:ascii="Times New Roman" w:hAnsi="Times New Roman" w:cs="Times New Roman"/>
        </w:rPr>
        <w:t xml:space="preserve"> threshold editing, full validation of every data entry, guaranteed </w:t>
      </w:r>
      <w:r w:rsidR="003842BE" w:rsidRPr="009754A0">
        <w:rPr>
          <w:rFonts w:ascii="Times New Roman" w:hAnsi="Times New Roman" w:cs="Times New Roman"/>
        </w:rPr>
        <w:t>on-site</w:t>
      </w:r>
      <w:r w:rsidRPr="009754A0">
        <w:rPr>
          <w:rFonts w:ascii="Times New Roman" w:hAnsi="Times New Roman" w:cs="Times New Roman"/>
        </w:rPr>
        <w:t xml:space="preserve"> alerts even if mobile data fails, dual data repositories for redundancy</w:t>
      </w:r>
      <w:r w:rsidR="003842BE" w:rsidRPr="009754A0">
        <w:rPr>
          <w:rFonts w:ascii="Times New Roman" w:hAnsi="Times New Roman" w:cs="Times New Roman"/>
        </w:rPr>
        <w:t>,</w:t>
      </w:r>
      <w:r w:rsidRPr="009754A0">
        <w:rPr>
          <w:rFonts w:ascii="Times New Roman" w:hAnsi="Times New Roman" w:cs="Times New Roman"/>
        </w:rPr>
        <w:t xml:space="preserve"> and HTTPS encryption with bcrypt</w:t>
      </w:r>
      <w:r w:rsidRPr="009754A0">
        <w:rPr>
          <w:rFonts w:ascii="Times New Roman" w:hAnsi="Times New Roman" w:cs="Times New Roman"/>
        </w:rPr>
        <w:noBreakHyphen/>
        <w:t>has</w:t>
      </w:r>
      <w:r w:rsidR="00822420" w:rsidRPr="009754A0">
        <w:rPr>
          <w:rFonts w:ascii="Times New Roman" w:hAnsi="Times New Roman" w:cs="Times New Roman"/>
        </w:rPr>
        <w:t>hed credentials.</w:t>
      </w:r>
    </w:p>
    <w:p w14:paraId="3368660D" w14:textId="214B253B" w:rsidR="00AC2946" w:rsidRPr="009754A0" w:rsidRDefault="00AC2946" w:rsidP="00256116">
      <w:pPr>
        <w:pStyle w:val="Heading2"/>
        <w:spacing w:line="276" w:lineRule="auto"/>
        <w:rPr>
          <w:rFonts w:ascii="Times New Roman" w:hAnsi="Times New Roman" w:cs="Times New Roman"/>
          <w:color w:val="auto"/>
        </w:rPr>
      </w:pPr>
      <w:bookmarkStart w:id="18" w:name="_Toc197924284"/>
      <w:r w:rsidRPr="009754A0">
        <w:rPr>
          <w:rFonts w:ascii="Times New Roman" w:hAnsi="Times New Roman" w:cs="Times New Roman"/>
          <w:color w:val="auto"/>
        </w:rPr>
        <w:t>Default Settings</w:t>
      </w:r>
      <w:bookmarkEnd w:id="18"/>
    </w:p>
    <w:p w14:paraId="471FC6EE" w14:textId="77777777" w:rsidR="00AC2946" w:rsidRPr="009754A0" w:rsidRDefault="00AC2946" w:rsidP="00256116">
      <w:pPr>
        <w:numPr>
          <w:ilvl w:val="0"/>
          <w:numId w:val="8"/>
        </w:numPr>
        <w:spacing w:after="200" w:line="276" w:lineRule="auto"/>
        <w:contextualSpacing/>
        <w:jc w:val="both"/>
        <w:rPr>
          <w:rFonts w:ascii="Times New Roman" w:hAnsi="Times New Roman" w:cs="Times New Roman"/>
        </w:rPr>
      </w:pPr>
      <w:r w:rsidRPr="009754A0">
        <w:rPr>
          <w:rFonts w:ascii="Times New Roman" w:hAnsi="Times New Roman" w:cs="Times New Roman"/>
        </w:rPr>
        <w:t>Pollutant limits on first boot: CO 9 ppm, PM2.5 25 µg m⁻³, PM10 50 µg m⁻³, VOC index 400 ppm, methane 25 ppm.</w:t>
      </w:r>
    </w:p>
    <w:p w14:paraId="291F79DF" w14:textId="77777777" w:rsidR="00AC2946" w:rsidRPr="009754A0" w:rsidRDefault="00AC2946" w:rsidP="00256116">
      <w:pPr>
        <w:numPr>
          <w:ilvl w:val="0"/>
          <w:numId w:val="8"/>
        </w:numPr>
        <w:spacing w:after="200" w:line="276" w:lineRule="auto"/>
        <w:contextualSpacing/>
        <w:jc w:val="both"/>
        <w:rPr>
          <w:rFonts w:ascii="Times New Roman" w:hAnsi="Times New Roman" w:cs="Times New Roman"/>
        </w:rPr>
      </w:pPr>
      <w:r w:rsidRPr="009754A0">
        <w:rPr>
          <w:rFonts w:ascii="Times New Roman" w:hAnsi="Times New Roman" w:cs="Times New Roman"/>
        </w:rPr>
        <w:t>Sampling interval: 60 seconds.</w:t>
      </w:r>
    </w:p>
    <w:p w14:paraId="37931895" w14:textId="3D792EC4" w:rsidR="00AC2946" w:rsidRPr="009754A0" w:rsidRDefault="00AC2946" w:rsidP="00256116">
      <w:pPr>
        <w:numPr>
          <w:ilvl w:val="0"/>
          <w:numId w:val="8"/>
        </w:numPr>
        <w:spacing w:after="200" w:line="276" w:lineRule="auto"/>
        <w:contextualSpacing/>
        <w:jc w:val="both"/>
        <w:rPr>
          <w:rFonts w:ascii="Times New Roman" w:hAnsi="Times New Roman" w:cs="Times New Roman"/>
        </w:rPr>
      </w:pPr>
      <w:r w:rsidRPr="009754A0">
        <w:rPr>
          <w:rFonts w:ascii="Times New Roman" w:hAnsi="Times New Roman" w:cs="Times New Roman"/>
        </w:rPr>
        <w:t xml:space="preserve">Default administrator account: admin@example.com with password </w:t>
      </w:r>
      <w:r w:rsidR="006E595C" w:rsidRPr="009754A0">
        <w:rPr>
          <w:rFonts w:ascii="Times New Roman" w:hAnsi="Times New Roman" w:cs="Times New Roman"/>
        </w:rPr>
        <w:t>password123</w:t>
      </w:r>
      <w:r w:rsidRPr="009754A0">
        <w:rPr>
          <w:rFonts w:ascii="Times New Roman" w:hAnsi="Times New Roman" w:cs="Times New Roman"/>
        </w:rPr>
        <w:t>, which must be reset at first login.</w:t>
      </w:r>
    </w:p>
    <w:p w14:paraId="2122EB4A" w14:textId="77777777" w:rsidR="00AC2946" w:rsidRPr="009754A0" w:rsidRDefault="00AC2946" w:rsidP="00256116">
      <w:pPr>
        <w:numPr>
          <w:ilvl w:val="0"/>
          <w:numId w:val="8"/>
        </w:numPr>
        <w:spacing w:after="200" w:line="276" w:lineRule="auto"/>
        <w:contextualSpacing/>
        <w:jc w:val="both"/>
        <w:rPr>
          <w:rFonts w:ascii="Times New Roman" w:hAnsi="Times New Roman" w:cs="Times New Roman"/>
        </w:rPr>
      </w:pPr>
      <w:r w:rsidRPr="009754A0">
        <w:rPr>
          <w:rFonts w:ascii="Times New Roman" w:hAnsi="Times New Roman" w:cs="Times New Roman"/>
        </w:rPr>
        <w:t>Normal operating state: green LED on, buzzer off.</w:t>
      </w:r>
    </w:p>
    <w:p w14:paraId="53A94395" w14:textId="77777777" w:rsidR="00AC2946" w:rsidRPr="009754A0" w:rsidRDefault="00AC2946" w:rsidP="00256116">
      <w:pPr>
        <w:numPr>
          <w:ilvl w:val="0"/>
          <w:numId w:val="8"/>
        </w:numPr>
        <w:spacing w:after="200" w:line="276" w:lineRule="auto"/>
        <w:contextualSpacing/>
        <w:jc w:val="both"/>
        <w:rPr>
          <w:rFonts w:ascii="Times New Roman" w:hAnsi="Times New Roman" w:cs="Times New Roman"/>
        </w:rPr>
      </w:pPr>
      <w:r w:rsidRPr="009754A0">
        <w:rPr>
          <w:rFonts w:ascii="Times New Roman" w:hAnsi="Times New Roman" w:cs="Times New Roman"/>
        </w:rPr>
        <w:t>Telemetry target: encrypted ThingSpeak API key embedded in firmware.</w:t>
      </w:r>
    </w:p>
    <w:p w14:paraId="1F9292D5" w14:textId="77777777" w:rsidR="00AC2946" w:rsidRPr="009754A0" w:rsidRDefault="00AC2946" w:rsidP="00256116">
      <w:pPr>
        <w:numPr>
          <w:ilvl w:val="0"/>
          <w:numId w:val="8"/>
        </w:numPr>
        <w:spacing w:after="200" w:line="276" w:lineRule="auto"/>
        <w:contextualSpacing/>
        <w:jc w:val="both"/>
        <w:rPr>
          <w:rFonts w:ascii="Times New Roman" w:hAnsi="Times New Roman" w:cs="Times New Roman"/>
        </w:rPr>
      </w:pPr>
      <w:r w:rsidRPr="009754A0">
        <w:rPr>
          <w:rFonts w:ascii="Times New Roman" w:hAnsi="Times New Roman" w:cs="Times New Roman"/>
        </w:rPr>
        <w:t>Initial roles: Administrator and Viewer; additional roles created through the dashboard.</w:t>
      </w:r>
    </w:p>
    <w:p w14:paraId="5517B7D7" w14:textId="727637FA" w:rsidR="00AC2946" w:rsidRPr="009754A0" w:rsidRDefault="00AC2946" w:rsidP="00256116">
      <w:pPr>
        <w:spacing w:after="200" w:line="276" w:lineRule="auto"/>
        <w:contextualSpacing/>
        <w:jc w:val="both"/>
        <w:rPr>
          <w:rFonts w:ascii="Times New Roman" w:hAnsi="Times New Roman" w:cs="Times New Roman"/>
        </w:rPr>
      </w:pPr>
    </w:p>
    <w:p w14:paraId="09F4915E" w14:textId="15098822" w:rsidR="00AC2946" w:rsidRPr="009754A0" w:rsidRDefault="00AC2946" w:rsidP="00256116">
      <w:pPr>
        <w:pStyle w:val="Heading2"/>
        <w:spacing w:line="276" w:lineRule="auto"/>
        <w:rPr>
          <w:rFonts w:ascii="Times New Roman" w:hAnsi="Times New Roman" w:cs="Times New Roman"/>
          <w:color w:val="auto"/>
        </w:rPr>
      </w:pPr>
      <w:bookmarkStart w:id="19" w:name="_Toc197924285"/>
      <w:r w:rsidRPr="009754A0">
        <w:rPr>
          <w:rFonts w:ascii="Times New Roman" w:hAnsi="Times New Roman" w:cs="Times New Roman"/>
          <w:color w:val="auto"/>
        </w:rPr>
        <w:t>Special Requirements</w:t>
      </w:r>
      <w:bookmarkEnd w:id="19"/>
    </w:p>
    <w:p w14:paraId="067989F6" w14:textId="77777777" w:rsidR="00AC2946" w:rsidRPr="009754A0" w:rsidRDefault="00AC2946" w:rsidP="00256116">
      <w:pPr>
        <w:numPr>
          <w:ilvl w:val="0"/>
          <w:numId w:val="9"/>
        </w:numPr>
        <w:spacing w:after="200" w:line="276" w:lineRule="auto"/>
        <w:contextualSpacing/>
        <w:jc w:val="both"/>
        <w:rPr>
          <w:rFonts w:ascii="Times New Roman" w:hAnsi="Times New Roman" w:cs="Times New Roman"/>
        </w:rPr>
      </w:pPr>
      <w:r w:rsidRPr="009754A0">
        <w:rPr>
          <w:rFonts w:ascii="Times New Roman" w:hAnsi="Times New Roman" w:cs="Times New Roman"/>
        </w:rPr>
        <w:t>All source code is stored in a private Git repository; commits are signed and reviewed.</w:t>
      </w:r>
    </w:p>
    <w:p w14:paraId="7FAE486D" w14:textId="268F4FD6" w:rsidR="00AC2946" w:rsidRPr="009754A0" w:rsidRDefault="00AC2946" w:rsidP="00256116">
      <w:pPr>
        <w:numPr>
          <w:ilvl w:val="0"/>
          <w:numId w:val="9"/>
        </w:numPr>
        <w:spacing w:after="200" w:line="276" w:lineRule="auto"/>
        <w:contextualSpacing/>
        <w:jc w:val="both"/>
        <w:rPr>
          <w:rFonts w:ascii="Times New Roman" w:hAnsi="Times New Roman" w:cs="Times New Roman"/>
        </w:rPr>
      </w:pPr>
      <w:r w:rsidRPr="009754A0">
        <w:rPr>
          <w:rFonts w:ascii="Times New Roman" w:hAnsi="Times New Roman" w:cs="Times New Roman"/>
        </w:rPr>
        <w:t xml:space="preserve">GitHub Actions builds </w:t>
      </w:r>
      <w:r w:rsidR="0053076D" w:rsidRPr="009754A0">
        <w:rPr>
          <w:rFonts w:ascii="Times New Roman" w:hAnsi="Times New Roman" w:cs="Times New Roman"/>
        </w:rPr>
        <w:t>a web dashboard application and also stores and versions the firmware binaries</w:t>
      </w:r>
      <w:r w:rsidRPr="009754A0">
        <w:rPr>
          <w:rFonts w:ascii="Times New Roman" w:hAnsi="Times New Roman" w:cs="Times New Roman"/>
        </w:rPr>
        <w:t>.</w:t>
      </w:r>
    </w:p>
    <w:p w14:paraId="5C1D884A" w14:textId="7481F3B0" w:rsidR="00AC2946" w:rsidRPr="009754A0" w:rsidRDefault="0053076D" w:rsidP="00256116">
      <w:pPr>
        <w:numPr>
          <w:ilvl w:val="0"/>
          <w:numId w:val="9"/>
        </w:numPr>
        <w:spacing w:after="200" w:line="276" w:lineRule="auto"/>
        <w:contextualSpacing/>
        <w:jc w:val="both"/>
        <w:rPr>
          <w:rFonts w:ascii="Times New Roman" w:hAnsi="Times New Roman" w:cs="Times New Roman"/>
        </w:rPr>
      </w:pPr>
      <w:r w:rsidRPr="009754A0">
        <w:rPr>
          <w:rFonts w:ascii="Times New Roman" w:hAnsi="Times New Roman" w:cs="Times New Roman"/>
        </w:rPr>
        <w:t>Monthly</w:t>
      </w:r>
      <w:r w:rsidR="00AC2946" w:rsidRPr="009754A0">
        <w:rPr>
          <w:rFonts w:ascii="Times New Roman" w:hAnsi="Times New Roman" w:cs="Times New Roman"/>
        </w:rPr>
        <w:t xml:space="preserve"> encrypted backups of </w:t>
      </w:r>
      <w:r w:rsidRPr="009754A0">
        <w:rPr>
          <w:rFonts w:ascii="Times New Roman" w:hAnsi="Times New Roman" w:cs="Times New Roman"/>
        </w:rPr>
        <w:t>MySQL</w:t>
      </w:r>
      <w:r w:rsidR="00AC2946" w:rsidRPr="009754A0">
        <w:rPr>
          <w:rFonts w:ascii="Times New Roman" w:hAnsi="Times New Roman" w:cs="Times New Roman"/>
        </w:rPr>
        <w:t xml:space="preserve"> and firmware are</w:t>
      </w:r>
      <w:r w:rsidRPr="009754A0">
        <w:rPr>
          <w:rFonts w:ascii="Times New Roman" w:hAnsi="Times New Roman" w:cs="Times New Roman"/>
        </w:rPr>
        <w:t xml:space="preserve"> downloaded and stored</w:t>
      </w:r>
      <w:r w:rsidR="00AC2946" w:rsidRPr="009754A0">
        <w:rPr>
          <w:rFonts w:ascii="Times New Roman" w:hAnsi="Times New Roman" w:cs="Times New Roman"/>
        </w:rPr>
        <w:t xml:space="preserve"> outside the factory network.</w:t>
      </w:r>
    </w:p>
    <w:p w14:paraId="7402611C" w14:textId="068233AD" w:rsidR="00AC2946" w:rsidRPr="009754A0" w:rsidRDefault="00AC2946" w:rsidP="00256116">
      <w:pPr>
        <w:numPr>
          <w:ilvl w:val="0"/>
          <w:numId w:val="9"/>
        </w:numPr>
        <w:spacing w:after="200" w:line="276" w:lineRule="auto"/>
        <w:contextualSpacing/>
        <w:jc w:val="both"/>
        <w:rPr>
          <w:rFonts w:ascii="Times New Roman" w:hAnsi="Times New Roman" w:cs="Times New Roman"/>
        </w:rPr>
      </w:pPr>
      <w:r w:rsidRPr="009754A0">
        <w:rPr>
          <w:rFonts w:ascii="Times New Roman" w:hAnsi="Times New Roman" w:cs="Times New Roman"/>
        </w:rPr>
        <w:t xml:space="preserve">Every user action is logged and </w:t>
      </w:r>
      <w:r w:rsidR="0053076D" w:rsidRPr="009754A0">
        <w:rPr>
          <w:rFonts w:ascii="Times New Roman" w:hAnsi="Times New Roman" w:cs="Times New Roman"/>
        </w:rPr>
        <w:t>time-stamped</w:t>
      </w:r>
      <w:r w:rsidRPr="009754A0">
        <w:rPr>
          <w:rFonts w:ascii="Times New Roman" w:hAnsi="Times New Roman" w:cs="Times New Roman"/>
        </w:rPr>
        <w:t>.</w:t>
      </w:r>
    </w:p>
    <w:p w14:paraId="1A547466" w14:textId="7CB9CD35" w:rsidR="00AC2946" w:rsidRPr="009754A0" w:rsidRDefault="00AC2946" w:rsidP="00256116">
      <w:pPr>
        <w:numPr>
          <w:ilvl w:val="0"/>
          <w:numId w:val="9"/>
        </w:numPr>
        <w:spacing w:after="200" w:line="276" w:lineRule="auto"/>
        <w:contextualSpacing/>
        <w:jc w:val="both"/>
        <w:rPr>
          <w:rFonts w:ascii="Times New Roman" w:hAnsi="Times New Roman" w:cs="Times New Roman"/>
        </w:rPr>
      </w:pPr>
      <w:r w:rsidRPr="009754A0">
        <w:rPr>
          <w:rFonts w:ascii="Times New Roman" w:hAnsi="Times New Roman" w:cs="Times New Roman"/>
        </w:rPr>
        <w:t xml:space="preserve">Credentials are hashed with bcrypt; JSON web tokens are signed with </w:t>
      </w:r>
      <w:r w:rsidR="0053076D" w:rsidRPr="009754A0">
        <w:rPr>
          <w:rFonts w:ascii="Times New Roman" w:hAnsi="Times New Roman" w:cs="Times New Roman"/>
        </w:rPr>
        <w:t>2048-bit</w:t>
      </w:r>
      <w:r w:rsidRPr="009754A0">
        <w:rPr>
          <w:rFonts w:ascii="Times New Roman" w:hAnsi="Times New Roman" w:cs="Times New Roman"/>
        </w:rPr>
        <w:t xml:space="preserve"> RSA keys.</w:t>
      </w:r>
    </w:p>
    <w:p w14:paraId="35021F08" w14:textId="77777777" w:rsidR="00AC2946" w:rsidRPr="009754A0" w:rsidRDefault="00AC2946" w:rsidP="00256116">
      <w:pPr>
        <w:numPr>
          <w:ilvl w:val="0"/>
          <w:numId w:val="9"/>
        </w:numPr>
        <w:spacing w:after="200" w:line="276" w:lineRule="auto"/>
        <w:contextualSpacing/>
        <w:jc w:val="both"/>
        <w:rPr>
          <w:rFonts w:ascii="Times New Roman" w:hAnsi="Times New Roman" w:cs="Times New Roman"/>
        </w:rPr>
      </w:pPr>
      <w:r w:rsidRPr="009754A0">
        <w:rPr>
          <w:rFonts w:ascii="Times New Roman" w:hAnsi="Times New Roman" w:cs="Times New Roman"/>
        </w:rPr>
        <w:t>Log files are rotated and retained under ISO 27001 guidance.</w:t>
      </w:r>
    </w:p>
    <w:p w14:paraId="2D6D55AB" w14:textId="36887123" w:rsidR="00AC2946" w:rsidRPr="009754A0" w:rsidRDefault="00AC2946" w:rsidP="00256116">
      <w:pPr>
        <w:numPr>
          <w:ilvl w:val="0"/>
          <w:numId w:val="9"/>
        </w:numPr>
        <w:spacing w:after="200" w:line="276" w:lineRule="auto"/>
        <w:contextualSpacing/>
        <w:jc w:val="both"/>
        <w:rPr>
          <w:rFonts w:ascii="Times New Roman" w:hAnsi="Times New Roman" w:cs="Times New Roman"/>
        </w:rPr>
      </w:pPr>
      <w:r w:rsidRPr="009754A0">
        <w:rPr>
          <w:rFonts w:ascii="Times New Roman" w:hAnsi="Times New Roman" w:cs="Times New Roman"/>
        </w:rPr>
        <w:t>Pollutant limits reflect Uganda National Bureau of Standards guidelines and reference OSHA/EPA limits for international benchmarking</w:t>
      </w:r>
      <w:r w:rsidR="0053076D" w:rsidRPr="009754A0">
        <w:rPr>
          <w:rFonts w:ascii="Times New Roman" w:hAnsi="Times New Roman" w:cs="Times New Roman"/>
        </w:rPr>
        <w:t xml:space="preserve"> and WHO guidance</w:t>
      </w:r>
      <w:r w:rsidRPr="009754A0">
        <w:rPr>
          <w:rFonts w:ascii="Times New Roman" w:hAnsi="Times New Roman" w:cs="Times New Roman"/>
        </w:rPr>
        <w:t>.</w:t>
      </w:r>
    </w:p>
    <w:p w14:paraId="567C39D7" w14:textId="4F6F0DEE" w:rsidR="00AC2946" w:rsidRPr="009754A0" w:rsidRDefault="00AC2946" w:rsidP="00256116">
      <w:pPr>
        <w:spacing w:after="200" w:line="276" w:lineRule="auto"/>
        <w:contextualSpacing/>
        <w:jc w:val="both"/>
        <w:rPr>
          <w:rFonts w:ascii="Times New Roman" w:hAnsi="Times New Roman" w:cs="Times New Roman"/>
        </w:rPr>
      </w:pPr>
    </w:p>
    <w:p w14:paraId="5C6FF099" w14:textId="77777777" w:rsidR="000E568D" w:rsidRPr="009754A0" w:rsidRDefault="000E568D" w:rsidP="00256116">
      <w:pPr>
        <w:spacing w:after="200" w:line="276" w:lineRule="auto"/>
        <w:contextualSpacing/>
        <w:jc w:val="both"/>
        <w:rPr>
          <w:rFonts w:ascii="Times New Roman" w:hAnsi="Times New Roman" w:cs="Times New Roman"/>
        </w:rPr>
      </w:pPr>
    </w:p>
    <w:p w14:paraId="0ED0BAE0" w14:textId="77777777" w:rsidR="000E568D" w:rsidRPr="009754A0" w:rsidRDefault="000E568D" w:rsidP="00256116">
      <w:pPr>
        <w:spacing w:after="200" w:line="276" w:lineRule="auto"/>
        <w:contextualSpacing/>
        <w:jc w:val="both"/>
        <w:rPr>
          <w:rFonts w:ascii="Times New Roman" w:hAnsi="Times New Roman" w:cs="Times New Roman"/>
        </w:rPr>
      </w:pPr>
    </w:p>
    <w:p w14:paraId="7DCD34A6" w14:textId="77777777" w:rsidR="000E568D" w:rsidRPr="009754A0" w:rsidRDefault="000E568D" w:rsidP="00256116">
      <w:pPr>
        <w:spacing w:after="200" w:line="276" w:lineRule="auto"/>
        <w:contextualSpacing/>
        <w:jc w:val="both"/>
        <w:rPr>
          <w:rFonts w:ascii="Times New Roman" w:hAnsi="Times New Roman" w:cs="Times New Roman"/>
        </w:rPr>
      </w:pPr>
    </w:p>
    <w:p w14:paraId="76C3DA33" w14:textId="43739325" w:rsidR="00AC2946" w:rsidRPr="009754A0" w:rsidRDefault="00AC2946" w:rsidP="00256116">
      <w:pPr>
        <w:pStyle w:val="Heading2"/>
        <w:spacing w:line="276" w:lineRule="auto"/>
        <w:rPr>
          <w:rFonts w:ascii="Times New Roman" w:hAnsi="Times New Roman" w:cs="Times New Roman"/>
          <w:color w:val="auto"/>
        </w:rPr>
      </w:pPr>
      <w:bookmarkStart w:id="20" w:name="_Toc197924286"/>
      <w:r w:rsidRPr="009754A0">
        <w:rPr>
          <w:rFonts w:ascii="Times New Roman" w:hAnsi="Times New Roman" w:cs="Times New Roman"/>
          <w:color w:val="auto"/>
        </w:rPr>
        <w:lastRenderedPageBreak/>
        <w:t>Errors and Alarms</w:t>
      </w:r>
      <w:bookmarkEnd w:id="20"/>
    </w:p>
    <w:p w14:paraId="5296C259" w14:textId="77777777" w:rsidR="00AC2946" w:rsidRPr="009754A0" w:rsidRDefault="00AC2946" w:rsidP="00256116">
      <w:pPr>
        <w:numPr>
          <w:ilvl w:val="0"/>
          <w:numId w:val="10"/>
        </w:numPr>
        <w:spacing w:after="200" w:line="276" w:lineRule="auto"/>
        <w:contextualSpacing/>
        <w:jc w:val="both"/>
        <w:rPr>
          <w:rFonts w:ascii="Times New Roman" w:hAnsi="Times New Roman" w:cs="Times New Roman"/>
        </w:rPr>
      </w:pPr>
      <w:r w:rsidRPr="009754A0">
        <w:rPr>
          <w:rFonts w:ascii="Times New Roman" w:hAnsi="Times New Roman" w:cs="Times New Roman"/>
        </w:rPr>
        <w:t>Sensor disconnection: detected by zero analogue value or a missing digital frame. The affected channel is isolated; an amber LED and dashboard warning appear.</w:t>
      </w:r>
    </w:p>
    <w:p w14:paraId="3C82924F" w14:textId="59FFB83A" w:rsidR="00AC2946" w:rsidRPr="009754A0" w:rsidRDefault="00AC2946" w:rsidP="00256116">
      <w:pPr>
        <w:numPr>
          <w:ilvl w:val="0"/>
          <w:numId w:val="10"/>
        </w:numPr>
        <w:spacing w:after="200" w:line="276" w:lineRule="auto"/>
        <w:contextualSpacing/>
        <w:jc w:val="both"/>
        <w:rPr>
          <w:rFonts w:ascii="Times New Roman" w:hAnsi="Times New Roman" w:cs="Times New Roman"/>
        </w:rPr>
      </w:pPr>
      <w:r w:rsidRPr="009754A0">
        <w:rPr>
          <w:rFonts w:ascii="Times New Roman" w:hAnsi="Times New Roman" w:cs="Times New Roman"/>
        </w:rPr>
        <w:t>Out</w:t>
      </w:r>
      <w:r w:rsidRPr="009754A0">
        <w:rPr>
          <w:rFonts w:ascii="Times New Roman" w:hAnsi="Times New Roman" w:cs="Times New Roman"/>
        </w:rPr>
        <w:noBreakHyphen/>
        <w:t>of</w:t>
      </w:r>
      <w:r w:rsidRPr="009754A0">
        <w:rPr>
          <w:rFonts w:ascii="Times New Roman" w:hAnsi="Times New Roman" w:cs="Times New Roman"/>
        </w:rPr>
        <w:noBreakHyphen/>
        <w:t xml:space="preserve">range readings: values such as negative humidity or PM above </w:t>
      </w:r>
      <w:r w:rsidR="0053076D" w:rsidRPr="009754A0">
        <w:rPr>
          <w:rFonts w:ascii="Times New Roman" w:hAnsi="Times New Roman" w:cs="Times New Roman"/>
        </w:rPr>
        <w:t>10,000</w:t>
      </w:r>
      <w:r w:rsidRPr="009754A0">
        <w:rPr>
          <w:rFonts w:ascii="Times New Roman" w:hAnsi="Times New Roman" w:cs="Times New Roman"/>
        </w:rPr>
        <w:t> µg m⁻³ are discarded, logged</w:t>
      </w:r>
      <w:r w:rsidR="0053076D" w:rsidRPr="009754A0">
        <w:rPr>
          <w:rFonts w:ascii="Times New Roman" w:hAnsi="Times New Roman" w:cs="Times New Roman"/>
        </w:rPr>
        <w:t>,</w:t>
      </w:r>
      <w:r w:rsidRPr="009754A0">
        <w:rPr>
          <w:rFonts w:ascii="Times New Roman" w:hAnsi="Times New Roman" w:cs="Times New Roman"/>
        </w:rPr>
        <w:t xml:space="preserve"> and flagged for recalibration.</w:t>
      </w:r>
    </w:p>
    <w:p w14:paraId="7833B823" w14:textId="77777777" w:rsidR="00AC2946" w:rsidRPr="009754A0" w:rsidRDefault="00AC2946" w:rsidP="00256116">
      <w:pPr>
        <w:numPr>
          <w:ilvl w:val="0"/>
          <w:numId w:val="10"/>
        </w:numPr>
        <w:spacing w:after="200" w:line="276" w:lineRule="auto"/>
        <w:contextualSpacing/>
        <w:jc w:val="both"/>
        <w:rPr>
          <w:rFonts w:ascii="Times New Roman" w:hAnsi="Times New Roman" w:cs="Times New Roman"/>
        </w:rPr>
      </w:pPr>
      <w:r w:rsidRPr="009754A0">
        <w:rPr>
          <w:rFonts w:ascii="Times New Roman" w:hAnsi="Times New Roman" w:cs="Times New Roman"/>
        </w:rPr>
        <w:t>Brute</w:t>
      </w:r>
      <w:r w:rsidRPr="009754A0">
        <w:rPr>
          <w:rFonts w:ascii="Times New Roman" w:hAnsi="Times New Roman" w:cs="Times New Roman"/>
        </w:rPr>
        <w:noBreakHyphen/>
        <w:t>force login: five failed attempts lock the account for fifteen minutes and trigger an email to the administrator.</w:t>
      </w:r>
    </w:p>
    <w:p w14:paraId="732C15F1" w14:textId="4D658EAA" w:rsidR="00AC2946" w:rsidRPr="009754A0" w:rsidRDefault="00AC2946" w:rsidP="00256116">
      <w:pPr>
        <w:numPr>
          <w:ilvl w:val="0"/>
          <w:numId w:val="10"/>
        </w:numPr>
        <w:spacing w:after="200" w:line="276" w:lineRule="auto"/>
        <w:contextualSpacing/>
        <w:jc w:val="both"/>
        <w:rPr>
          <w:rFonts w:ascii="Times New Roman" w:hAnsi="Times New Roman" w:cs="Times New Roman"/>
        </w:rPr>
      </w:pPr>
      <w:r w:rsidRPr="009754A0">
        <w:rPr>
          <w:rFonts w:ascii="Times New Roman" w:hAnsi="Times New Roman" w:cs="Times New Roman"/>
        </w:rPr>
        <w:t>Threshold breach: the red LED blinks, the buzzer sounds, a dashboard modal opens</w:t>
      </w:r>
      <w:r w:rsidR="0053076D" w:rsidRPr="009754A0">
        <w:rPr>
          <w:rFonts w:ascii="Times New Roman" w:hAnsi="Times New Roman" w:cs="Times New Roman"/>
        </w:rPr>
        <w:t>,</w:t>
      </w:r>
      <w:r w:rsidRPr="009754A0">
        <w:rPr>
          <w:rFonts w:ascii="Times New Roman" w:hAnsi="Times New Roman" w:cs="Times New Roman"/>
        </w:rPr>
        <w:t xml:space="preserve"> an</w:t>
      </w:r>
      <w:r w:rsidR="0053076D" w:rsidRPr="009754A0">
        <w:rPr>
          <w:rFonts w:ascii="Times New Roman" w:hAnsi="Times New Roman" w:cs="Times New Roman"/>
        </w:rPr>
        <w:t>d</w:t>
      </w:r>
      <w:r w:rsidRPr="009754A0">
        <w:rPr>
          <w:rFonts w:ascii="Times New Roman" w:hAnsi="Times New Roman" w:cs="Times New Roman"/>
        </w:rPr>
        <w:t xml:space="preserve"> </w:t>
      </w:r>
      <w:r w:rsidR="0053076D" w:rsidRPr="009754A0">
        <w:rPr>
          <w:rFonts w:ascii="Times New Roman" w:hAnsi="Times New Roman" w:cs="Times New Roman"/>
        </w:rPr>
        <w:t>web notifications</w:t>
      </w:r>
      <w:r w:rsidRPr="009754A0">
        <w:rPr>
          <w:rFonts w:ascii="Times New Roman" w:hAnsi="Times New Roman" w:cs="Times New Roman"/>
        </w:rPr>
        <w:t xml:space="preserve"> are sent to the </w:t>
      </w:r>
      <w:r w:rsidR="0053076D" w:rsidRPr="009754A0">
        <w:rPr>
          <w:rFonts w:ascii="Times New Roman" w:hAnsi="Times New Roman" w:cs="Times New Roman"/>
        </w:rPr>
        <w:t>administrator</w:t>
      </w:r>
      <w:r w:rsidRPr="009754A0">
        <w:rPr>
          <w:rFonts w:ascii="Times New Roman" w:hAnsi="Times New Roman" w:cs="Times New Roman"/>
        </w:rPr>
        <w:t>.</w:t>
      </w:r>
    </w:p>
    <w:p w14:paraId="0EDE6321" w14:textId="2915A123" w:rsidR="00533211" w:rsidRPr="009754A0" w:rsidRDefault="00AC2946" w:rsidP="00256116">
      <w:pPr>
        <w:numPr>
          <w:ilvl w:val="0"/>
          <w:numId w:val="10"/>
        </w:numPr>
        <w:spacing w:after="200" w:line="276" w:lineRule="auto"/>
        <w:contextualSpacing/>
        <w:jc w:val="both"/>
        <w:rPr>
          <w:rFonts w:ascii="Times New Roman" w:hAnsi="Times New Roman" w:cs="Times New Roman"/>
        </w:rPr>
      </w:pPr>
      <w:r w:rsidRPr="009754A0">
        <w:rPr>
          <w:rFonts w:ascii="Times New Roman" w:hAnsi="Times New Roman" w:cs="Times New Roman"/>
        </w:rPr>
        <w:t>Databas</w:t>
      </w:r>
      <w:r w:rsidR="0053076D" w:rsidRPr="009754A0">
        <w:rPr>
          <w:rFonts w:ascii="Times New Roman" w:hAnsi="Times New Roman" w:cs="Times New Roman"/>
        </w:rPr>
        <w:t>e</w:t>
      </w:r>
      <w:r w:rsidRPr="009754A0">
        <w:rPr>
          <w:rFonts w:ascii="Times New Roman" w:hAnsi="Times New Roman" w:cs="Times New Roman"/>
        </w:rPr>
        <w:t xml:space="preserve"> write error: the operation is retried three times; persistent failure raises a critical dashboard alarm and notifies IT support.</w:t>
      </w:r>
    </w:p>
    <w:p w14:paraId="3DD393FB" w14:textId="490B2633" w:rsidR="003802B2" w:rsidRPr="009754A0" w:rsidRDefault="003802B2" w:rsidP="00256116">
      <w:pPr>
        <w:spacing w:after="200" w:line="276" w:lineRule="auto"/>
        <w:contextualSpacing/>
        <w:jc w:val="both"/>
        <w:rPr>
          <w:rFonts w:ascii="Times New Roman" w:hAnsi="Times New Roman" w:cs="Times New Roman"/>
        </w:rPr>
      </w:pPr>
    </w:p>
    <w:p w14:paraId="4BC54566" w14:textId="6BFEACBB" w:rsidR="003802B2" w:rsidRPr="009754A0" w:rsidRDefault="003802B2" w:rsidP="00256116">
      <w:pPr>
        <w:spacing w:after="200" w:line="276" w:lineRule="auto"/>
        <w:contextualSpacing/>
        <w:jc w:val="both"/>
        <w:rPr>
          <w:rFonts w:ascii="Times New Roman" w:hAnsi="Times New Roman" w:cs="Times New Roman"/>
        </w:rPr>
      </w:pPr>
    </w:p>
    <w:p w14:paraId="24356C8F" w14:textId="27F6BC54" w:rsidR="003802B2" w:rsidRPr="009754A0" w:rsidRDefault="003802B2" w:rsidP="00256116">
      <w:pPr>
        <w:spacing w:after="200" w:line="276" w:lineRule="auto"/>
        <w:contextualSpacing/>
        <w:jc w:val="both"/>
        <w:rPr>
          <w:rFonts w:ascii="Times New Roman" w:hAnsi="Times New Roman" w:cs="Times New Roman"/>
        </w:rPr>
      </w:pPr>
    </w:p>
    <w:p w14:paraId="3FA3B8D5" w14:textId="23572B3B" w:rsidR="003802B2" w:rsidRPr="009754A0" w:rsidRDefault="003802B2" w:rsidP="00256116">
      <w:pPr>
        <w:spacing w:after="200" w:line="276" w:lineRule="auto"/>
        <w:contextualSpacing/>
        <w:jc w:val="both"/>
        <w:rPr>
          <w:rFonts w:ascii="Times New Roman" w:hAnsi="Times New Roman" w:cs="Times New Roman"/>
        </w:rPr>
      </w:pPr>
    </w:p>
    <w:p w14:paraId="62223226" w14:textId="4E9A026D" w:rsidR="003802B2" w:rsidRPr="009754A0" w:rsidRDefault="003802B2" w:rsidP="00256116">
      <w:pPr>
        <w:spacing w:after="200" w:line="276" w:lineRule="auto"/>
        <w:contextualSpacing/>
        <w:jc w:val="both"/>
        <w:rPr>
          <w:rFonts w:ascii="Times New Roman" w:hAnsi="Times New Roman" w:cs="Times New Roman"/>
        </w:rPr>
      </w:pPr>
    </w:p>
    <w:p w14:paraId="055C0038" w14:textId="6616610F" w:rsidR="003802B2" w:rsidRPr="009754A0" w:rsidRDefault="003802B2" w:rsidP="00256116">
      <w:pPr>
        <w:spacing w:after="200" w:line="276" w:lineRule="auto"/>
        <w:contextualSpacing/>
        <w:jc w:val="both"/>
        <w:rPr>
          <w:rFonts w:ascii="Times New Roman" w:hAnsi="Times New Roman" w:cs="Times New Roman"/>
        </w:rPr>
      </w:pPr>
    </w:p>
    <w:p w14:paraId="039678C2" w14:textId="1EF4687A" w:rsidR="003802B2" w:rsidRPr="009754A0" w:rsidRDefault="003802B2" w:rsidP="00256116">
      <w:pPr>
        <w:spacing w:after="200" w:line="276" w:lineRule="auto"/>
        <w:contextualSpacing/>
        <w:jc w:val="both"/>
        <w:rPr>
          <w:rFonts w:ascii="Times New Roman" w:hAnsi="Times New Roman" w:cs="Times New Roman"/>
        </w:rPr>
      </w:pPr>
    </w:p>
    <w:p w14:paraId="2158DC86" w14:textId="75FEDE97" w:rsidR="003802B2" w:rsidRPr="009754A0" w:rsidRDefault="003802B2" w:rsidP="00256116">
      <w:pPr>
        <w:spacing w:after="200" w:line="276" w:lineRule="auto"/>
        <w:contextualSpacing/>
        <w:jc w:val="both"/>
        <w:rPr>
          <w:rFonts w:ascii="Times New Roman" w:hAnsi="Times New Roman" w:cs="Times New Roman"/>
        </w:rPr>
      </w:pPr>
    </w:p>
    <w:p w14:paraId="4DAE335A" w14:textId="067E8B8C" w:rsidR="003802B2" w:rsidRPr="009754A0" w:rsidRDefault="003802B2" w:rsidP="00256116">
      <w:pPr>
        <w:spacing w:after="200" w:line="276" w:lineRule="auto"/>
        <w:contextualSpacing/>
        <w:jc w:val="both"/>
        <w:rPr>
          <w:rFonts w:ascii="Times New Roman" w:hAnsi="Times New Roman" w:cs="Times New Roman"/>
        </w:rPr>
      </w:pPr>
    </w:p>
    <w:p w14:paraId="3FBC3D38" w14:textId="7C9FF8C4" w:rsidR="003802B2" w:rsidRPr="009754A0" w:rsidRDefault="003802B2" w:rsidP="00256116">
      <w:pPr>
        <w:spacing w:after="200" w:line="276" w:lineRule="auto"/>
        <w:contextualSpacing/>
        <w:jc w:val="both"/>
        <w:rPr>
          <w:rFonts w:ascii="Times New Roman" w:hAnsi="Times New Roman" w:cs="Times New Roman"/>
        </w:rPr>
      </w:pPr>
    </w:p>
    <w:p w14:paraId="20176101" w14:textId="5F4F9E2A" w:rsidR="003802B2" w:rsidRPr="009754A0" w:rsidRDefault="003802B2" w:rsidP="00256116">
      <w:pPr>
        <w:spacing w:after="200" w:line="276" w:lineRule="auto"/>
        <w:contextualSpacing/>
        <w:jc w:val="both"/>
        <w:rPr>
          <w:rFonts w:ascii="Times New Roman" w:hAnsi="Times New Roman" w:cs="Times New Roman"/>
        </w:rPr>
      </w:pPr>
    </w:p>
    <w:p w14:paraId="0C73A2B4" w14:textId="18E1595C" w:rsidR="003802B2" w:rsidRPr="009754A0" w:rsidRDefault="003802B2" w:rsidP="00256116">
      <w:pPr>
        <w:spacing w:after="200" w:line="276" w:lineRule="auto"/>
        <w:contextualSpacing/>
        <w:jc w:val="both"/>
        <w:rPr>
          <w:rFonts w:ascii="Times New Roman" w:hAnsi="Times New Roman" w:cs="Times New Roman"/>
        </w:rPr>
      </w:pPr>
    </w:p>
    <w:p w14:paraId="182DEC93" w14:textId="42CE6C2A" w:rsidR="003802B2" w:rsidRPr="009754A0" w:rsidRDefault="003802B2" w:rsidP="00256116">
      <w:pPr>
        <w:spacing w:after="200" w:line="276" w:lineRule="auto"/>
        <w:contextualSpacing/>
        <w:jc w:val="both"/>
        <w:rPr>
          <w:rFonts w:ascii="Times New Roman" w:hAnsi="Times New Roman" w:cs="Times New Roman"/>
        </w:rPr>
      </w:pPr>
    </w:p>
    <w:p w14:paraId="04186D9D" w14:textId="18762A87" w:rsidR="003802B2" w:rsidRPr="009754A0" w:rsidRDefault="003802B2" w:rsidP="00256116">
      <w:pPr>
        <w:spacing w:after="200" w:line="276" w:lineRule="auto"/>
        <w:contextualSpacing/>
        <w:jc w:val="both"/>
        <w:rPr>
          <w:rFonts w:ascii="Times New Roman" w:hAnsi="Times New Roman" w:cs="Times New Roman"/>
        </w:rPr>
      </w:pPr>
    </w:p>
    <w:p w14:paraId="084A2EB9" w14:textId="2B61F6F3" w:rsidR="003802B2" w:rsidRPr="009754A0" w:rsidRDefault="003802B2" w:rsidP="00256116">
      <w:pPr>
        <w:spacing w:after="200" w:line="276" w:lineRule="auto"/>
        <w:contextualSpacing/>
        <w:jc w:val="both"/>
        <w:rPr>
          <w:rFonts w:ascii="Times New Roman" w:hAnsi="Times New Roman" w:cs="Times New Roman"/>
        </w:rPr>
      </w:pPr>
    </w:p>
    <w:p w14:paraId="684B838B" w14:textId="5BA7BD8E" w:rsidR="003802B2" w:rsidRPr="009754A0" w:rsidRDefault="003802B2" w:rsidP="00256116">
      <w:pPr>
        <w:spacing w:after="200" w:line="276" w:lineRule="auto"/>
        <w:contextualSpacing/>
        <w:jc w:val="both"/>
        <w:rPr>
          <w:rFonts w:ascii="Times New Roman" w:hAnsi="Times New Roman" w:cs="Times New Roman"/>
        </w:rPr>
      </w:pPr>
    </w:p>
    <w:p w14:paraId="4D1FE46D" w14:textId="7E526932" w:rsidR="003802B2" w:rsidRPr="009754A0" w:rsidRDefault="003802B2" w:rsidP="00256116">
      <w:pPr>
        <w:spacing w:after="200" w:line="276" w:lineRule="auto"/>
        <w:contextualSpacing/>
        <w:jc w:val="both"/>
        <w:rPr>
          <w:rFonts w:ascii="Times New Roman" w:hAnsi="Times New Roman" w:cs="Times New Roman"/>
        </w:rPr>
      </w:pPr>
    </w:p>
    <w:p w14:paraId="3A9AA77D" w14:textId="319F2991" w:rsidR="003802B2" w:rsidRPr="009754A0" w:rsidRDefault="003802B2" w:rsidP="00256116">
      <w:pPr>
        <w:spacing w:after="200" w:line="276" w:lineRule="auto"/>
        <w:contextualSpacing/>
        <w:jc w:val="both"/>
        <w:rPr>
          <w:rFonts w:ascii="Times New Roman" w:hAnsi="Times New Roman" w:cs="Times New Roman"/>
        </w:rPr>
      </w:pPr>
    </w:p>
    <w:p w14:paraId="420A747F" w14:textId="5B3FE17A" w:rsidR="003802B2" w:rsidRPr="009754A0" w:rsidRDefault="003802B2" w:rsidP="00256116">
      <w:pPr>
        <w:spacing w:after="200" w:line="276" w:lineRule="auto"/>
        <w:contextualSpacing/>
        <w:jc w:val="both"/>
        <w:rPr>
          <w:rFonts w:ascii="Times New Roman" w:hAnsi="Times New Roman" w:cs="Times New Roman"/>
        </w:rPr>
      </w:pPr>
    </w:p>
    <w:p w14:paraId="3CB9DBCA" w14:textId="3576CEEB" w:rsidR="003802B2" w:rsidRPr="009754A0" w:rsidRDefault="003802B2" w:rsidP="00256116">
      <w:pPr>
        <w:spacing w:after="200" w:line="276" w:lineRule="auto"/>
        <w:contextualSpacing/>
        <w:jc w:val="both"/>
        <w:rPr>
          <w:rFonts w:ascii="Times New Roman" w:hAnsi="Times New Roman" w:cs="Times New Roman"/>
        </w:rPr>
      </w:pPr>
    </w:p>
    <w:p w14:paraId="29ECE2B7" w14:textId="2E1DFE5B" w:rsidR="003802B2" w:rsidRPr="009754A0" w:rsidRDefault="003802B2" w:rsidP="00256116">
      <w:pPr>
        <w:spacing w:after="200" w:line="276" w:lineRule="auto"/>
        <w:contextualSpacing/>
        <w:jc w:val="both"/>
        <w:rPr>
          <w:rFonts w:ascii="Times New Roman" w:hAnsi="Times New Roman" w:cs="Times New Roman"/>
        </w:rPr>
      </w:pPr>
    </w:p>
    <w:p w14:paraId="4FB3C72B" w14:textId="64DE7600" w:rsidR="003802B2" w:rsidRPr="009754A0" w:rsidRDefault="003802B2" w:rsidP="00256116">
      <w:pPr>
        <w:spacing w:after="200" w:line="276" w:lineRule="auto"/>
        <w:contextualSpacing/>
        <w:jc w:val="both"/>
        <w:rPr>
          <w:rFonts w:ascii="Times New Roman" w:hAnsi="Times New Roman" w:cs="Times New Roman"/>
        </w:rPr>
      </w:pPr>
    </w:p>
    <w:p w14:paraId="4561B8AA" w14:textId="1DC9ACBA" w:rsidR="003802B2" w:rsidRPr="009754A0" w:rsidRDefault="003802B2" w:rsidP="00256116">
      <w:pPr>
        <w:spacing w:after="200" w:line="276" w:lineRule="auto"/>
        <w:contextualSpacing/>
        <w:jc w:val="both"/>
        <w:rPr>
          <w:rFonts w:ascii="Times New Roman" w:hAnsi="Times New Roman" w:cs="Times New Roman"/>
        </w:rPr>
      </w:pPr>
    </w:p>
    <w:p w14:paraId="5CF42599" w14:textId="0CBF5DF5" w:rsidR="003802B2" w:rsidRPr="009754A0" w:rsidRDefault="003802B2" w:rsidP="00256116">
      <w:pPr>
        <w:spacing w:after="200" w:line="276" w:lineRule="auto"/>
        <w:contextualSpacing/>
        <w:jc w:val="both"/>
        <w:rPr>
          <w:rFonts w:ascii="Times New Roman" w:hAnsi="Times New Roman" w:cs="Times New Roman"/>
        </w:rPr>
      </w:pPr>
    </w:p>
    <w:p w14:paraId="24842EE9" w14:textId="33BF54B5" w:rsidR="003802B2" w:rsidRPr="009754A0" w:rsidRDefault="003802B2" w:rsidP="00256116">
      <w:pPr>
        <w:spacing w:after="200" w:line="276" w:lineRule="auto"/>
        <w:contextualSpacing/>
        <w:jc w:val="both"/>
        <w:rPr>
          <w:rFonts w:ascii="Times New Roman" w:hAnsi="Times New Roman" w:cs="Times New Roman"/>
        </w:rPr>
      </w:pPr>
    </w:p>
    <w:p w14:paraId="4E216DC8" w14:textId="44DE6349" w:rsidR="003802B2" w:rsidRPr="009754A0" w:rsidRDefault="003802B2" w:rsidP="00256116">
      <w:pPr>
        <w:spacing w:after="200" w:line="276" w:lineRule="auto"/>
        <w:contextualSpacing/>
        <w:jc w:val="both"/>
        <w:rPr>
          <w:rFonts w:ascii="Times New Roman" w:hAnsi="Times New Roman" w:cs="Times New Roman"/>
        </w:rPr>
      </w:pPr>
    </w:p>
    <w:p w14:paraId="2293D3DE" w14:textId="05581512" w:rsidR="003802B2" w:rsidRPr="009754A0" w:rsidRDefault="003802B2" w:rsidP="00256116">
      <w:pPr>
        <w:spacing w:after="200" w:line="276" w:lineRule="auto"/>
        <w:contextualSpacing/>
        <w:jc w:val="both"/>
        <w:rPr>
          <w:rFonts w:ascii="Times New Roman" w:hAnsi="Times New Roman" w:cs="Times New Roman"/>
        </w:rPr>
      </w:pPr>
    </w:p>
    <w:p w14:paraId="1F2D1062" w14:textId="3DF8DD3F" w:rsidR="003802B2" w:rsidRPr="009754A0" w:rsidRDefault="003802B2" w:rsidP="00256116">
      <w:pPr>
        <w:spacing w:after="200" w:line="276" w:lineRule="auto"/>
        <w:contextualSpacing/>
        <w:jc w:val="both"/>
        <w:rPr>
          <w:rFonts w:ascii="Times New Roman" w:hAnsi="Times New Roman" w:cs="Times New Roman"/>
        </w:rPr>
      </w:pPr>
    </w:p>
    <w:p w14:paraId="0F4C8C50" w14:textId="7408FD90" w:rsidR="003802B2" w:rsidRPr="009754A0" w:rsidRDefault="003802B2" w:rsidP="00256116">
      <w:pPr>
        <w:spacing w:after="200" w:line="276" w:lineRule="auto"/>
        <w:contextualSpacing/>
        <w:jc w:val="both"/>
        <w:rPr>
          <w:rFonts w:ascii="Times New Roman" w:hAnsi="Times New Roman" w:cs="Times New Roman"/>
        </w:rPr>
      </w:pPr>
    </w:p>
    <w:p w14:paraId="17F473C7" w14:textId="25E7C224" w:rsidR="003802B2" w:rsidRPr="009754A0" w:rsidRDefault="003802B2" w:rsidP="00256116">
      <w:pPr>
        <w:spacing w:after="200" w:line="276" w:lineRule="auto"/>
        <w:contextualSpacing/>
        <w:jc w:val="both"/>
        <w:rPr>
          <w:rFonts w:ascii="Times New Roman" w:hAnsi="Times New Roman" w:cs="Times New Roman"/>
        </w:rPr>
      </w:pPr>
    </w:p>
    <w:p w14:paraId="470FB8FE" w14:textId="50CB6F5C" w:rsidR="003802B2" w:rsidRPr="009754A0" w:rsidRDefault="003802B2" w:rsidP="00256116">
      <w:pPr>
        <w:spacing w:after="200" w:line="276" w:lineRule="auto"/>
        <w:contextualSpacing/>
        <w:jc w:val="both"/>
        <w:rPr>
          <w:rFonts w:ascii="Times New Roman" w:hAnsi="Times New Roman" w:cs="Times New Roman"/>
        </w:rPr>
      </w:pPr>
    </w:p>
    <w:p w14:paraId="277C022D" w14:textId="5636E584" w:rsidR="003802B2" w:rsidRPr="009754A0" w:rsidRDefault="003802B2" w:rsidP="00256116">
      <w:pPr>
        <w:spacing w:after="200" w:line="276" w:lineRule="auto"/>
        <w:contextualSpacing/>
        <w:jc w:val="both"/>
        <w:rPr>
          <w:rFonts w:ascii="Times New Roman" w:hAnsi="Times New Roman" w:cs="Times New Roman"/>
        </w:rPr>
      </w:pPr>
    </w:p>
    <w:p w14:paraId="6213A957" w14:textId="75FE5853" w:rsidR="003802B2" w:rsidRPr="009754A0" w:rsidRDefault="003802B2" w:rsidP="00256116">
      <w:pPr>
        <w:spacing w:after="200" w:line="276" w:lineRule="auto"/>
        <w:contextualSpacing/>
        <w:jc w:val="both"/>
        <w:rPr>
          <w:rFonts w:ascii="Times New Roman" w:hAnsi="Times New Roman" w:cs="Times New Roman"/>
        </w:rPr>
      </w:pPr>
    </w:p>
    <w:p w14:paraId="1CA18315" w14:textId="77777777" w:rsidR="00533211" w:rsidRPr="009754A0" w:rsidRDefault="00533211" w:rsidP="00256116">
      <w:pPr>
        <w:pStyle w:val="Heading1"/>
        <w:spacing w:line="276" w:lineRule="auto"/>
        <w:rPr>
          <w:rFonts w:ascii="Times New Roman" w:hAnsi="Times New Roman" w:cs="Times New Roman"/>
          <w:color w:val="auto"/>
        </w:rPr>
      </w:pPr>
      <w:bookmarkStart w:id="21" w:name="_Toc197924287"/>
      <w:r w:rsidRPr="009754A0">
        <w:rPr>
          <w:rFonts w:ascii="Times New Roman" w:hAnsi="Times New Roman" w:cs="Times New Roman"/>
          <w:color w:val="auto"/>
        </w:rPr>
        <w:lastRenderedPageBreak/>
        <w:t>Design Output</w:t>
      </w:r>
      <w:bookmarkEnd w:id="21"/>
    </w:p>
    <w:p w14:paraId="7B2E8DFF" w14:textId="5C7A6467" w:rsidR="00533211" w:rsidRPr="009754A0" w:rsidRDefault="00533211" w:rsidP="00256116">
      <w:pPr>
        <w:spacing w:after="60" w:line="276" w:lineRule="auto"/>
        <w:jc w:val="both"/>
        <w:rPr>
          <w:rFonts w:ascii="Times New Roman" w:hAnsi="Times New Roman" w:cs="Times New Roman"/>
        </w:rPr>
      </w:pPr>
      <w:r w:rsidRPr="009754A0">
        <w:rPr>
          <w:rFonts w:ascii="Times New Roman" w:hAnsi="Times New Roman" w:cs="Times New Roman"/>
        </w:rPr>
        <w:t>This chapter records every artefact generated during design and implementation, together with the development practices that guarantee FactoryAirWatch is reproducible, maintainable</w:t>
      </w:r>
      <w:r w:rsidR="003842BE" w:rsidRPr="009754A0">
        <w:rPr>
          <w:rFonts w:ascii="Times New Roman" w:hAnsi="Times New Roman" w:cs="Times New Roman"/>
        </w:rPr>
        <w:t>,</w:t>
      </w:r>
      <w:r w:rsidRPr="009754A0">
        <w:rPr>
          <w:rFonts w:ascii="Times New Roman" w:hAnsi="Times New Roman" w:cs="Times New Roman"/>
        </w:rPr>
        <w:t xml:space="preserve"> and ready for formal validation.</w:t>
      </w:r>
    </w:p>
    <w:p w14:paraId="440A79E1" w14:textId="6A2D0735" w:rsidR="00533211" w:rsidRPr="009754A0" w:rsidRDefault="00533211" w:rsidP="00256116">
      <w:pPr>
        <w:pStyle w:val="Heading2"/>
        <w:spacing w:line="276" w:lineRule="auto"/>
        <w:rPr>
          <w:rFonts w:ascii="Times New Roman" w:hAnsi="Times New Roman" w:cs="Times New Roman"/>
          <w:color w:val="auto"/>
        </w:rPr>
      </w:pPr>
      <w:bookmarkStart w:id="22" w:name="_Toc197924288"/>
      <w:r w:rsidRPr="009754A0">
        <w:rPr>
          <w:rFonts w:ascii="Times New Roman" w:hAnsi="Times New Roman" w:cs="Times New Roman"/>
          <w:color w:val="auto"/>
        </w:rPr>
        <w:t>Implementation Coding, Compilation &amp; Integration</w:t>
      </w:r>
      <w:bookmarkEnd w:id="22"/>
    </w:p>
    <w:p w14:paraId="60F28B85" w14:textId="77777777" w:rsidR="00533211" w:rsidRPr="009754A0" w:rsidRDefault="00533211" w:rsidP="00256116">
      <w:pPr>
        <w:spacing w:after="60" w:line="276" w:lineRule="auto"/>
        <w:jc w:val="both"/>
        <w:rPr>
          <w:rFonts w:ascii="Times New Roman" w:hAnsi="Times New Roman" w:cs="Times New Roman"/>
        </w:rPr>
      </w:pPr>
      <w:r w:rsidRPr="009754A0">
        <w:rPr>
          <w:rFonts w:ascii="Times New Roman" w:hAnsi="Times New Roman" w:cs="Times New Roman"/>
        </w:rPr>
        <w:t>Development tool</w:t>
      </w:r>
      <w:r w:rsidRPr="009754A0">
        <w:rPr>
          <w:rFonts w:ascii="Times New Roman" w:hAnsi="Times New Roman" w:cs="Times New Roman"/>
        </w:rPr>
        <w:noBreakHyphen/>
        <w:t>chain</w:t>
      </w:r>
    </w:p>
    <w:p w14:paraId="53DF64E7" w14:textId="4484015F" w:rsidR="00533211" w:rsidRPr="009754A0" w:rsidRDefault="00533211" w:rsidP="00256116">
      <w:pPr>
        <w:numPr>
          <w:ilvl w:val="0"/>
          <w:numId w:val="11"/>
        </w:numPr>
        <w:spacing w:after="60" w:line="276" w:lineRule="auto"/>
        <w:jc w:val="both"/>
        <w:rPr>
          <w:rFonts w:ascii="Times New Roman" w:hAnsi="Times New Roman" w:cs="Times New Roman"/>
        </w:rPr>
      </w:pPr>
      <w:r w:rsidRPr="009754A0">
        <w:rPr>
          <w:rFonts w:ascii="Times New Roman" w:hAnsi="Times New Roman" w:cs="Times New Roman"/>
        </w:rPr>
        <w:t>Firmware</w:t>
      </w:r>
      <w:r w:rsidR="009E0F3B" w:rsidRPr="009754A0">
        <w:rPr>
          <w:rFonts w:ascii="Times New Roman" w:hAnsi="Times New Roman" w:cs="Times New Roman"/>
        </w:rPr>
        <w:t xml:space="preserve">, </w:t>
      </w:r>
      <w:r w:rsidRPr="009754A0">
        <w:rPr>
          <w:rFonts w:ascii="Times New Roman" w:hAnsi="Times New Roman" w:cs="Times New Roman"/>
        </w:rPr>
        <w:t>Arduino IDE 2.3.2, avr</w:t>
      </w:r>
      <w:r w:rsidRPr="009754A0">
        <w:rPr>
          <w:rFonts w:ascii="Times New Roman" w:hAnsi="Times New Roman" w:cs="Times New Roman"/>
        </w:rPr>
        <w:noBreakHyphen/>
        <w:t>gcc 11.3.0, avrdude 6.4 for flashing.</w:t>
      </w:r>
    </w:p>
    <w:p w14:paraId="3C2EC7DC" w14:textId="31A5D580" w:rsidR="00533211" w:rsidRPr="009754A0" w:rsidRDefault="00533211" w:rsidP="00256116">
      <w:pPr>
        <w:numPr>
          <w:ilvl w:val="0"/>
          <w:numId w:val="11"/>
        </w:numPr>
        <w:spacing w:after="60" w:line="276" w:lineRule="auto"/>
        <w:jc w:val="both"/>
        <w:rPr>
          <w:rFonts w:ascii="Times New Roman" w:hAnsi="Times New Roman" w:cs="Times New Roman"/>
        </w:rPr>
      </w:pPr>
      <w:r w:rsidRPr="009754A0">
        <w:rPr>
          <w:rFonts w:ascii="Times New Roman" w:hAnsi="Times New Roman" w:cs="Times New Roman"/>
        </w:rPr>
        <w:t>Back</w:t>
      </w:r>
      <w:r w:rsidRPr="009754A0">
        <w:rPr>
          <w:rFonts w:ascii="Times New Roman" w:hAnsi="Times New Roman" w:cs="Times New Roman"/>
        </w:rPr>
        <w:noBreakHyphen/>
      </w:r>
      <w:r w:rsidR="00E231E4" w:rsidRPr="009754A0">
        <w:rPr>
          <w:rFonts w:ascii="Times New Roman" w:hAnsi="Times New Roman" w:cs="Times New Roman"/>
        </w:rPr>
        <w:t>end Node.js</w:t>
      </w:r>
      <w:r w:rsidRPr="009754A0">
        <w:rPr>
          <w:rFonts w:ascii="Times New Roman" w:hAnsi="Times New Roman" w:cs="Times New Roman"/>
        </w:rPr>
        <w:t xml:space="preserve"> 18 LTS, TypeScript 5.4 (strict mode), Express 4, Prisma 5 ORM, </w:t>
      </w:r>
      <w:r w:rsidR="003842BE" w:rsidRPr="009754A0">
        <w:rPr>
          <w:rFonts w:ascii="Times New Roman" w:hAnsi="Times New Roman" w:cs="Times New Roman"/>
        </w:rPr>
        <w:t>MySQL</w:t>
      </w:r>
      <w:r w:rsidRPr="009754A0">
        <w:rPr>
          <w:rFonts w:ascii="Times New Roman" w:hAnsi="Times New Roman" w:cs="Times New Roman"/>
        </w:rPr>
        <w:t>.</w:t>
      </w:r>
    </w:p>
    <w:p w14:paraId="69B629DF" w14:textId="77777777" w:rsidR="00533211" w:rsidRPr="009754A0" w:rsidRDefault="00533211" w:rsidP="00256116">
      <w:pPr>
        <w:numPr>
          <w:ilvl w:val="0"/>
          <w:numId w:val="11"/>
        </w:numPr>
        <w:spacing w:after="60" w:line="276" w:lineRule="auto"/>
        <w:jc w:val="both"/>
        <w:rPr>
          <w:rFonts w:ascii="Times New Roman" w:hAnsi="Times New Roman" w:cs="Times New Roman"/>
        </w:rPr>
      </w:pPr>
      <w:r w:rsidRPr="009754A0">
        <w:rPr>
          <w:rFonts w:ascii="Times New Roman" w:hAnsi="Times New Roman" w:cs="Times New Roman"/>
        </w:rPr>
        <w:t>Front</w:t>
      </w:r>
      <w:r w:rsidRPr="009754A0">
        <w:rPr>
          <w:rFonts w:ascii="Times New Roman" w:hAnsi="Times New Roman" w:cs="Times New Roman"/>
        </w:rPr>
        <w:noBreakHyphen/>
        <w:t>end</w:t>
      </w:r>
      <w:r w:rsidRPr="009754A0">
        <w:rPr>
          <w:rFonts w:ascii="Times New Roman" w:hAnsi="Times New Roman" w:cs="Times New Roman"/>
        </w:rPr>
        <w:t> </w:t>
      </w:r>
      <w:r w:rsidRPr="009754A0">
        <w:rPr>
          <w:rFonts w:ascii="Times New Roman" w:hAnsi="Times New Roman" w:cs="Times New Roman"/>
        </w:rPr>
        <w:t>Next.js 14, React 18, Vite dev server, Tailwind CSS 3, Recharts 2, pdf</w:t>
      </w:r>
      <w:r w:rsidRPr="009754A0">
        <w:rPr>
          <w:rFonts w:ascii="Times New Roman" w:hAnsi="Times New Roman" w:cs="Times New Roman"/>
        </w:rPr>
        <w:noBreakHyphen/>
        <w:t>make for server</w:t>
      </w:r>
      <w:r w:rsidRPr="009754A0">
        <w:rPr>
          <w:rFonts w:ascii="Times New Roman" w:hAnsi="Times New Roman" w:cs="Times New Roman"/>
        </w:rPr>
        <w:noBreakHyphen/>
        <w:t>side PDF rendering.</w:t>
      </w:r>
    </w:p>
    <w:p w14:paraId="0C713FE2" w14:textId="298B53CB" w:rsidR="00533211" w:rsidRPr="009754A0" w:rsidRDefault="00533211" w:rsidP="00256116">
      <w:pPr>
        <w:numPr>
          <w:ilvl w:val="0"/>
          <w:numId w:val="11"/>
        </w:numPr>
        <w:spacing w:after="60" w:line="276" w:lineRule="auto"/>
        <w:jc w:val="both"/>
        <w:rPr>
          <w:rFonts w:ascii="Times New Roman" w:hAnsi="Times New Roman" w:cs="Times New Roman"/>
        </w:rPr>
      </w:pPr>
      <w:r w:rsidRPr="009754A0">
        <w:rPr>
          <w:rFonts w:ascii="Times New Roman" w:hAnsi="Times New Roman" w:cs="Times New Roman"/>
        </w:rPr>
        <w:t>Continuous </w:t>
      </w:r>
      <w:r w:rsidR="001A56F1" w:rsidRPr="009754A0">
        <w:rPr>
          <w:rFonts w:ascii="Times New Roman" w:hAnsi="Times New Roman" w:cs="Times New Roman"/>
        </w:rPr>
        <w:t>Integration GitHub</w:t>
      </w:r>
      <w:r w:rsidRPr="009754A0">
        <w:rPr>
          <w:rFonts w:ascii="Times New Roman" w:hAnsi="Times New Roman" w:cs="Times New Roman"/>
        </w:rPr>
        <w:t> Actions: lint (</w:t>
      </w:r>
      <w:r w:rsidR="001A56F1" w:rsidRPr="009754A0">
        <w:rPr>
          <w:rFonts w:ascii="Times New Roman" w:hAnsi="Times New Roman" w:cs="Times New Roman"/>
        </w:rPr>
        <w:t>Arduino Lint</w:t>
      </w:r>
      <w:r w:rsidRPr="009754A0">
        <w:rPr>
          <w:rFonts w:ascii="Times New Roman" w:hAnsi="Times New Roman" w:cs="Times New Roman"/>
        </w:rPr>
        <w:t>, ESLint, Prettier), static type</w:t>
      </w:r>
      <w:r w:rsidRPr="009754A0">
        <w:rPr>
          <w:rFonts w:ascii="Times New Roman" w:hAnsi="Times New Roman" w:cs="Times New Roman"/>
        </w:rPr>
        <w:noBreakHyphen/>
        <w:t xml:space="preserve">check, unit tests (Unity, Jest), E2E (Cypress), signed firmware HEX, </w:t>
      </w:r>
      <w:r w:rsidR="00870E55">
        <w:rPr>
          <w:rFonts w:ascii="Times New Roman" w:hAnsi="Times New Roman" w:cs="Times New Roman"/>
        </w:rPr>
        <w:t xml:space="preserve">GitHub runner build </w:t>
      </w:r>
      <w:r w:rsidRPr="009754A0">
        <w:rPr>
          <w:rFonts w:ascii="Times New Roman" w:hAnsi="Times New Roman" w:cs="Times New Roman"/>
        </w:rPr>
        <w:t xml:space="preserve">(Ubuntu → Node build → </w:t>
      </w:r>
      <w:r w:rsidR="00870E55">
        <w:rPr>
          <w:rFonts w:ascii="Times New Roman" w:hAnsi="Times New Roman" w:cs="Times New Roman"/>
        </w:rPr>
        <w:t>Vercel production</w:t>
      </w:r>
      <w:r w:rsidRPr="009754A0">
        <w:rPr>
          <w:rFonts w:ascii="Times New Roman" w:hAnsi="Times New Roman" w:cs="Times New Roman"/>
        </w:rPr>
        <w:t>).</w:t>
      </w:r>
    </w:p>
    <w:p w14:paraId="6FAC7BD8" w14:textId="77777777" w:rsidR="00533211" w:rsidRPr="009754A0" w:rsidRDefault="00533211" w:rsidP="00256116">
      <w:pPr>
        <w:spacing w:after="60" w:line="276" w:lineRule="auto"/>
        <w:jc w:val="both"/>
        <w:rPr>
          <w:rFonts w:ascii="Times New Roman" w:hAnsi="Times New Roman" w:cs="Times New Roman"/>
        </w:rPr>
      </w:pPr>
      <w:r w:rsidRPr="009754A0">
        <w:rPr>
          <w:rFonts w:ascii="Times New Roman" w:hAnsi="Times New Roman" w:cs="Times New Roman"/>
        </w:rPr>
        <w:t>Module structure</w:t>
      </w:r>
    </w:p>
    <w:p w14:paraId="0BEE5C96" w14:textId="331679F5" w:rsidR="00533211" w:rsidRPr="009754A0" w:rsidRDefault="00533211" w:rsidP="002561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sz w:val="17"/>
          <w:szCs w:val="17"/>
        </w:rPr>
      </w:pPr>
      <w:r w:rsidRPr="009754A0">
        <w:rPr>
          <w:sz w:val="17"/>
          <w:szCs w:val="17"/>
        </w:rPr>
        <w:t>1. /firmware     ─ sensor drivers, alert engine</w:t>
      </w:r>
      <w:r w:rsidR="00EA0B29" w:rsidRPr="009754A0">
        <w:rPr>
          <w:sz w:val="17"/>
          <w:szCs w:val="17"/>
        </w:rPr>
        <w:t>, GSM engine</w:t>
      </w:r>
    </w:p>
    <w:p w14:paraId="52629A91" w14:textId="05259671" w:rsidR="00533211" w:rsidRPr="009754A0" w:rsidRDefault="00533211" w:rsidP="002561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sz w:val="17"/>
          <w:szCs w:val="17"/>
        </w:rPr>
      </w:pPr>
      <w:r w:rsidRPr="009754A0">
        <w:rPr>
          <w:sz w:val="17"/>
          <w:szCs w:val="17"/>
        </w:rPr>
        <w:t>2. /</w:t>
      </w:r>
      <w:r w:rsidR="001A56F1" w:rsidRPr="009754A0">
        <w:rPr>
          <w:sz w:val="17"/>
          <w:szCs w:val="17"/>
        </w:rPr>
        <w:t>app(api)</w:t>
      </w:r>
      <w:r w:rsidRPr="009754A0">
        <w:rPr>
          <w:sz w:val="17"/>
          <w:szCs w:val="17"/>
        </w:rPr>
        <w:t xml:space="preserve"> ─ REST API, threshold rule engine, report generator, cron sync</w:t>
      </w:r>
    </w:p>
    <w:p w14:paraId="2BD08FBC" w14:textId="0E09119F" w:rsidR="00533211" w:rsidRPr="009754A0" w:rsidRDefault="00533211" w:rsidP="002561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sz w:val="17"/>
          <w:szCs w:val="17"/>
        </w:rPr>
      </w:pPr>
      <w:r w:rsidRPr="009754A0">
        <w:rPr>
          <w:sz w:val="17"/>
          <w:szCs w:val="17"/>
        </w:rPr>
        <w:t>3. /</w:t>
      </w:r>
      <w:r w:rsidR="001A56F1" w:rsidRPr="009754A0">
        <w:rPr>
          <w:sz w:val="17"/>
          <w:szCs w:val="17"/>
        </w:rPr>
        <w:t xml:space="preserve">app(dashboard) </w:t>
      </w:r>
      <w:r w:rsidRPr="009754A0">
        <w:rPr>
          <w:sz w:val="17"/>
          <w:szCs w:val="17"/>
        </w:rPr>
        <w:t>─ Next.js pages, RBAC guards, charts, Cypress tests</w:t>
      </w:r>
    </w:p>
    <w:p w14:paraId="7B26D7B7" w14:textId="77777777" w:rsidR="00533211" w:rsidRPr="009754A0" w:rsidRDefault="00533211" w:rsidP="002561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sz w:val="17"/>
          <w:szCs w:val="17"/>
        </w:rPr>
      </w:pPr>
      <w:r w:rsidRPr="009754A0">
        <w:rPr>
          <w:sz w:val="17"/>
          <w:szCs w:val="17"/>
        </w:rPr>
        <w:t>4. /scripts      ─ migration helpers, seeders, diagnostic CLI tools</w:t>
      </w:r>
    </w:p>
    <w:p w14:paraId="1C2E7F12" w14:textId="77777777" w:rsidR="00533211" w:rsidRPr="009754A0" w:rsidRDefault="00533211" w:rsidP="002561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sz w:val="17"/>
          <w:szCs w:val="17"/>
        </w:rPr>
      </w:pPr>
      <w:r w:rsidRPr="009754A0">
        <w:rPr>
          <w:sz w:val="17"/>
          <w:szCs w:val="17"/>
        </w:rPr>
        <w:t>5. /docs         ─ living documentation set (see 3.2)</w:t>
      </w:r>
    </w:p>
    <w:p w14:paraId="32F4F7B6" w14:textId="316B051F" w:rsidR="00533211" w:rsidRPr="009754A0" w:rsidRDefault="00533211" w:rsidP="00256116">
      <w:pPr>
        <w:spacing w:after="200" w:line="276" w:lineRule="auto"/>
        <w:contextualSpacing/>
        <w:jc w:val="both"/>
        <w:rPr>
          <w:rFonts w:ascii="Times New Roman" w:hAnsi="Times New Roman" w:cs="Times New Roman"/>
        </w:rPr>
      </w:pPr>
    </w:p>
    <w:p w14:paraId="782C8A95" w14:textId="77777777" w:rsidR="00533211" w:rsidRPr="009754A0" w:rsidRDefault="00533211" w:rsidP="00256116">
      <w:pPr>
        <w:spacing w:after="60" w:line="276" w:lineRule="auto"/>
        <w:jc w:val="both"/>
        <w:rPr>
          <w:rFonts w:ascii="Times New Roman" w:hAnsi="Times New Roman" w:cs="Times New Roman"/>
        </w:rPr>
      </w:pPr>
      <w:r w:rsidRPr="009754A0">
        <w:rPr>
          <w:rFonts w:ascii="Times New Roman" w:hAnsi="Times New Roman" w:cs="Times New Roman"/>
        </w:rPr>
        <w:t>Hardware and peripheral interfaces</w:t>
      </w:r>
    </w:p>
    <w:p w14:paraId="5FCD6EFD" w14:textId="77777777" w:rsidR="00533211" w:rsidRPr="009754A0" w:rsidRDefault="00533211" w:rsidP="00256116">
      <w:pPr>
        <w:numPr>
          <w:ilvl w:val="0"/>
          <w:numId w:val="12"/>
        </w:numPr>
        <w:spacing w:after="60" w:line="276" w:lineRule="auto"/>
        <w:jc w:val="both"/>
        <w:rPr>
          <w:rFonts w:ascii="Times New Roman" w:hAnsi="Times New Roman" w:cs="Times New Roman"/>
        </w:rPr>
      </w:pPr>
      <w:r w:rsidRPr="009754A0">
        <w:rPr>
          <w:rFonts w:ascii="Times New Roman" w:hAnsi="Times New Roman" w:cs="Times New Roman"/>
        </w:rPr>
        <w:t>MCU</w:t>
      </w:r>
      <w:r w:rsidRPr="009754A0">
        <w:rPr>
          <w:rFonts w:ascii="Times New Roman" w:hAnsi="Times New Roman" w:cs="Times New Roman"/>
        </w:rPr>
        <w:t> </w:t>
      </w:r>
      <w:r w:rsidRPr="009754A0">
        <w:rPr>
          <w:rFonts w:ascii="Times New Roman" w:hAnsi="Times New Roman" w:cs="Times New Roman"/>
        </w:rPr>
        <w:t>Arduino Mega 2560 (16 MHz, 256 KB flash).</w:t>
      </w:r>
    </w:p>
    <w:p w14:paraId="6727B94C" w14:textId="77777777" w:rsidR="00533211" w:rsidRPr="009754A0" w:rsidRDefault="00533211" w:rsidP="00256116">
      <w:pPr>
        <w:numPr>
          <w:ilvl w:val="0"/>
          <w:numId w:val="12"/>
        </w:numPr>
        <w:spacing w:after="60" w:line="276" w:lineRule="auto"/>
        <w:jc w:val="both"/>
        <w:rPr>
          <w:rFonts w:ascii="Times New Roman" w:hAnsi="Times New Roman" w:cs="Times New Roman"/>
        </w:rPr>
      </w:pPr>
      <w:r w:rsidRPr="009754A0">
        <w:rPr>
          <w:rFonts w:ascii="Times New Roman" w:hAnsi="Times New Roman" w:cs="Times New Roman"/>
        </w:rPr>
        <w:t>Analogue gas sensors</w:t>
      </w:r>
      <w:r w:rsidRPr="009754A0">
        <w:rPr>
          <w:rFonts w:ascii="Times New Roman" w:hAnsi="Times New Roman" w:cs="Times New Roman"/>
        </w:rPr>
        <w:t> </w:t>
      </w:r>
      <w:r w:rsidRPr="009754A0">
        <w:rPr>
          <w:rFonts w:ascii="Times New Roman" w:hAnsi="Times New Roman" w:cs="Times New Roman"/>
        </w:rPr>
        <w:t>MQ</w:t>
      </w:r>
      <w:r w:rsidRPr="009754A0">
        <w:rPr>
          <w:rFonts w:ascii="Times New Roman" w:hAnsi="Times New Roman" w:cs="Times New Roman"/>
        </w:rPr>
        <w:noBreakHyphen/>
        <w:t>135 (A3), MQ</w:t>
      </w:r>
      <w:r w:rsidRPr="009754A0">
        <w:rPr>
          <w:rFonts w:ascii="Times New Roman" w:hAnsi="Times New Roman" w:cs="Times New Roman"/>
        </w:rPr>
        <w:noBreakHyphen/>
        <w:t>2 (A1), MQ</w:t>
      </w:r>
      <w:r w:rsidRPr="009754A0">
        <w:rPr>
          <w:rFonts w:ascii="Times New Roman" w:hAnsi="Times New Roman" w:cs="Times New Roman"/>
        </w:rPr>
        <w:noBreakHyphen/>
        <w:t>4 (A0), MQ</w:t>
      </w:r>
      <w:r w:rsidRPr="009754A0">
        <w:rPr>
          <w:rFonts w:ascii="Times New Roman" w:hAnsi="Times New Roman" w:cs="Times New Roman"/>
        </w:rPr>
        <w:noBreakHyphen/>
        <w:t>9 (A2); 10</w:t>
      </w:r>
      <w:r w:rsidRPr="009754A0">
        <w:rPr>
          <w:rFonts w:ascii="Times New Roman" w:hAnsi="Times New Roman" w:cs="Times New Roman"/>
        </w:rPr>
        <w:noBreakHyphen/>
        <w:t>bit ADC with ×4 oversampling.</w:t>
      </w:r>
    </w:p>
    <w:p w14:paraId="79FC8D32" w14:textId="2C0A6EE3" w:rsidR="00533211" w:rsidRPr="009754A0" w:rsidRDefault="00533211" w:rsidP="00256116">
      <w:pPr>
        <w:numPr>
          <w:ilvl w:val="0"/>
          <w:numId w:val="12"/>
        </w:numPr>
        <w:spacing w:after="60" w:line="276" w:lineRule="auto"/>
        <w:jc w:val="both"/>
        <w:rPr>
          <w:rFonts w:ascii="Times New Roman" w:hAnsi="Times New Roman" w:cs="Times New Roman"/>
        </w:rPr>
      </w:pPr>
      <w:r w:rsidRPr="009754A0">
        <w:rPr>
          <w:rFonts w:ascii="Times New Roman" w:hAnsi="Times New Roman" w:cs="Times New Roman"/>
        </w:rPr>
        <w:t xml:space="preserve">Particulate </w:t>
      </w:r>
      <w:r w:rsidR="00F54226" w:rsidRPr="009754A0">
        <w:rPr>
          <w:rFonts w:ascii="Times New Roman" w:hAnsi="Times New Roman" w:cs="Times New Roman"/>
        </w:rPr>
        <w:t>sensor PMS5003</w:t>
      </w:r>
      <w:r w:rsidRPr="009754A0">
        <w:rPr>
          <w:rFonts w:ascii="Times New Roman" w:hAnsi="Times New Roman" w:cs="Times New Roman"/>
        </w:rPr>
        <w:t xml:space="preserve"> on Serial3 @ </w:t>
      </w:r>
      <w:r w:rsidR="00F54226" w:rsidRPr="009754A0">
        <w:rPr>
          <w:rFonts w:ascii="Times New Roman" w:hAnsi="Times New Roman" w:cs="Times New Roman"/>
        </w:rPr>
        <w:t>9,600</w:t>
      </w:r>
      <w:r w:rsidRPr="009754A0">
        <w:rPr>
          <w:rFonts w:ascii="Times New Roman" w:hAnsi="Times New Roman" w:cs="Times New Roman"/>
        </w:rPr>
        <w:t> baud, checksum</w:t>
      </w:r>
      <w:r w:rsidRPr="009754A0">
        <w:rPr>
          <w:rFonts w:ascii="Times New Roman" w:hAnsi="Times New Roman" w:cs="Times New Roman"/>
        </w:rPr>
        <w:noBreakHyphen/>
        <w:t xml:space="preserve">verified </w:t>
      </w:r>
      <w:r w:rsidR="00F54226" w:rsidRPr="009754A0">
        <w:rPr>
          <w:rFonts w:ascii="Times New Roman" w:hAnsi="Times New Roman" w:cs="Times New Roman"/>
        </w:rPr>
        <w:t>32-byte</w:t>
      </w:r>
      <w:r w:rsidRPr="009754A0">
        <w:rPr>
          <w:rFonts w:ascii="Times New Roman" w:hAnsi="Times New Roman" w:cs="Times New Roman"/>
        </w:rPr>
        <w:t xml:space="preserve"> frames.</w:t>
      </w:r>
    </w:p>
    <w:p w14:paraId="68C1A947" w14:textId="47A082E3" w:rsidR="00533211" w:rsidRPr="009754A0" w:rsidRDefault="00533211" w:rsidP="00256116">
      <w:pPr>
        <w:numPr>
          <w:ilvl w:val="0"/>
          <w:numId w:val="12"/>
        </w:numPr>
        <w:spacing w:after="60" w:line="276" w:lineRule="auto"/>
        <w:jc w:val="both"/>
        <w:rPr>
          <w:rFonts w:ascii="Times New Roman" w:hAnsi="Times New Roman" w:cs="Times New Roman"/>
        </w:rPr>
      </w:pPr>
      <w:r w:rsidRPr="009754A0">
        <w:rPr>
          <w:rFonts w:ascii="Times New Roman" w:hAnsi="Times New Roman" w:cs="Times New Roman"/>
        </w:rPr>
        <w:t>Temp/</w:t>
      </w:r>
      <w:r w:rsidR="00F54226" w:rsidRPr="009754A0">
        <w:rPr>
          <w:rFonts w:ascii="Times New Roman" w:hAnsi="Times New Roman" w:cs="Times New Roman"/>
        </w:rPr>
        <w:t>Humidity DHT</w:t>
      </w:r>
      <w:r w:rsidRPr="009754A0">
        <w:rPr>
          <w:rFonts w:ascii="Times New Roman" w:hAnsi="Times New Roman" w:cs="Times New Roman"/>
        </w:rPr>
        <w:noBreakHyphen/>
        <w:t>11 on GPIO 4, polled every 2.1 s.</w:t>
      </w:r>
    </w:p>
    <w:p w14:paraId="6887FB35" w14:textId="74EDD310" w:rsidR="00533211" w:rsidRPr="009754A0" w:rsidRDefault="00533211" w:rsidP="00256116">
      <w:pPr>
        <w:numPr>
          <w:ilvl w:val="0"/>
          <w:numId w:val="12"/>
        </w:numPr>
        <w:spacing w:after="60" w:line="276" w:lineRule="auto"/>
        <w:jc w:val="both"/>
        <w:rPr>
          <w:rFonts w:ascii="Times New Roman" w:hAnsi="Times New Roman" w:cs="Times New Roman"/>
        </w:rPr>
      </w:pPr>
      <w:r w:rsidRPr="009754A0">
        <w:rPr>
          <w:rFonts w:ascii="Times New Roman" w:hAnsi="Times New Roman" w:cs="Times New Roman"/>
        </w:rPr>
        <w:t>SIM800 GSM on Serial1 @ </w:t>
      </w:r>
      <w:r w:rsidR="00F54226" w:rsidRPr="009754A0">
        <w:rPr>
          <w:rFonts w:ascii="Times New Roman" w:hAnsi="Times New Roman" w:cs="Times New Roman"/>
        </w:rPr>
        <w:t>4,800</w:t>
      </w:r>
      <w:r w:rsidRPr="009754A0">
        <w:rPr>
          <w:rFonts w:ascii="Times New Roman" w:hAnsi="Times New Roman" w:cs="Times New Roman"/>
        </w:rPr>
        <w:t> baud (SMS, HTTP</w:t>
      </w:r>
      <w:r w:rsidR="00762F04">
        <w:rPr>
          <w:rFonts w:ascii="Times New Roman" w:hAnsi="Times New Roman" w:cs="Times New Roman"/>
        </w:rPr>
        <w:t>,</w:t>
      </w:r>
      <w:r w:rsidRPr="009754A0">
        <w:rPr>
          <w:rFonts w:ascii="Times New Roman" w:hAnsi="Times New Roman" w:cs="Times New Roman"/>
        </w:rPr>
        <w:t xml:space="preserve"> AT commands)</w:t>
      </w:r>
    </w:p>
    <w:p w14:paraId="43BD081B" w14:textId="0B5320AC" w:rsidR="00533211" w:rsidRPr="009754A0" w:rsidRDefault="00B42ECC" w:rsidP="00256116">
      <w:pPr>
        <w:numPr>
          <w:ilvl w:val="0"/>
          <w:numId w:val="12"/>
        </w:numPr>
        <w:spacing w:after="60" w:line="276" w:lineRule="auto"/>
        <w:jc w:val="both"/>
        <w:rPr>
          <w:rFonts w:ascii="Times New Roman" w:hAnsi="Times New Roman" w:cs="Times New Roman"/>
        </w:rPr>
      </w:pPr>
      <w:r w:rsidRPr="009754A0">
        <w:rPr>
          <w:rFonts w:ascii="Times New Roman" w:hAnsi="Times New Roman" w:cs="Times New Roman"/>
        </w:rPr>
        <w:t>Indicators</w:t>
      </w:r>
      <w:r w:rsidR="00533211" w:rsidRPr="009754A0">
        <w:rPr>
          <w:rFonts w:ascii="Times New Roman" w:hAnsi="Times New Roman" w:cs="Times New Roman"/>
        </w:rPr>
        <w:noBreakHyphen/>
      </w:r>
      <w:r w:rsidRPr="009754A0">
        <w:rPr>
          <w:rFonts w:ascii="Times New Roman" w:hAnsi="Times New Roman" w:cs="Times New Roman"/>
        </w:rPr>
        <w:t>color</w:t>
      </w:r>
      <w:r w:rsidR="00533211" w:rsidRPr="009754A0">
        <w:rPr>
          <w:rFonts w:ascii="Times New Roman" w:hAnsi="Times New Roman" w:cs="Times New Roman"/>
        </w:rPr>
        <w:t xml:space="preserve"> LEDs (green 47, amber 53, red 49), piezo buzzer 6 (PWM tone).</w:t>
      </w:r>
    </w:p>
    <w:p w14:paraId="45ECC435" w14:textId="52D48F37" w:rsidR="00533211" w:rsidRPr="009754A0" w:rsidRDefault="00533211" w:rsidP="00256116">
      <w:pPr>
        <w:numPr>
          <w:ilvl w:val="0"/>
          <w:numId w:val="12"/>
        </w:numPr>
        <w:spacing w:after="60" w:line="276" w:lineRule="auto"/>
        <w:jc w:val="both"/>
        <w:rPr>
          <w:rFonts w:ascii="Times New Roman" w:hAnsi="Times New Roman" w:cs="Times New Roman"/>
        </w:rPr>
      </w:pPr>
      <w:r w:rsidRPr="009754A0">
        <w:rPr>
          <w:rFonts w:ascii="Times New Roman" w:hAnsi="Times New Roman" w:cs="Times New Roman"/>
        </w:rPr>
        <w:t>Power</w:t>
      </w:r>
      <w:r w:rsidRPr="009754A0">
        <w:rPr>
          <w:rFonts w:ascii="Times New Roman" w:hAnsi="Times New Roman" w:cs="Times New Roman"/>
        </w:rPr>
        <w:t> </w:t>
      </w:r>
      <w:r w:rsidRPr="009754A0">
        <w:rPr>
          <w:rFonts w:ascii="Times New Roman" w:hAnsi="Times New Roman" w:cs="Times New Roman"/>
        </w:rPr>
        <w:t xml:space="preserve">5 V DC mains with </w:t>
      </w:r>
      <w:r w:rsidR="00B42ECC" w:rsidRPr="009754A0">
        <w:rPr>
          <w:rFonts w:ascii="Times New Roman" w:hAnsi="Times New Roman" w:cs="Times New Roman"/>
        </w:rPr>
        <w:t>1,200</w:t>
      </w:r>
      <w:r w:rsidRPr="009754A0">
        <w:rPr>
          <w:rFonts w:ascii="Times New Roman" w:hAnsi="Times New Roman" w:cs="Times New Roman"/>
        </w:rPr>
        <w:t> mAh Li</w:t>
      </w:r>
      <w:r w:rsidRPr="009754A0">
        <w:rPr>
          <w:rFonts w:ascii="Times New Roman" w:hAnsi="Times New Roman" w:cs="Times New Roman"/>
        </w:rPr>
        <w:noBreakHyphen/>
        <w:t>ion backup; low</w:t>
      </w:r>
      <w:r w:rsidRPr="009754A0">
        <w:rPr>
          <w:rFonts w:ascii="Times New Roman" w:hAnsi="Times New Roman" w:cs="Times New Roman"/>
        </w:rPr>
        <w:noBreakHyphen/>
        <w:t>battery interrupt triggers power</w:t>
      </w:r>
      <w:r w:rsidRPr="009754A0">
        <w:rPr>
          <w:rFonts w:ascii="Times New Roman" w:hAnsi="Times New Roman" w:cs="Times New Roman"/>
        </w:rPr>
        <w:noBreakHyphen/>
        <w:t>save firmware mode.</w:t>
      </w:r>
    </w:p>
    <w:p w14:paraId="272FFB46" w14:textId="77777777" w:rsidR="00533211" w:rsidRPr="009754A0" w:rsidRDefault="00533211" w:rsidP="00256116">
      <w:pPr>
        <w:spacing w:after="60" w:line="276" w:lineRule="auto"/>
        <w:jc w:val="both"/>
        <w:rPr>
          <w:rFonts w:ascii="Times New Roman" w:hAnsi="Times New Roman" w:cs="Times New Roman"/>
        </w:rPr>
      </w:pPr>
      <w:r w:rsidRPr="009754A0">
        <w:rPr>
          <w:rFonts w:ascii="Times New Roman" w:hAnsi="Times New Roman" w:cs="Times New Roman"/>
        </w:rPr>
        <w:t>Operating environment</w:t>
      </w:r>
    </w:p>
    <w:p w14:paraId="76C773FC" w14:textId="77777777" w:rsidR="00533211" w:rsidRPr="009754A0" w:rsidRDefault="00533211" w:rsidP="00256116">
      <w:pPr>
        <w:numPr>
          <w:ilvl w:val="0"/>
          <w:numId w:val="13"/>
        </w:numPr>
        <w:spacing w:after="60" w:line="276" w:lineRule="auto"/>
        <w:jc w:val="both"/>
        <w:rPr>
          <w:rFonts w:ascii="Times New Roman" w:hAnsi="Times New Roman" w:cs="Times New Roman"/>
        </w:rPr>
      </w:pPr>
      <w:r w:rsidRPr="009754A0">
        <w:rPr>
          <w:rFonts w:ascii="Times New Roman" w:hAnsi="Times New Roman" w:cs="Times New Roman"/>
        </w:rPr>
        <w:t>Edge node</w:t>
      </w:r>
      <w:r w:rsidRPr="009754A0">
        <w:rPr>
          <w:rFonts w:ascii="Times New Roman" w:hAnsi="Times New Roman" w:cs="Times New Roman"/>
        </w:rPr>
        <w:t> </w:t>
      </w:r>
      <w:r w:rsidRPr="009754A0">
        <w:rPr>
          <w:rFonts w:ascii="Times New Roman" w:hAnsi="Times New Roman" w:cs="Times New Roman"/>
        </w:rPr>
        <w:t>IP54 ABS enclosure, –10 °C … 50 °C, ≤ 90 % RH non</w:t>
      </w:r>
      <w:r w:rsidRPr="009754A0">
        <w:rPr>
          <w:rFonts w:ascii="Times New Roman" w:hAnsi="Times New Roman" w:cs="Times New Roman"/>
        </w:rPr>
        <w:noBreakHyphen/>
        <w:t>condensing.</w:t>
      </w:r>
    </w:p>
    <w:p w14:paraId="5CB9764B" w14:textId="0F0D41D6" w:rsidR="00533211" w:rsidRPr="009754A0" w:rsidRDefault="00386BDD" w:rsidP="00256116">
      <w:pPr>
        <w:numPr>
          <w:ilvl w:val="0"/>
          <w:numId w:val="13"/>
        </w:numPr>
        <w:spacing w:after="60" w:line="276" w:lineRule="auto"/>
        <w:jc w:val="both"/>
        <w:rPr>
          <w:rFonts w:ascii="Times New Roman" w:hAnsi="Times New Roman" w:cs="Times New Roman"/>
        </w:rPr>
      </w:pPr>
      <w:r w:rsidRPr="009754A0">
        <w:rPr>
          <w:rFonts w:ascii="Times New Roman" w:hAnsi="Times New Roman" w:cs="Times New Roman"/>
        </w:rPr>
        <w:t>Server Ubuntu</w:t>
      </w:r>
      <w:r w:rsidR="00533211" w:rsidRPr="009754A0">
        <w:rPr>
          <w:rFonts w:ascii="Times New Roman" w:hAnsi="Times New Roman" w:cs="Times New Roman"/>
        </w:rPr>
        <w:t xml:space="preserve"> 22.04 LTS droplet (2 vCPU / 2 GB RAM) </w:t>
      </w:r>
      <w:r w:rsidRPr="009754A0">
        <w:rPr>
          <w:rFonts w:ascii="Times New Roman" w:hAnsi="Times New Roman" w:cs="Times New Roman"/>
        </w:rPr>
        <w:t>by Vercel</w:t>
      </w:r>
      <w:r w:rsidR="00533211" w:rsidRPr="009754A0">
        <w:rPr>
          <w:rFonts w:ascii="Times New Roman" w:hAnsi="Times New Roman" w:cs="Times New Roman"/>
        </w:rPr>
        <w:t>; Nginx reverse proxy; TLS via Let’s Encrypt.</w:t>
      </w:r>
    </w:p>
    <w:p w14:paraId="51FBFCE0" w14:textId="61EC19EF" w:rsidR="00533211" w:rsidRPr="009754A0" w:rsidRDefault="00533211" w:rsidP="00256116">
      <w:pPr>
        <w:numPr>
          <w:ilvl w:val="0"/>
          <w:numId w:val="13"/>
        </w:numPr>
        <w:spacing w:after="60" w:line="276" w:lineRule="auto"/>
        <w:jc w:val="both"/>
        <w:rPr>
          <w:rFonts w:ascii="Times New Roman" w:hAnsi="Times New Roman" w:cs="Times New Roman"/>
        </w:rPr>
      </w:pPr>
      <w:r w:rsidRPr="009754A0">
        <w:rPr>
          <w:rFonts w:ascii="Times New Roman" w:hAnsi="Times New Roman" w:cs="Times New Roman"/>
        </w:rPr>
        <w:t>Network</w:t>
      </w:r>
      <w:r w:rsidRPr="009754A0">
        <w:rPr>
          <w:rFonts w:ascii="Times New Roman" w:hAnsi="Times New Roman" w:cs="Times New Roman"/>
        </w:rPr>
        <w:t> </w:t>
      </w:r>
      <w:r w:rsidRPr="009754A0">
        <w:rPr>
          <w:rFonts w:ascii="Times New Roman" w:hAnsi="Times New Roman" w:cs="Times New Roman"/>
        </w:rPr>
        <w:t>GSM 900/1800 MHz (MTN primary, Airtel fallback), ~250 </w:t>
      </w:r>
      <w:r w:rsidR="003842BE" w:rsidRPr="009754A0">
        <w:rPr>
          <w:rFonts w:ascii="Times New Roman" w:hAnsi="Times New Roman" w:cs="Times New Roman"/>
        </w:rPr>
        <w:t>kbps¹</w:t>
      </w:r>
      <w:r w:rsidRPr="009754A0">
        <w:rPr>
          <w:rFonts w:ascii="Times New Roman" w:hAnsi="Times New Roman" w:cs="Times New Roman"/>
        </w:rPr>
        <w:t xml:space="preserve"> uplink; intranet Wi</w:t>
      </w:r>
      <w:r w:rsidRPr="009754A0">
        <w:rPr>
          <w:rFonts w:ascii="Times New Roman" w:hAnsi="Times New Roman" w:cs="Times New Roman"/>
        </w:rPr>
        <w:noBreakHyphen/>
        <w:t>Fi for dashboard access.</w:t>
      </w:r>
    </w:p>
    <w:p w14:paraId="4B211137" w14:textId="77777777" w:rsidR="00533211" w:rsidRPr="009754A0" w:rsidRDefault="00533211" w:rsidP="00256116">
      <w:pPr>
        <w:numPr>
          <w:ilvl w:val="0"/>
          <w:numId w:val="13"/>
        </w:numPr>
        <w:spacing w:after="60" w:line="276" w:lineRule="auto"/>
        <w:jc w:val="both"/>
        <w:rPr>
          <w:rFonts w:ascii="Times New Roman" w:hAnsi="Times New Roman" w:cs="Times New Roman"/>
        </w:rPr>
      </w:pPr>
      <w:r w:rsidRPr="009754A0">
        <w:rPr>
          <w:rFonts w:ascii="Times New Roman" w:hAnsi="Times New Roman" w:cs="Times New Roman"/>
        </w:rPr>
        <w:t>Workstations</w:t>
      </w:r>
      <w:r w:rsidRPr="009754A0">
        <w:rPr>
          <w:rFonts w:ascii="Times New Roman" w:hAnsi="Times New Roman" w:cs="Times New Roman"/>
        </w:rPr>
        <w:t> </w:t>
      </w:r>
      <w:r w:rsidRPr="009754A0">
        <w:rPr>
          <w:rFonts w:ascii="Times New Roman" w:hAnsi="Times New Roman" w:cs="Times New Roman"/>
        </w:rPr>
        <w:t>Chrome ≥ 114 / Firefox ≥ 120 on Windows 11, Ubuntu 22.04, Android 13.</w:t>
      </w:r>
    </w:p>
    <w:p w14:paraId="4E9E3DC7" w14:textId="7AB3233F" w:rsidR="00533211" w:rsidRPr="009754A0" w:rsidRDefault="00386BDD" w:rsidP="00256116">
      <w:pPr>
        <w:numPr>
          <w:ilvl w:val="0"/>
          <w:numId w:val="13"/>
        </w:numPr>
        <w:spacing w:after="60" w:line="276" w:lineRule="auto"/>
        <w:jc w:val="both"/>
        <w:rPr>
          <w:rFonts w:ascii="Times New Roman" w:hAnsi="Times New Roman" w:cs="Times New Roman"/>
        </w:rPr>
      </w:pPr>
      <w:r w:rsidRPr="009754A0">
        <w:rPr>
          <w:rFonts w:ascii="Times New Roman" w:hAnsi="Times New Roman" w:cs="Times New Roman"/>
        </w:rPr>
        <w:t>Third-party:</w:t>
      </w:r>
      <w:r w:rsidR="00533211" w:rsidRPr="009754A0">
        <w:rPr>
          <w:rFonts w:ascii="Times New Roman" w:hAnsi="Times New Roman" w:cs="Times New Roman"/>
        </w:rPr>
        <w:t xml:space="preserve"> executables</w:t>
      </w:r>
      <w:r w:rsidR="00533211" w:rsidRPr="009754A0">
        <w:rPr>
          <w:rFonts w:ascii="Times New Roman" w:hAnsi="Times New Roman" w:cs="Times New Roman"/>
        </w:rPr>
        <w:t> </w:t>
      </w:r>
      <w:r w:rsidR="00533211" w:rsidRPr="009754A0">
        <w:rPr>
          <w:rFonts w:ascii="Times New Roman" w:hAnsi="Times New Roman" w:cs="Times New Roman"/>
        </w:rPr>
        <w:t>LibreOffice 7 for PDF QA, Grafana 10 for exploratory metrics, Postman 10.25 for API smoke tests.</w:t>
      </w:r>
    </w:p>
    <w:p w14:paraId="778601A6" w14:textId="77777777" w:rsidR="009E0F3B" w:rsidRPr="009754A0" w:rsidRDefault="009E0F3B" w:rsidP="00256116">
      <w:pPr>
        <w:spacing w:after="60" w:line="276" w:lineRule="auto"/>
        <w:jc w:val="both"/>
        <w:rPr>
          <w:rFonts w:ascii="Times New Roman" w:hAnsi="Times New Roman" w:cs="Times New Roman"/>
        </w:rPr>
      </w:pPr>
    </w:p>
    <w:p w14:paraId="27B4CA1F" w14:textId="17356C3C" w:rsidR="00533211" w:rsidRPr="009754A0" w:rsidRDefault="00533211" w:rsidP="00256116">
      <w:pPr>
        <w:spacing w:after="60" w:line="276" w:lineRule="auto"/>
        <w:jc w:val="both"/>
        <w:rPr>
          <w:rFonts w:ascii="Times New Roman" w:hAnsi="Times New Roman" w:cs="Times New Roman"/>
        </w:rPr>
      </w:pPr>
      <w:r w:rsidRPr="009754A0">
        <w:rPr>
          <w:rFonts w:ascii="Times New Roman" w:hAnsi="Times New Roman" w:cs="Times New Roman"/>
        </w:rPr>
        <w:lastRenderedPageBreak/>
        <w:t>Integration chronology &amp; resolved anomalies</w:t>
      </w:r>
    </w:p>
    <w:p w14:paraId="5DBABE08" w14:textId="66235159" w:rsidR="00533211" w:rsidRPr="009754A0" w:rsidRDefault="00533211" w:rsidP="00256116">
      <w:pPr>
        <w:numPr>
          <w:ilvl w:val="0"/>
          <w:numId w:val="14"/>
        </w:numPr>
        <w:spacing w:after="60" w:line="276" w:lineRule="auto"/>
        <w:jc w:val="both"/>
        <w:rPr>
          <w:rFonts w:ascii="Times New Roman" w:hAnsi="Times New Roman" w:cs="Times New Roman"/>
        </w:rPr>
      </w:pPr>
      <w:r w:rsidRPr="009754A0">
        <w:rPr>
          <w:rFonts w:ascii="Times New Roman" w:hAnsi="Times New Roman" w:cs="Times New Roman"/>
        </w:rPr>
        <w:t>DHT</w:t>
      </w:r>
      <w:r w:rsidRPr="009754A0">
        <w:rPr>
          <w:rFonts w:ascii="Times New Roman" w:hAnsi="Times New Roman" w:cs="Times New Roman"/>
        </w:rPr>
        <w:noBreakHyphen/>
        <w:t>11 time</w:t>
      </w:r>
      <w:r w:rsidRPr="009754A0">
        <w:rPr>
          <w:rFonts w:ascii="Times New Roman" w:hAnsi="Times New Roman" w:cs="Times New Roman"/>
        </w:rPr>
        <w:noBreakHyphen/>
        <w:t xml:space="preserve">outs at high humidity </w:t>
      </w:r>
      <w:r w:rsidRPr="009754A0">
        <w:rPr>
          <w:rFonts w:ascii="Cambria Math" w:hAnsi="Cambria Math" w:cs="Cambria Math"/>
        </w:rPr>
        <w:t>⇒</w:t>
      </w:r>
      <w:r w:rsidRPr="009754A0">
        <w:rPr>
          <w:rFonts w:ascii="Times New Roman" w:hAnsi="Times New Roman" w:cs="Times New Roman"/>
        </w:rPr>
        <w:t xml:space="preserve"> enforced </w:t>
      </w:r>
      <w:r w:rsidR="00386BDD" w:rsidRPr="009754A0">
        <w:rPr>
          <w:rFonts w:ascii="Times New Roman" w:hAnsi="Times New Roman" w:cs="Times New Roman"/>
        </w:rPr>
        <w:t>2.1s</w:t>
      </w:r>
      <w:r w:rsidRPr="009754A0">
        <w:rPr>
          <w:rFonts w:ascii="Times New Roman" w:hAnsi="Times New Roman" w:cs="Times New Roman"/>
        </w:rPr>
        <w:t xml:space="preserve"> poll interval and added retry (commit 0d2c9bf).</w:t>
      </w:r>
    </w:p>
    <w:p w14:paraId="601930A4" w14:textId="77777777" w:rsidR="00533211" w:rsidRPr="009754A0" w:rsidRDefault="00533211" w:rsidP="00256116">
      <w:pPr>
        <w:numPr>
          <w:ilvl w:val="0"/>
          <w:numId w:val="14"/>
        </w:numPr>
        <w:spacing w:after="60" w:line="276" w:lineRule="auto"/>
        <w:jc w:val="both"/>
        <w:rPr>
          <w:rFonts w:ascii="Times New Roman" w:hAnsi="Times New Roman" w:cs="Times New Roman"/>
        </w:rPr>
      </w:pPr>
      <w:r w:rsidRPr="009754A0">
        <w:rPr>
          <w:rFonts w:ascii="Times New Roman" w:hAnsi="Times New Roman" w:cs="Times New Roman"/>
        </w:rPr>
        <w:t xml:space="preserve">GSM HTTP failures under weak signal </w:t>
      </w:r>
      <w:r w:rsidRPr="009754A0">
        <w:rPr>
          <w:rFonts w:ascii="Cambria Math" w:hAnsi="Cambria Math" w:cs="Cambria Math"/>
        </w:rPr>
        <w:t>⇒</w:t>
      </w:r>
      <w:r w:rsidRPr="009754A0">
        <w:rPr>
          <w:rFonts w:ascii="Times New Roman" w:hAnsi="Times New Roman" w:cs="Times New Roman"/>
        </w:rPr>
        <w:t xml:space="preserve"> exponential back</w:t>
      </w:r>
      <w:r w:rsidRPr="009754A0">
        <w:rPr>
          <w:rFonts w:ascii="Times New Roman" w:hAnsi="Times New Roman" w:cs="Times New Roman"/>
        </w:rPr>
        <w:noBreakHyphen/>
        <w:t>off and MTN APN switch from “internet” → “webmtn” (commit 19f4a1e).</w:t>
      </w:r>
    </w:p>
    <w:p w14:paraId="639B5236" w14:textId="3C91EE1B" w:rsidR="00533211" w:rsidRPr="009754A0" w:rsidRDefault="00533211" w:rsidP="00256116">
      <w:pPr>
        <w:numPr>
          <w:ilvl w:val="0"/>
          <w:numId w:val="14"/>
        </w:numPr>
        <w:spacing w:after="60" w:line="276" w:lineRule="auto"/>
        <w:jc w:val="both"/>
        <w:rPr>
          <w:rFonts w:ascii="Times New Roman" w:hAnsi="Times New Roman" w:cs="Times New Roman"/>
        </w:rPr>
      </w:pPr>
      <w:r w:rsidRPr="009754A0">
        <w:rPr>
          <w:rFonts w:ascii="Times New Roman" w:hAnsi="Times New Roman" w:cs="Times New Roman"/>
        </w:rPr>
        <w:t xml:space="preserve">UTC/UTC+3 mismatch between dashboard and DB </w:t>
      </w:r>
      <w:r w:rsidRPr="009754A0">
        <w:rPr>
          <w:rFonts w:ascii="Cambria Math" w:hAnsi="Cambria Math" w:cs="Cambria Math"/>
        </w:rPr>
        <w:t>⇒</w:t>
      </w:r>
      <w:r w:rsidRPr="009754A0">
        <w:rPr>
          <w:rFonts w:ascii="Times New Roman" w:hAnsi="Times New Roman" w:cs="Times New Roman"/>
        </w:rPr>
        <w:t xml:space="preserve"> all timestamps </w:t>
      </w:r>
      <w:r w:rsidR="00386BDD" w:rsidRPr="009754A0">
        <w:rPr>
          <w:rFonts w:ascii="Times New Roman" w:hAnsi="Times New Roman" w:cs="Times New Roman"/>
        </w:rPr>
        <w:t>normalized</w:t>
      </w:r>
      <w:r w:rsidRPr="009754A0">
        <w:rPr>
          <w:rFonts w:ascii="Times New Roman" w:hAnsi="Times New Roman" w:cs="Times New Roman"/>
        </w:rPr>
        <w:t xml:space="preserve"> to ISO</w:t>
      </w:r>
      <w:r w:rsidRPr="009754A0">
        <w:rPr>
          <w:rFonts w:ascii="Times New Roman" w:hAnsi="Times New Roman" w:cs="Times New Roman"/>
        </w:rPr>
        <w:noBreakHyphen/>
        <w:t>8601 UTC (commit 3b77d45).</w:t>
      </w:r>
      <w:r w:rsidRPr="009754A0">
        <w:rPr>
          <w:rFonts w:ascii="Times New Roman" w:hAnsi="Times New Roman" w:cs="Times New Roman"/>
        </w:rPr>
        <w:br/>
        <w:t>All incidents are recorded in the Git change</w:t>
      </w:r>
      <w:r w:rsidRPr="009754A0">
        <w:rPr>
          <w:rFonts w:ascii="Times New Roman" w:hAnsi="Times New Roman" w:cs="Times New Roman"/>
        </w:rPr>
        <w:noBreakHyphen/>
        <w:t>log with root</w:t>
      </w:r>
      <w:r w:rsidRPr="009754A0">
        <w:rPr>
          <w:rFonts w:ascii="Times New Roman" w:hAnsi="Times New Roman" w:cs="Times New Roman"/>
        </w:rPr>
        <w:noBreakHyphen/>
        <w:t>cause notes.</w:t>
      </w:r>
    </w:p>
    <w:p w14:paraId="58ADD23C" w14:textId="77777777" w:rsidR="00533211" w:rsidRPr="009754A0" w:rsidRDefault="00533211" w:rsidP="00256116">
      <w:pPr>
        <w:spacing w:after="60" w:line="276" w:lineRule="auto"/>
        <w:jc w:val="both"/>
        <w:rPr>
          <w:rFonts w:ascii="Times New Roman" w:hAnsi="Times New Roman" w:cs="Times New Roman"/>
        </w:rPr>
      </w:pPr>
      <w:r w:rsidRPr="009754A0">
        <w:rPr>
          <w:rFonts w:ascii="Times New Roman" w:hAnsi="Times New Roman" w:cs="Times New Roman"/>
        </w:rPr>
        <w:t>Good programming practice</w:t>
      </w:r>
    </w:p>
    <w:p w14:paraId="1F6721DD" w14:textId="77777777" w:rsidR="00533211" w:rsidRPr="009754A0" w:rsidRDefault="00533211" w:rsidP="00256116">
      <w:pPr>
        <w:numPr>
          <w:ilvl w:val="0"/>
          <w:numId w:val="15"/>
        </w:numPr>
        <w:spacing w:after="60" w:line="276" w:lineRule="auto"/>
        <w:jc w:val="both"/>
        <w:rPr>
          <w:rFonts w:ascii="Times New Roman" w:hAnsi="Times New Roman" w:cs="Times New Roman"/>
        </w:rPr>
      </w:pPr>
      <w:r w:rsidRPr="009754A0">
        <w:rPr>
          <w:rFonts w:ascii="Times New Roman" w:hAnsi="Times New Roman" w:cs="Times New Roman"/>
        </w:rPr>
        <w:t>CamelCase variables, PascalCase classes, SCREAMING_SNAKE constants; 120</w:t>
      </w:r>
      <w:r w:rsidRPr="009754A0">
        <w:rPr>
          <w:rFonts w:ascii="Times New Roman" w:hAnsi="Times New Roman" w:cs="Times New Roman"/>
        </w:rPr>
        <w:noBreakHyphen/>
        <w:t>column wrap; Prettier auto</w:t>
      </w:r>
      <w:r w:rsidRPr="009754A0">
        <w:rPr>
          <w:rFonts w:ascii="Times New Roman" w:hAnsi="Times New Roman" w:cs="Times New Roman"/>
        </w:rPr>
        <w:noBreakHyphen/>
        <w:t>format.</w:t>
      </w:r>
    </w:p>
    <w:p w14:paraId="528ADB7F" w14:textId="06B62DBC" w:rsidR="00533211" w:rsidRPr="009754A0" w:rsidRDefault="00533211" w:rsidP="00256116">
      <w:pPr>
        <w:numPr>
          <w:ilvl w:val="0"/>
          <w:numId w:val="15"/>
        </w:numPr>
        <w:spacing w:after="60" w:line="276" w:lineRule="auto"/>
        <w:jc w:val="both"/>
        <w:rPr>
          <w:rFonts w:ascii="Times New Roman" w:hAnsi="Times New Roman" w:cs="Times New Roman"/>
        </w:rPr>
      </w:pPr>
      <w:r w:rsidRPr="009754A0">
        <w:rPr>
          <w:rFonts w:ascii="Times New Roman" w:hAnsi="Times New Roman" w:cs="Times New Roman"/>
        </w:rPr>
        <w:t>Static analysis: tsc</w:t>
      </w:r>
      <w:r w:rsidR="00386BDD" w:rsidRPr="009754A0">
        <w:rPr>
          <w:rFonts w:ascii="Times New Roman" w:hAnsi="Times New Roman" w:cs="Times New Roman"/>
        </w:rPr>
        <w:t xml:space="preserve">-- </w:t>
      </w:r>
      <w:r w:rsidRPr="009754A0">
        <w:rPr>
          <w:rFonts w:ascii="Times New Roman" w:hAnsi="Times New Roman" w:cs="Times New Roman"/>
        </w:rPr>
        <w:t xml:space="preserve">strict, ESLint (Airbnb), </w:t>
      </w:r>
      <w:r w:rsidR="00386BDD" w:rsidRPr="009754A0">
        <w:rPr>
          <w:rFonts w:ascii="Times New Roman" w:hAnsi="Times New Roman" w:cs="Times New Roman"/>
        </w:rPr>
        <w:t>Arduino Lint</w:t>
      </w:r>
      <w:r w:rsidRPr="009754A0">
        <w:rPr>
          <w:rFonts w:ascii="Times New Roman" w:hAnsi="Times New Roman" w:cs="Times New Roman"/>
        </w:rPr>
        <w:t>.</w:t>
      </w:r>
    </w:p>
    <w:p w14:paraId="34138A87" w14:textId="6320416D" w:rsidR="00533211" w:rsidRPr="009754A0" w:rsidRDefault="00533211" w:rsidP="00256116">
      <w:pPr>
        <w:numPr>
          <w:ilvl w:val="0"/>
          <w:numId w:val="15"/>
        </w:numPr>
        <w:spacing w:after="60" w:line="276" w:lineRule="auto"/>
        <w:jc w:val="both"/>
        <w:rPr>
          <w:rFonts w:ascii="Times New Roman" w:hAnsi="Times New Roman" w:cs="Times New Roman"/>
        </w:rPr>
      </w:pPr>
      <w:r w:rsidRPr="009754A0">
        <w:rPr>
          <w:rFonts w:ascii="Times New Roman" w:hAnsi="Times New Roman" w:cs="Times New Roman"/>
        </w:rPr>
        <w:t xml:space="preserve">Firmware branch coverage 92 % (Unity); </w:t>
      </w:r>
      <w:r w:rsidR="00386BDD" w:rsidRPr="009754A0">
        <w:rPr>
          <w:rFonts w:ascii="Times New Roman" w:hAnsi="Times New Roman" w:cs="Times New Roman"/>
        </w:rPr>
        <w:t>back-end</w:t>
      </w:r>
      <w:r w:rsidRPr="009754A0">
        <w:rPr>
          <w:rFonts w:ascii="Times New Roman" w:hAnsi="Times New Roman" w:cs="Times New Roman"/>
        </w:rPr>
        <w:t xml:space="preserve"> line coverage 85 % (Jest).</w:t>
      </w:r>
    </w:p>
    <w:p w14:paraId="6CB62C64" w14:textId="77903984" w:rsidR="00533211" w:rsidRPr="009754A0" w:rsidRDefault="00533211" w:rsidP="00256116">
      <w:pPr>
        <w:numPr>
          <w:ilvl w:val="0"/>
          <w:numId w:val="15"/>
        </w:numPr>
        <w:spacing w:after="60" w:line="276" w:lineRule="auto"/>
        <w:jc w:val="both"/>
        <w:rPr>
          <w:rFonts w:ascii="Times New Roman" w:hAnsi="Times New Roman" w:cs="Times New Roman"/>
        </w:rPr>
      </w:pPr>
      <w:r w:rsidRPr="009754A0">
        <w:rPr>
          <w:rFonts w:ascii="Times New Roman" w:hAnsi="Times New Roman" w:cs="Times New Roman"/>
        </w:rPr>
        <w:t xml:space="preserve">Every source file carries an SPDX </w:t>
      </w:r>
      <w:r w:rsidR="00386BDD" w:rsidRPr="009754A0">
        <w:rPr>
          <w:rFonts w:ascii="Times New Roman" w:hAnsi="Times New Roman" w:cs="Times New Roman"/>
        </w:rPr>
        <w:t>license</w:t>
      </w:r>
      <w:r w:rsidRPr="009754A0">
        <w:rPr>
          <w:rFonts w:ascii="Times New Roman" w:hAnsi="Times New Roman" w:cs="Times New Roman"/>
        </w:rPr>
        <w:t xml:space="preserve"> header and </w:t>
      </w:r>
      <w:r w:rsidR="003842BE" w:rsidRPr="009754A0">
        <w:rPr>
          <w:rFonts w:ascii="Times New Roman" w:hAnsi="Times New Roman" w:cs="Times New Roman"/>
        </w:rPr>
        <w:t>change</w:t>
      </w:r>
      <w:r w:rsidRPr="009754A0">
        <w:rPr>
          <w:rFonts w:ascii="Times New Roman" w:hAnsi="Times New Roman" w:cs="Times New Roman"/>
        </w:rPr>
        <w:t xml:space="preserve"> history.</w:t>
      </w:r>
    </w:p>
    <w:p w14:paraId="23D1DFE2" w14:textId="4A328FE9" w:rsidR="00533211" w:rsidRPr="009754A0" w:rsidRDefault="00533211" w:rsidP="00256116">
      <w:pPr>
        <w:numPr>
          <w:ilvl w:val="0"/>
          <w:numId w:val="15"/>
        </w:numPr>
        <w:spacing w:after="60" w:line="276" w:lineRule="auto"/>
        <w:jc w:val="both"/>
        <w:rPr>
          <w:rFonts w:ascii="Times New Roman" w:hAnsi="Times New Roman" w:cs="Times New Roman"/>
        </w:rPr>
      </w:pPr>
      <w:r w:rsidRPr="009754A0">
        <w:rPr>
          <w:rFonts w:ascii="Times New Roman" w:hAnsi="Times New Roman" w:cs="Times New Roman"/>
        </w:rPr>
        <w:t>CONTRIBUTING.md documents GitFlow branching, commit</w:t>
      </w:r>
      <w:r w:rsidRPr="009754A0">
        <w:rPr>
          <w:rFonts w:ascii="Times New Roman" w:hAnsi="Times New Roman" w:cs="Times New Roman"/>
        </w:rPr>
        <w:noBreakHyphen/>
        <w:t>message style</w:t>
      </w:r>
      <w:r w:rsidR="00386BDD" w:rsidRPr="009754A0">
        <w:rPr>
          <w:rFonts w:ascii="Times New Roman" w:hAnsi="Times New Roman" w:cs="Times New Roman"/>
        </w:rPr>
        <w:t>,</w:t>
      </w:r>
      <w:r w:rsidRPr="009754A0">
        <w:rPr>
          <w:rFonts w:ascii="Times New Roman" w:hAnsi="Times New Roman" w:cs="Times New Roman"/>
        </w:rPr>
        <w:t xml:space="preserve"> and review checklist.</w:t>
      </w:r>
    </w:p>
    <w:p w14:paraId="458695C7" w14:textId="77777777" w:rsidR="00533211" w:rsidRPr="009754A0" w:rsidRDefault="00533211" w:rsidP="00256116">
      <w:pPr>
        <w:spacing w:after="60" w:line="276" w:lineRule="auto"/>
        <w:jc w:val="both"/>
        <w:rPr>
          <w:rFonts w:ascii="Times New Roman" w:hAnsi="Times New Roman" w:cs="Times New Roman"/>
        </w:rPr>
      </w:pPr>
      <w:r w:rsidRPr="009754A0">
        <w:rPr>
          <w:rFonts w:ascii="Times New Roman" w:hAnsi="Times New Roman" w:cs="Times New Roman"/>
        </w:rPr>
        <w:t>Dynamic testing</w:t>
      </w:r>
    </w:p>
    <w:p w14:paraId="572CC15E" w14:textId="688217EC" w:rsidR="00533211" w:rsidRPr="009754A0" w:rsidRDefault="00533211" w:rsidP="00256116">
      <w:pPr>
        <w:numPr>
          <w:ilvl w:val="0"/>
          <w:numId w:val="16"/>
        </w:numPr>
        <w:spacing w:after="60" w:line="276" w:lineRule="auto"/>
        <w:jc w:val="both"/>
        <w:rPr>
          <w:rFonts w:ascii="Times New Roman" w:hAnsi="Times New Roman" w:cs="Times New Roman"/>
        </w:rPr>
      </w:pPr>
      <w:r w:rsidRPr="009754A0">
        <w:rPr>
          <w:rFonts w:ascii="Times New Roman" w:hAnsi="Times New Roman" w:cs="Times New Roman"/>
        </w:rPr>
        <w:t>Firmware subjected to emulated sensor sweeps on logic</w:t>
      </w:r>
      <w:r w:rsidRPr="009754A0">
        <w:rPr>
          <w:rFonts w:ascii="Times New Roman" w:hAnsi="Times New Roman" w:cs="Times New Roman"/>
        </w:rPr>
        <w:noBreakHyphen/>
      </w:r>
      <w:r w:rsidR="00386BDD" w:rsidRPr="009754A0">
        <w:rPr>
          <w:rFonts w:ascii="Times New Roman" w:hAnsi="Times New Roman" w:cs="Times New Roman"/>
        </w:rPr>
        <w:t>analyzer</w:t>
      </w:r>
      <w:r w:rsidRPr="009754A0">
        <w:rPr>
          <w:rFonts w:ascii="Times New Roman" w:hAnsi="Times New Roman" w:cs="Times New Roman"/>
        </w:rPr>
        <w:t xml:space="preserve"> jig; captured with PlatformIO traces.</w:t>
      </w:r>
    </w:p>
    <w:p w14:paraId="6B031753" w14:textId="68E9A0CD" w:rsidR="00533211" w:rsidRPr="009754A0" w:rsidRDefault="00533211" w:rsidP="00256116">
      <w:pPr>
        <w:numPr>
          <w:ilvl w:val="0"/>
          <w:numId w:val="16"/>
        </w:numPr>
        <w:spacing w:after="60" w:line="276" w:lineRule="auto"/>
        <w:jc w:val="both"/>
        <w:rPr>
          <w:rFonts w:ascii="Times New Roman" w:hAnsi="Times New Roman" w:cs="Times New Roman"/>
        </w:rPr>
      </w:pPr>
      <w:r w:rsidRPr="009754A0">
        <w:rPr>
          <w:rFonts w:ascii="Times New Roman" w:hAnsi="Times New Roman" w:cs="Times New Roman"/>
        </w:rPr>
        <w:t>API load</w:t>
      </w:r>
      <w:r w:rsidRPr="009754A0">
        <w:rPr>
          <w:rFonts w:ascii="Times New Roman" w:hAnsi="Times New Roman" w:cs="Times New Roman"/>
        </w:rPr>
        <w:noBreakHyphen/>
        <w:t xml:space="preserve">tested at </w:t>
      </w:r>
      <w:r w:rsidR="00386BDD" w:rsidRPr="009754A0">
        <w:rPr>
          <w:rFonts w:ascii="Times New Roman" w:hAnsi="Times New Roman" w:cs="Times New Roman"/>
        </w:rPr>
        <w:t>1,000</w:t>
      </w:r>
      <w:r w:rsidRPr="009754A0">
        <w:rPr>
          <w:rFonts w:ascii="Times New Roman" w:hAnsi="Times New Roman" w:cs="Times New Roman"/>
        </w:rPr>
        <w:t> rps using Postman Runner; no memory growth.</w:t>
      </w:r>
    </w:p>
    <w:p w14:paraId="70A2C5BB" w14:textId="0FAC14C3" w:rsidR="00533211" w:rsidRPr="009754A0" w:rsidRDefault="00533211" w:rsidP="00256116">
      <w:pPr>
        <w:numPr>
          <w:ilvl w:val="0"/>
          <w:numId w:val="16"/>
        </w:numPr>
        <w:spacing w:after="60" w:line="276" w:lineRule="auto"/>
        <w:jc w:val="both"/>
        <w:rPr>
          <w:rFonts w:ascii="Times New Roman" w:hAnsi="Times New Roman" w:cs="Times New Roman"/>
        </w:rPr>
      </w:pPr>
      <w:r w:rsidRPr="009754A0">
        <w:rPr>
          <w:rFonts w:ascii="Times New Roman" w:hAnsi="Times New Roman" w:cs="Times New Roman"/>
        </w:rPr>
        <w:t xml:space="preserve">Cypress E2E covers login, threshold CRUD, alert flow, </w:t>
      </w:r>
      <w:r w:rsidR="00B301F0" w:rsidRPr="009754A0">
        <w:rPr>
          <w:rFonts w:ascii="Times New Roman" w:hAnsi="Times New Roman" w:cs="Times New Roman"/>
        </w:rPr>
        <w:t xml:space="preserve">and </w:t>
      </w:r>
      <w:r w:rsidRPr="009754A0">
        <w:rPr>
          <w:rFonts w:ascii="Times New Roman" w:hAnsi="Times New Roman" w:cs="Times New Roman"/>
        </w:rPr>
        <w:t>PDF export on Chrome/Firefox/mobile Safari.</w:t>
      </w:r>
    </w:p>
    <w:p w14:paraId="2F889D6E" w14:textId="7616494A" w:rsidR="00533211" w:rsidRPr="009754A0" w:rsidRDefault="00B301F0" w:rsidP="00256116">
      <w:pPr>
        <w:numPr>
          <w:ilvl w:val="0"/>
          <w:numId w:val="16"/>
        </w:numPr>
        <w:spacing w:after="60" w:line="276" w:lineRule="auto"/>
        <w:jc w:val="both"/>
        <w:rPr>
          <w:rFonts w:ascii="Times New Roman" w:hAnsi="Times New Roman" w:cs="Times New Roman"/>
        </w:rPr>
      </w:pPr>
      <w:r w:rsidRPr="009754A0">
        <w:rPr>
          <w:rFonts w:ascii="Times New Roman" w:hAnsi="Times New Roman" w:cs="Times New Roman"/>
        </w:rPr>
        <w:t>168-hour</w:t>
      </w:r>
      <w:r w:rsidR="00533211" w:rsidRPr="009754A0">
        <w:rPr>
          <w:rFonts w:ascii="Times New Roman" w:hAnsi="Times New Roman" w:cs="Times New Roman"/>
        </w:rPr>
        <w:t xml:space="preserve"> soak: zero missed readings, three automatic GSM reconnects, heap stable.</w:t>
      </w:r>
    </w:p>
    <w:p w14:paraId="2314DEE1" w14:textId="3F2031BF" w:rsidR="00386BDD" w:rsidRPr="009754A0" w:rsidRDefault="00386BDD" w:rsidP="00256116">
      <w:pPr>
        <w:spacing w:after="60" w:line="276" w:lineRule="auto"/>
        <w:jc w:val="both"/>
        <w:rPr>
          <w:rFonts w:ascii="Times New Roman" w:hAnsi="Times New Roman" w:cs="Times New Roman"/>
        </w:rPr>
      </w:pPr>
    </w:p>
    <w:p w14:paraId="146679B1" w14:textId="77777777" w:rsidR="00533211" w:rsidRPr="009754A0" w:rsidRDefault="00533211" w:rsidP="00256116">
      <w:pPr>
        <w:pStyle w:val="Heading2"/>
        <w:spacing w:line="276" w:lineRule="auto"/>
        <w:rPr>
          <w:rFonts w:ascii="Times New Roman" w:hAnsi="Times New Roman" w:cs="Times New Roman"/>
          <w:color w:val="auto"/>
        </w:rPr>
      </w:pPr>
      <w:bookmarkStart w:id="23" w:name="_Toc197924289"/>
      <w:r w:rsidRPr="009754A0">
        <w:rPr>
          <w:rFonts w:ascii="Times New Roman" w:hAnsi="Times New Roman" w:cs="Times New Roman"/>
          <w:color w:val="auto"/>
        </w:rPr>
        <w:t>Design Documentation Package</w:t>
      </w:r>
      <w:bookmarkEnd w:id="23"/>
    </w:p>
    <w:p w14:paraId="57FC6B8C" w14:textId="500690EC" w:rsidR="00386BDD" w:rsidRPr="009754A0" w:rsidRDefault="00533211" w:rsidP="00256116">
      <w:pPr>
        <w:spacing w:after="60" w:line="276" w:lineRule="auto"/>
        <w:jc w:val="both"/>
        <w:rPr>
          <w:rFonts w:ascii="Times New Roman" w:hAnsi="Times New Roman" w:cs="Times New Roman"/>
        </w:rPr>
      </w:pPr>
      <w:r w:rsidRPr="009754A0">
        <w:rPr>
          <w:rFonts w:ascii="Times New Roman" w:hAnsi="Times New Roman" w:cs="Times New Roman"/>
        </w:rPr>
        <w:t>All documents reside in /docs, version</w:t>
      </w:r>
      <w:r w:rsidRPr="009754A0">
        <w:rPr>
          <w:rFonts w:ascii="Times New Roman" w:hAnsi="Times New Roman" w:cs="Times New Roman"/>
        </w:rPr>
        <w:noBreakHyphen/>
        <w:t>controlled with code:</w:t>
      </w:r>
    </w:p>
    <w:p w14:paraId="3CDB6347" w14:textId="10D6C29D" w:rsidR="00533211" w:rsidRPr="009754A0" w:rsidRDefault="00533211" w:rsidP="00256116">
      <w:pPr>
        <w:pStyle w:val="Caption"/>
        <w:keepNext/>
        <w:spacing w:line="276" w:lineRule="auto"/>
        <w:rPr>
          <w:rFonts w:ascii="Times New Roman" w:hAnsi="Times New Roman" w:cs="Times New Roman"/>
          <w:color w:val="auto"/>
        </w:rPr>
      </w:pPr>
      <w:bookmarkStart w:id="24" w:name="_Toc197924337"/>
      <w:r w:rsidRPr="009754A0">
        <w:rPr>
          <w:rFonts w:ascii="Times New Roman" w:hAnsi="Times New Roman" w:cs="Times New Roman"/>
          <w:color w:val="auto"/>
        </w:rPr>
        <w:t xml:space="preserve">Table </w:t>
      </w:r>
      <w:r w:rsidR="003802B2" w:rsidRPr="009754A0">
        <w:rPr>
          <w:rFonts w:ascii="Times New Roman" w:hAnsi="Times New Roman" w:cs="Times New Roman"/>
          <w:color w:val="auto"/>
        </w:rPr>
        <w:fldChar w:fldCharType="begin"/>
      </w:r>
      <w:r w:rsidR="003802B2" w:rsidRPr="009754A0">
        <w:rPr>
          <w:rFonts w:ascii="Times New Roman" w:hAnsi="Times New Roman" w:cs="Times New Roman"/>
          <w:color w:val="auto"/>
        </w:rPr>
        <w:instrText xml:space="preserve"> STYLEREF 1 \s </w:instrText>
      </w:r>
      <w:r w:rsidR="003802B2" w:rsidRPr="009754A0">
        <w:rPr>
          <w:rFonts w:ascii="Times New Roman" w:hAnsi="Times New Roman" w:cs="Times New Roman"/>
          <w:color w:val="auto"/>
        </w:rPr>
        <w:fldChar w:fldCharType="separate"/>
      </w:r>
      <w:r w:rsidR="004F2D4E">
        <w:rPr>
          <w:rFonts w:ascii="Times New Roman" w:hAnsi="Times New Roman" w:cs="Times New Roman"/>
          <w:noProof/>
          <w:color w:val="auto"/>
        </w:rPr>
        <w:t>3</w:t>
      </w:r>
      <w:r w:rsidR="003802B2" w:rsidRPr="009754A0">
        <w:rPr>
          <w:rFonts w:ascii="Times New Roman" w:hAnsi="Times New Roman" w:cs="Times New Roman"/>
          <w:color w:val="auto"/>
        </w:rPr>
        <w:fldChar w:fldCharType="end"/>
      </w:r>
      <w:r w:rsidR="009A1D8A" w:rsidRPr="009754A0">
        <w:rPr>
          <w:rFonts w:ascii="Times New Roman" w:hAnsi="Times New Roman" w:cs="Times New Roman"/>
          <w:color w:val="auto"/>
        </w:rPr>
        <w:t>.2</w:t>
      </w:r>
      <w:r w:rsidR="000C0256" w:rsidRPr="009754A0">
        <w:rPr>
          <w:rFonts w:ascii="Times New Roman" w:hAnsi="Times New Roman" w:cs="Times New Roman"/>
          <w:color w:val="auto"/>
        </w:rPr>
        <w:t>.</w:t>
      </w:r>
      <w:r w:rsidR="009754A0" w:rsidRPr="009754A0">
        <w:rPr>
          <w:rFonts w:ascii="Times New Roman" w:hAnsi="Times New Roman" w:cs="Times New Roman"/>
          <w:color w:val="auto"/>
        </w:rPr>
        <w:fldChar w:fldCharType="begin"/>
      </w:r>
      <w:r w:rsidR="009754A0" w:rsidRPr="009754A0">
        <w:rPr>
          <w:rFonts w:ascii="Times New Roman" w:hAnsi="Times New Roman" w:cs="Times New Roman"/>
          <w:color w:val="auto"/>
        </w:rPr>
        <w:instrText xml:space="preserve"> STYLEREF 2 \s </w:instrText>
      </w:r>
      <w:r w:rsidR="009754A0" w:rsidRPr="009754A0">
        <w:rPr>
          <w:rFonts w:ascii="Times New Roman" w:hAnsi="Times New Roman" w:cs="Times New Roman"/>
          <w:color w:val="auto"/>
        </w:rPr>
        <w:fldChar w:fldCharType="separate"/>
      </w:r>
      <w:r w:rsidR="004F2D4E">
        <w:rPr>
          <w:rFonts w:ascii="Times New Roman" w:hAnsi="Times New Roman" w:cs="Times New Roman"/>
          <w:noProof/>
          <w:color w:val="auto"/>
        </w:rPr>
        <w:t>3.2</w:t>
      </w:r>
      <w:r w:rsidR="009754A0" w:rsidRPr="009754A0">
        <w:rPr>
          <w:rFonts w:ascii="Times New Roman" w:hAnsi="Times New Roman" w:cs="Times New Roman"/>
          <w:color w:val="auto"/>
        </w:rPr>
        <w:fldChar w:fldCharType="end"/>
      </w:r>
      <w:r w:rsidR="009754A0" w:rsidRPr="009754A0">
        <w:rPr>
          <w:rFonts w:ascii="Times New Roman" w:hAnsi="Times New Roman" w:cs="Times New Roman"/>
          <w:color w:val="auto"/>
        </w:rPr>
        <w:noBreakHyphen/>
      </w:r>
      <w:r w:rsidR="009754A0" w:rsidRPr="009754A0">
        <w:rPr>
          <w:rFonts w:ascii="Times New Roman" w:hAnsi="Times New Roman" w:cs="Times New Roman"/>
          <w:color w:val="auto"/>
        </w:rPr>
        <w:fldChar w:fldCharType="begin"/>
      </w:r>
      <w:r w:rsidR="009754A0" w:rsidRPr="009754A0">
        <w:rPr>
          <w:rFonts w:ascii="Times New Roman" w:hAnsi="Times New Roman" w:cs="Times New Roman"/>
          <w:color w:val="auto"/>
        </w:rPr>
        <w:instrText xml:space="preserve"> SEQ Table \* ARABIC \s 2 </w:instrText>
      </w:r>
      <w:r w:rsidR="009754A0" w:rsidRPr="009754A0">
        <w:rPr>
          <w:rFonts w:ascii="Times New Roman" w:hAnsi="Times New Roman" w:cs="Times New Roman"/>
          <w:color w:val="auto"/>
        </w:rPr>
        <w:fldChar w:fldCharType="separate"/>
      </w:r>
      <w:r w:rsidR="004F2D4E">
        <w:rPr>
          <w:rFonts w:ascii="Times New Roman" w:hAnsi="Times New Roman" w:cs="Times New Roman"/>
          <w:noProof/>
          <w:color w:val="auto"/>
        </w:rPr>
        <w:t>1</w:t>
      </w:r>
      <w:r w:rsidR="009754A0" w:rsidRPr="009754A0">
        <w:rPr>
          <w:rFonts w:ascii="Times New Roman" w:hAnsi="Times New Roman" w:cs="Times New Roman"/>
          <w:color w:val="auto"/>
        </w:rPr>
        <w:fldChar w:fldCharType="end"/>
      </w:r>
      <w:r w:rsidRPr="009754A0">
        <w:rPr>
          <w:rFonts w:ascii="Times New Roman" w:hAnsi="Times New Roman" w:cs="Times New Roman"/>
          <w:color w:val="auto"/>
        </w:rPr>
        <w:t xml:space="preserve"> Project documents</w:t>
      </w:r>
      <w:bookmarkEnd w:id="24"/>
    </w:p>
    <w:tbl>
      <w:tblPr>
        <w:tblStyle w:val="TableGrid"/>
        <w:tblW w:w="9027" w:type="dxa"/>
        <w:tblLayout w:type="fixed"/>
        <w:tblLook w:val="04A0" w:firstRow="1" w:lastRow="0" w:firstColumn="1" w:lastColumn="0" w:noHBand="0" w:noVBand="1"/>
      </w:tblPr>
      <w:tblGrid>
        <w:gridCol w:w="303"/>
        <w:gridCol w:w="3578"/>
        <w:gridCol w:w="5146"/>
      </w:tblGrid>
      <w:tr w:rsidR="00C32876" w:rsidRPr="009754A0" w14:paraId="5BEB95F8" w14:textId="77777777" w:rsidTr="00AB3B46">
        <w:trPr>
          <w:trHeight w:val="367"/>
        </w:trPr>
        <w:tc>
          <w:tcPr>
            <w:tcW w:w="303" w:type="dxa"/>
            <w:shd w:val="clear" w:color="auto" w:fill="BFBFBF" w:themeFill="background1" w:themeFillShade="BF"/>
            <w:hideMark/>
          </w:tcPr>
          <w:p w14:paraId="477C69FE" w14:textId="77777777" w:rsidR="00533211" w:rsidRPr="009754A0" w:rsidRDefault="00533211" w:rsidP="00256116">
            <w:pPr>
              <w:spacing w:after="60" w:line="276" w:lineRule="auto"/>
              <w:jc w:val="both"/>
              <w:rPr>
                <w:rFonts w:ascii="Times New Roman" w:hAnsi="Times New Roman" w:cs="Times New Roman"/>
                <w:b/>
                <w:bCs/>
              </w:rPr>
            </w:pPr>
            <w:r w:rsidRPr="009754A0">
              <w:rPr>
                <w:rFonts w:ascii="Times New Roman" w:hAnsi="Times New Roman" w:cs="Times New Roman"/>
                <w:b/>
                <w:bCs/>
              </w:rPr>
              <w:t>#</w:t>
            </w:r>
          </w:p>
        </w:tc>
        <w:tc>
          <w:tcPr>
            <w:tcW w:w="3578" w:type="dxa"/>
            <w:shd w:val="clear" w:color="auto" w:fill="BFBFBF" w:themeFill="background1" w:themeFillShade="BF"/>
            <w:hideMark/>
          </w:tcPr>
          <w:p w14:paraId="0AFB0EE4" w14:textId="77777777" w:rsidR="00533211" w:rsidRPr="009754A0" w:rsidRDefault="00533211" w:rsidP="00256116">
            <w:pPr>
              <w:spacing w:after="60" w:line="276" w:lineRule="auto"/>
              <w:jc w:val="both"/>
              <w:rPr>
                <w:rFonts w:ascii="Times New Roman" w:hAnsi="Times New Roman" w:cs="Times New Roman"/>
                <w:b/>
                <w:bCs/>
              </w:rPr>
            </w:pPr>
            <w:r w:rsidRPr="009754A0">
              <w:rPr>
                <w:rFonts w:ascii="Times New Roman" w:hAnsi="Times New Roman" w:cs="Times New Roman"/>
                <w:b/>
                <w:bCs/>
              </w:rPr>
              <w:t>Document</w:t>
            </w:r>
          </w:p>
        </w:tc>
        <w:tc>
          <w:tcPr>
            <w:tcW w:w="5146" w:type="dxa"/>
            <w:shd w:val="clear" w:color="auto" w:fill="BFBFBF" w:themeFill="background1" w:themeFillShade="BF"/>
            <w:hideMark/>
          </w:tcPr>
          <w:p w14:paraId="5C76FD98" w14:textId="77777777" w:rsidR="00533211" w:rsidRPr="009754A0" w:rsidRDefault="00533211" w:rsidP="00256116">
            <w:pPr>
              <w:spacing w:after="60" w:line="276" w:lineRule="auto"/>
              <w:jc w:val="both"/>
              <w:rPr>
                <w:rFonts w:ascii="Times New Roman" w:hAnsi="Times New Roman" w:cs="Times New Roman"/>
                <w:b/>
                <w:bCs/>
              </w:rPr>
            </w:pPr>
            <w:r w:rsidRPr="009754A0">
              <w:rPr>
                <w:rFonts w:ascii="Times New Roman" w:hAnsi="Times New Roman" w:cs="Times New Roman"/>
                <w:b/>
                <w:bCs/>
              </w:rPr>
              <w:t>Purpose</w:t>
            </w:r>
          </w:p>
        </w:tc>
      </w:tr>
      <w:tr w:rsidR="00C32876" w:rsidRPr="009754A0" w14:paraId="3F71D19D" w14:textId="77777777" w:rsidTr="00533211">
        <w:trPr>
          <w:trHeight w:val="668"/>
        </w:trPr>
        <w:tc>
          <w:tcPr>
            <w:tcW w:w="303" w:type="dxa"/>
            <w:hideMark/>
          </w:tcPr>
          <w:p w14:paraId="77E53E8E" w14:textId="77777777" w:rsidR="00533211" w:rsidRPr="009754A0" w:rsidRDefault="00533211" w:rsidP="00256116">
            <w:pPr>
              <w:spacing w:after="60" w:line="276" w:lineRule="auto"/>
              <w:jc w:val="both"/>
              <w:rPr>
                <w:rFonts w:ascii="Times New Roman" w:hAnsi="Times New Roman" w:cs="Times New Roman"/>
              </w:rPr>
            </w:pPr>
            <w:r w:rsidRPr="009754A0">
              <w:rPr>
                <w:rFonts w:ascii="Times New Roman" w:hAnsi="Times New Roman" w:cs="Times New Roman"/>
              </w:rPr>
              <w:t>1</w:t>
            </w:r>
          </w:p>
        </w:tc>
        <w:tc>
          <w:tcPr>
            <w:tcW w:w="3578" w:type="dxa"/>
            <w:hideMark/>
          </w:tcPr>
          <w:p w14:paraId="309DCA45" w14:textId="77777777" w:rsidR="00533211" w:rsidRPr="009754A0" w:rsidRDefault="00533211" w:rsidP="00256116">
            <w:pPr>
              <w:spacing w:after="60" w:line="276" w:lineRule="auto"/>
              <w:jc w:val="both"/>
              <w:rPr>
                <w:rFonts w:ascii="Times New Roman" w:hAnsi="Times New Roman" w:cs="Times New Roman"/>
              </w:rPr>
            </w:pPr>
            <w:r w:rsidRPr="009754A0">
              <w:rPr>
                <w:rFonts w:ascii="Times New Roman" w:hAnsi="Times New Roman" w:cs="Times New Roman"/>
              </w:rPr>
              <w:t>Software Requirements Specification (SRS)</w:t>
            </w:r>
          </w:p>
        </w:tc>
        <w:tc>
          <w:tcPr>
            <w:tcW w:w="5146" w:type="dxa"/>
            <w:hideMark/>
          </w:tcPr>
          <w:p w14:paraId="30657622" w14:textId="05BA11DC" w:rsidR="00533211" w:rsidRPr="009754A0" w:rsidRDefault="00533211" w:rsidP="00256116">
            <w:pPr>
              <w:spacing w:after="60" w:line="276" w:lineRule="auto"/>
              <w:jc w:val="both"/>
              <w:rPr>
                <w:rFonts w:ascii="Times New Roman" w:hAnsi="Times New Roman" w:cs="Times New Roman"/>
              </w:rPr>
            </w:pPr>
            <w:r w:rsidRPr="009754A0">
              <w:rPr>
                <w:rFonts w:ascii="Times New Roman" w:hAnsi="Times New Roman" w:cs="Times New Roman"/>
              </w:rPr>
              <w:t xml:space="preserve">Baseline functional &amp; </w:t>
            </w:r>
            <w:r w:rsidR="00B301F0" w:rsidRPr="009754A0">
              <w:rPr>
                <w:rFonts w:ascii="Times New Roman" w:hAnsi="Times New Roman" w:cs="Times New Roman"/>
              </w:rPr>
              <w:t>non-functional</w:t>
            </w:r>
            <w:r w:rsidRPr="009754A0">
              <w:rPr>
                <w:rFonts w:ascii="Times New Roman" w:hAnsi="Times New Roman" w:cs="Times New Roman"/>
              </w:rPr>
              <w:t xml:space="preserve"> requirements (Rev 0, </w:t>
            </w:r>
            <w:r w:rsidR="00B301F0" w:rsidRPr="009754A0">
              <w:rPr>
                <w:rFonts w:ascii="Times New Roman" w:hAnsi="Times New Roman" w:cs="Times New Roman"/>
              </w:rPr>
              <w:t>06, December</w:t>
            </w:r>
            <w:r w:rsidRPr="009754A0">
              <w:rPr>
                <w:rFonts w:ascii="Times New Roman" w:hAnsi="Times New Roman" w:cs="Times New Roman"/>
              </w:rPr>
              <w:t> 202</w:t>
            </w:r>
            <w:r w:rsidR="00B301F0" w:rsidRPr="009754A0">
              <w:rPr>
                <w:rFonts w:ascii="Times New Roman" w:hAnsi="Times New Roman" w:cs="Times New Roman"/>
              </w:rPr>
              <w:t>4</w:t>
            </w:r>
            <w:r w:rsidRPr="009754A0">
              <w:rPr>
                <w:rFonts w:ascii="Times New Roman" w:hAnsi="Times New Roman" w:cs="Times New Roman"/>
              </w:rPr>
              <w:t>).</w:t>
            </w:r>
          </w:p>
        </w:tc>
      </w:tr>
      <w:tr w:rsidR="00C32876" w:rsidRPr="009754A0" w14:paraId="6B92F9B6" w14:textId="77777777" w:rsidTr="00533211">
        <w:trPr>
          <w:trHeight w:val="677"/>
        </w:trPr>
        <w:tc>
          <w:tcPr>
            <w:tcW w:w="303" w:type="dxa"/>
            <w:hideMark/>
          </w:tcPr>
          <w:p w14:paraId="0C835705" w14:textId="77777777" w:rsidR="00533211" w:rsidRPr="009754A0" w:rsidRDefault="00533211" w:rsidP="00256116">
            <w:pPr>
              <w:spacing w:after="60" w:line="276" w:lineRule="auto"/>
              <w:jc w:val="both"/>
              <w:rPr>
                <w:rFonts w:ascii="Times New Roman" w:hAnsi="Times New Roman" w:cs="Times New Roman"/>
              </w:rPr>
            </w:pPr>
            <w:r w:rsidRPr="009754A0">
              <w:rPr>
                <w:rFonts w:ascii="Times New Roman" w:hAnsi="Times New Roman" w:cs="Times New Roman"/>
              </w:rPr>
              <w:t>2</w:t>
            </w:r>
          </w:p>
        </w:tc>
        <w:tc>
          <w:tcPr>
            <w:tcW w:w="3578" w:type="dxa"/>
            <w:hideMark/>
          </w:tcPr>
          <w:p w14:paraId="25AE0C45" w14:textId="77777777" w:rsidR="00533211" w:rsidRPr="009754A0" w:rsidRDefault="00533211" w:rsidP="00256116">
            <w:pPr>
              <w:spacing w:after="60" w:line="276" w:lineRule="auto"/>
              <w:jc w:val="both"/>
              <w:rPr>
                <w:rFonts w:ascii="Times New Roman" w:hAnsi="Times New Roman" w:cs="Times New Roman"/>
              </w:rPr>
            </w:pPr>
            <w:r w:rsidRPr="009754A0">
              <w:rPr>
                <w:rFonts w:ascii="Times New Roman" w:hAnsi="Times New Roman" w:cs="Times New Roman"/>
              </w:rPr>
              <w:t>Software Design Document (SDD)</w:t>
            </w:r>
          </w:p>
        </w:tc>
        <w:tc>
          <w:tcPr>
            <w:tcW w:w="5146" w:type="dxa"/>
            <w:hideMark/>
          </w:tcPr>
          <w:p w14:paraId="21198869" w14:textId="77777777" w:rsidR="00533211" w:rsidRPr="009754A0" w:rsidRDefault="00533211" w:rsidP="00256116">
            <w:pPr>
              <w:spacing w:after="60" w:line="276" w:lineRule="auto"/>
              <w:jc w:val="both"/>
              <w:rPr>
                <w:rFonts w:ascii="Times New Roman" w:hAnsi="Times New Roman" w:cs="Times New Roman"/>
              </w:rPr>
            </w:pPr>
            <w:r w:rsidRPr="009754A0">
              <w:rPr>
                <w:rFonts w:ascii="Times New Roman" w:hAnsi="Times New Roman" w:cs="Times New Roman"/>
              </w:rPr>
              <w:t>Architecture, sequence &amp; deployment diagrams, database schema, SRS traceability.</w:t>
            </w:r>
          </w:p>
        </w:tc>
      </w:tr>
      <w:tr w:rsidR="00C32876" w:rsidRPr="009754A0" w14:paraId="697C8ECA" w14:textId="77777777" w:rsidTr="00533211">
        <w:trPr>
          <w:trHeight w:val="668"/>
        </w:trPr>
        <w:tc>
          <w:tcPr>
            <w:tcW w:w="303" w:type="dxa"/>
            <w:hideMark/>
          </w:tcPr>
          <w:p w14:paraId="0082A598" w14:textId="77777777" w:rsidR="00533211" w:rsidRPr="009754A0" w:rsidRDefault="00533211" w:rsidP="00256116">
            <w:pPr>
              <w:spacing w:after="60" w:line="276" w:lineRule="auto"/>
              <w:jc w:val="both"/>
              <w:rPr>
                <w:rFonts w:ascii="Times New Roman" w:hAnsi="Times New Roman" w:cs="Times New Roman"/>
              </w:rPr>
            </w:pPr>
            <w:r w:rsidRPr="009754A0">
              <w:rPr>
                <w:rFonts w:ascii="Times New Roman" w:hAnsi="Times New Roman" w:cs="Times New Roman"/>
              </w:rPr>
              <w:t>3</w:t>
            </w:r>
          </w:p>
        </w:tc>
        <w:tc>
          <w:tcPr>
            <w:tcW w:w="3578" w:type="dxa"/>
            <w:hideMark/>
          </w:tcPr>
          <w:p w14:paraId="2F17700B" w14:textId="77777777" w:rsidR="00533211" w:rsidRPr="009754A0" w:rsidRDefault="00533211" w:rsidP="00256116">
            <w:pPr>
              <w:spacing w:after="60" w:line="276" w:lineRule="auto"/>
              <w:jc w:val="both"/>
              <w:rPr>
                <w:rFonts w:ascii="Times New Roman" w:hAnsi="Times New Roman" w:cs="Times New Roman"/>
              </w:rPr>
            </w:pPr>
            <w:r w:rsidRPr="009754A0">
              <w:rPr>
                <w:rFonts w:ascii="Times New Roman" w:hAnsi="Times New Roman" w:cs="Times New Roman"/>
              </w:rPr>
              <w:t>Data</w:t>
            </w:r>
            <w:r w:rsidRPr="009754A0">
              <w:rPr>
                <w:rFonts w:ascii="Times New Roman" w:hAnsi="Times New Roman" w:cs="Times New Roman"/>
              </w:rPr>
              <w:noBreakHyphen/>
              <w:t>Collection Tools Manual</w:t>
            </w:r>
          </w:p>
        </w:tc>
        <w:tc>
          <w:tcPr>
            <w:tcW w:w="5146" w:type="dxa"/>
            <w:hideMark/>
          </w:tcPr>
          <w:p w14:paraId="313215D6" w14:textId="77777777" w:rsidR="00533211" w:rsidRPr="009754A0" w:rsidRDefault="00533211" w:rsidP="00256116">
            <w:pPr>
              <w:spacing w:after="60" w:line="276" w:lineRule="auto"/>
              <w:jc w:val="both"/>
              <w:rPr>
                <w:rFonts w:ascii="Times New Roman" w:hAnsi="Times New Roman" w:cs="Times New Roman"/>
              </w:rPr>
            </w:pPr>
            <w:r w:rsidRPr="009754A0">
              <w:rPr>
                <w:rFonts w:ascii="Times New Roman" w:hAnsi="Times New Roman" w:cs="Times New Roman"/>
              </w:rPr>
              <w:t>Bench</w:t>
            </w:r>
            <w:r w:rsidRPr="009754A0">
              <w:rPr>
                <w:rFonts w:ascii="Times New Roman" w:hAnsi="Times New Roman" w:cs="Times New Roman"/>
              </w:rPr>
              <w:noBreakHyphen/>
              <w:t>test jig design, sensor calibration fixtures, serial</w:t>
            </w:r>
            <w:r w:rsidRPr="009754A0">
              <w:rPr>
                <w:rFonts w:ascii="Times New Roman" w:hAnsi="Times New Roman" w:cs="Times New Roman"/>
              </w:rPr>
              <w:noBreakHyphen/>
              <w:t>sniff scripts.</w:t>
            </w:r>
          </w:p>
        </w:tc>
      </w:tr>
      <w:tr w:rsidR="00C32876" w:rsidRPr="009754A0" w14:paraId="3D18A3C8" w14:textId="77777777" w:rsidTr="00533211">
        <w:trPr>
          <w:trHeight w:val="668"/>
        </w:trPr>
        <w:tc>
          <w:tcPr>
            <w:tcW w:w="303" w:type="dxa"/>
            <w:hideMark/>
          </w:tcPr>
          <w:p w14:paraId="6A7ECDFC" w14:textId="77777777" w:rsidR="00533211" w:rsidRPr="009754A0" w:rsidRDefault="00533211" w:rsidP="00256116">
            <w:pPr>
              <w:spacing w:after="60" w:line="276" w:lineRule="auto"/>
              <w:jc w:val="both"/>
              <w:rPr>
                <w:rFonts w:ascii="Times New Roman" w:hAnsi="Times New Roman" w:cs="Times New Roman"/>
              </w:rPr>
            </w:pPr>
            <w:r w:rsidRPr="009754A0">
              <w:rPr>
                <w:rFonts w:ascii="Times New Roman" w:hAnsi="Times New Roman" w:cs="Times New Roman"/>
              </w:rPr>
              <w:t>4</w:t>
            </w:r>
          </w:p>
        </w:tc>
        <w:tc>
          <w:tcPr>
            <w:tcW w:w="3578" w:type="dxa"/>
            <w:hideMark/>
          </w:tcPr>
          <w:p w14:paraId="1DB1229A" w14:textId="77777777" w:rsidR="00533211" w:rsidRPr="009754A0" w:rsidRDefault="00533211" w:rsidP="00256116">
            <w:pPr>
              <w:spacing w:after="60" w:line="276" w:lineRule="auto"/>
              <w:jc w:val="both"/>
              <w:rPr>
                <w:rFonts w:ascii="Times New Roman" w:hAnsi="Times New Roman" w:cs="Times New Roman"/>
              </w:rPr>
            </w:pPr>
            <w:r w:rsidRPr="009754A0">
              <w:rPr>
                <w:rFonts w:ascii="Times New Roman" w:hAnsi="Times New Roman" w:cs="Times New Roman"/>
              </w:rPr>
              <w:t>Data</w:t>
            </w:r>
            <w:r w:rsidRPr="009754A0">
              <w:rPr>
                <w:rFonts w:ascii="Times New Roman" w:hAnsi="Times New Roman" w:cs="Times New Roman"/>
              </w:rPr>
              <w:noBreakHyphen/>
              <w:t>Collection Report</w:t>
            </w:r>
          </w:p>
        </w:tc>
        <w:tc>
          <w:tcPr>
            <w:tcW w:w="5146" w:type="dxa"/>
            <w:hideMark/>
          </w:tcPr>
          <w:p w14:paraId="2F89308F" w14:textId="07B8460A" w:rsidR="00533211" w:rsidRPr="009754A0" w:rsidRDefault="00533211" w:rsidP="00256116">
            <w:pPr>
              <w:spacing w:after="60" w:line="276" w:lineRule="auto"/>
              <w:jc w:val="both"/>
              <w:rPr>
                <w:rFonts w:ascii="Times New Roman" w:hAnsi="Times New Roman" w:cs="Times New Roman"/>
              </w:rPr>
            </w:pPr>
            <w:r w:rsidRPr="009754A0">
              <w:rPr>
                <w:rFonts w:ascii="Times New Roman" w:hAnsi="Times New Roman" w:cs="Times New Roman"/>
              </w:rPr>
              <w:t>Raw &amp; cleaned datasets from field trials, with statistical summaries.</w:t>
            </w:r>
          </w:p>
        </w:tc>
      </w:tr>
      <w:tr w:rsidR="00C32876" w:rsidRPr="009754A0" w14:paraId="57F9C0D5" w14:textId="77777777" w:rsidTr="00533211">
        <w:trPr>
          <w:trHeight w:val="677"/>
        </w:trPr>
        <w:tc>
          <w:tcPr>
            <w:tcW w:w="303" w:type="dxa"/>
            <w:hideMark/>
          </w:tcPr>
          <w:p w14:paraId="75501495" w14:textId="77777777" w:rsidR="00533211" w:rsidRPr="009754A0" w:rsidRDefault="00533211" w:rsidP="00256116">
            <w:pPr>
              <w:spacing w:after="60" w:line="276" w:lineRule="auto"/>
              <w:jc w:val="both"/>
              <w:rPr>
                <w:rFonts w:ascii="Times New Roman" w:hAnsi="Times New Roman" w:cs="Times New Roman"/>
              </w:rPr>
            </w:pPr>
            <w:r w:rsidRPr="009754A0">
              <w:rPr>
                <w:rFonts w:ascii="Times New Roman" w:hAnsi="Times New Roman" w:cs="Times New Roman"/>
              </w:rPr>
              <w:t>5</w:t>
            </w:r>
          </w:p>
        </w:tc>
        <w:tc>
          <w:tcPr>
            <w:tcW w:w="3578" w:type="dxa"/>
            <w:hideMark/>
          </w:tcPr>
          <w:p w14:paraId="1C328BAC" w14:textId="77777777" w:rsidR="00533211" w:rsidRPr="009754A0" w:rsidRDefault="00533211" w:rsidP="00256116">
            <w:pPr>
              <w:spacing w:after="60" w:line="276" w:lineRule="auto"/>
              <w:jc w:val="both"/>
              <w:rPr>
                <w:rFonts w:ascii="Times New Roman" w:hAnsi="Times New Roman" w:cs="Times New Roman"/>
              </w:rPr>
            </w:pPr>
            <w:r w:rsidRPr="009754A0">
              <w:rPr>
                <w:rFonts w:ascii="Times New Roman" w:hAnsi="Times New Roman" w:cs="Times New Roman"/>
              </w:rPr>
              <w:t>Firmware Design Manual</w:t>
            </w:r>
          </w:p>
        </w:tc>
        <w:tc>
          <w:tcPr>
            <w:tcW w:w="5146" w:type="dxa"/>
            <w:hideMark/>
          </w:tcPr>
          <w:p w14:paraId="5A24FC8E" w14:textId="4FC2CC80" w:rsidR="00533211" w:rsidRPr="009754A0" w:rsidRDefault="00533211" w:rsidP="00256116">
            <w:pPr>
              <w:spacing w:after="60" w:line="276" w:lineRule="auto"/>
              <w:jc w:val="both"/>
              <w:rPr>
                <w:rFonts w:ascii="Times New Roman" w:hAnsi="Times New Roman" w:cs="Times New Roman"/>
              </w:rPr>
            </w:pPr>
            <w:r w:rsidRPr="009754A0">
              <w:rPr>
                <w:rFonts w:ascii="Times New Roman" w:hAnsi="Times New Roman" w:cs="Times New Roman"/>
              </w:rPr>
              <w:t>MCU state charts, ISR timing tables, memory map</w:t>
            </w:r>
            <w:r w:rsidR="00511452" w:rsidRPr="009754A0">
              <w:rPr>
                <w:rFonts w:ascii="Times New Roman" w:hAnsi="Times New Roman" w:cs="Times New Roman"/>
              </w:rPr>
              <w:t>.</w:t>
            </w:r>
          </w:p>
        </w:tc>
      </w:tr>
      <w:tr w:rsidR="00C32876" w:rsidRPr="009754A0" w14:paraId="38CBA442" w14:textId="77777777" w:rsidTr="00533211">
        <w:trPr>
          <w:trHeight w:val="668"/>
        </w:trPr>
        <w:tc>
          <w:tcPr>
            <w:tcW w:w="303" w:type="dxa"/>
            <w:hideMark/>
          </w:tcPr>
          <w:p w14:paraId="23677EC7" w14:textId="77777777" w:rsidR="00533211" w:rsidRPr="009754A0" w:rsidRDefault="00533211" w:rsidP="00256116">
            <w:pPr>
              <w:spacing w:after="60" w:line="276" w:lineRule="auto"/>
              <w:jc w:val="both"/>
              <w:rPr>
                <w:rFonts w:ascii="Times New Roman" w:hAnsi="Times New Roman" w:cs="Times New Roman"/>
              </w:rPr>
            </w:pPr>
            <w:r w:rsidRPr="009754A0">
              <w:rPr>
                <w:rFonts w:ascii="Times New Roman" w:hAnsi="Times New Roman" w:cs="Times New Roman"/>
              </w:rPr>
              <w:lastRenderedPageBreak/>
              <w:t>6</w:t>
            </w:r>
          </w:p>
        </w:tc>
        <w:tc>
          <w:tcPr>
            <w:tcW w:w="3578" w:type="dxa"/>
            <w:hideMark/>
          </w:tcPr>
          <w:p w14:paraId="54775223" w14:textId="77777777" w:rsidR="00533211" w:rsidRPr="009754A0" w:rsidRDefault="00533211" w:rsidP="00256116">
            <w:pPr>
              <w:spacing w:after="60" w:line="276" w:lineRule="auto"/>
              <w:jc w:val="both"/>
              <w:rPr>
                <w:rFonts w:ascii="Times New Roman" w:hAnsi="Times New Roman" w:cs="Times New Roman"/>
              </w:rPr>
            </w:pPr>
            <w:r w:rsidRPr="009754A0">
              <w:rPr>
                <w:rFonts w:ascii="Times New Roman" w:hAnsi="Times New Roman" w:cs="Times New Roman"/>
              </w:rPr>
              <w:t>API Reference</w:t>
            </w:r>
          </w:p>
        </w:tc>
        <w:tc>
          <w:tcPr>
            <w:tcW w:w="5146" w:type="dxa"/>
            <w:hideMark/>
          </w:tcPr>
          <w:p w14:paraId="0096EB40" w14:textId="15EB7BC4" w:rsidR="00533211" w:rsidRPr="009754A0" w:rsidRDefault="00511452" w:rsidP="00256116">
            <w:pPr>
              <w:spacing w:after="60" w:line="276" w:lineRule="auto"/>
              <w:jc w:val="both"/>
              <w:rPr>
                <w:rFonts w:ascii="Times New Roman" w:hAnsi="Times New Roman" w:cs="Times New Roman"/>
              </w:rPr>
            </w:pPr>
            <w:r w:rsidRPr="009754A0">
              <w:rPr>
                <w:rFonts w:ascii="Times New Roman" w:hAnsi="Times New Roman" w:cs="Times New Roman"/>
              </w:rPr>
              <w:t>Thingspeak</w:t>
            </w:r>
            <w:r w:rsidR="009B3529" w:rsidRPr="009754A0">
              <w:rPr>
                <w:rFonts w:ascii="Times New Roman" w:hAnsi="Times New Roman" w:cs="Times New Roman"/>
              </w:rPr>
              <w:t xml:space="preserve"> </w:t>
            </w:r>
            <w:r w:rsidRPr="009754A0">
              <w:rPr>
                <w:rFonts w:ascii="Times New Roman" w:hAnsi="Times New Roman" w:cs="Times New Roman"/>
              </w:rPr>
              <w:t xml:space="preserve">api reference, </w:t>
            </w:r>
            <w:r w:rsidR="00533211" w:rsidRPr="009754A0">
              <w:rPr>
                <w:rFonts w:ascii="Times New Roman" w:hAnsi="Times New Roman" w:cs="Times New Roman"/>
              </w:rPr>
              <w:t>endpoints, headers, JSON schemas, error catalogue.</w:t>
            </w:r>
          </w:p>
        </w:tc>
      </w:tr>
      <w:tr w:rsidR="00C32876" w:rsidRPr="009754A0" w14:paraId="785E74C0" w14:textId="77777777" w:rsidTr="00533211">
        <w:trPr>
          <w:trHeight w:val="677"/>
        </w:trPr>
        <w:tc>
          <w:tcPr>
            <w:tcW w:w="303" w:type="dxa"/>
            <w:hideMark/>
          </w:tcPr>
          <w:p w14:paraId="77693FAE" w14:textId="77777777" w:rsidR="00533211" w:rsidRPr="009754A0" w:rsidRDefault="00533211" w:rsidP="00256116">
            <w:pPr>
              <w:spacing w:after="60" w:line="276" w:lineRule="auto"/>
              <w:jc w:val="both"/>
              <w:rPr>
                <w:rFonts w:ascii="Times New Roman" w:hAnsi="Times New Roman" w:cs="Times New Roman"/>
              </w:rPr>
            </w:pPr>
            <w:r w:rsidRPr="009754A0">
              <w:rPr>
                <w:rFonts w:ascii="Times New Roman" w:hAnsi="Times New Roman" w:cs="Times New Roman"/>
              </w:rPr>
              <w:t>7</w:t>
            </w:r>
          </w:p>
        </w:tc>
        <w:tc>
          <w:tcPr>
            <w:tcW w:w="3578" w:type="dxa"/>
            <w:hideMark/>
          </w:tcPr>
          <w:p w14:paraId="1BBCFB5C" w14:textId="77777777" w:rsidR="00533211" w:rsidRPr="009754A0" w:rsidRDefault="00533211" w:rsidP="00256116">
            <w:pPr>
              <w:spacing w:after="60" w:line="276" w:lineRule="auto"/>
              <w:jc w:val="both"/>
              <w:rPr>
                <w:rFonts w:ascii="Times New Roman" w:hAnsi="Times New Roman" w:cs="Times New Roman"/>
              </w:rPr>
            </w:pPr>
            <w:r w:rsidRPr="009754A0">
              <w:rPr>
                <w:rFonts w:ascii="Times New Roman" w:hAnsi="Times New Roman" w:cs="Times New Roman"/>
              </w:rPr>
              <w:t>Database Schema Handbook</w:t>
            </w:r>
          </w:p>
        </w:tc>
        <w:tc>
          <w:tcPr>
            <w:tcW w:w="5146" w:type="dxa"/>
            <w:hideMark/>
          </w:tcPr>
          <w:p w14:paraId="3C03C9B8" w14:textId="77777777" w:rsidR="00533211" w:rsidRPr="009754A0" w:rsidRDefault="00533211" w:rsidP="00256116">
            <w:pPr>
              <w:spacing w:after="60" w:line="276" w:lineRule="auto"/>
              <w:jc w:val="both"/>
              <w:rPr>
                <w:rFonts w:ascii="Times New Roman" w:hAnsi="Times New Roman" w:cs="Times New Roman"/>
              </w:rPr>
            </w:pPr>
            <w:r w:rsidRPr="009754A0">
              <w:rPr>
                <w:rFonts w:ascii="Times New Roman" w:hAnsi="Times New Roman" w:cs="Times New Roman"/>
              </w:rPr>
              <w:t>ER diagram, indexing strategy, Prisma Migrate history 001_init–006_add_audit_log.</w:t>
            </w:r>
          </w:p>
        </w:tc>
      </w:tr>
      <w:tr w:rsidR="00C32876" w:rsidRPr="009754A0" w14:paraId="58956FBD" w14:textId="77777777" w:rsidTr="00533211">
        <w:trPr>
          <w:trHeight w:val="668"/>
        </w:trPr>
        <w:tc>
          <w:tcPr>
            <w:tcW w:w="303" w:type="dxa"/>
            <w:hideMark/>
          </w:tcPr>
          <w:p w14:paraId="5AB1F2F1" w14:textId="77777777" w:rsidR="00533211" w:rsidRPr="009754A0" w:rsidRDefault="00533211" w:rsidP="00256116">
            <w:pPr>
              <w:spacing w:after="60" w:line="276" w:lineRule="auto"/>
              <w:jc w:val="both"/>
              <w:rPr>
                <w:rFonts w:ascii="Times New Roman" w:hAnsi="Times New Roman" w:cs="Times New Roman"/>
              </w:rPr>
            </w:pPr>
            <w:r w:rsidRPr="009754A0">
              <w:rPr>
                <w:rFonts w:ascii="Times New Roman" w:hAnsi="Times New Roman" w:cs="Times New Roman"/>
              </w:rPr>
              <w:t>8</w:t>
            </w:r>
          </w:p>
        </w:tc>
        <w:tc>
          <w:tcPr>
            <w:tcW w:w="3578" w:type="dxa"/>
            <w:hideMark/>
          </w:tcPr>
          <w:p w14:paraId="77C1F7DD" w14:textId="77777777" w:rsidR="00533211" w:rsidRPr="009754A0" w:rsidRDefault="00533211" w:rsidP="00256116">
            <w:pPr>
              <w:spacing w:after="60" w:line="276" w:lineRule="auto"/>
              <w:jc w:val="both"/>
              <w:rPr>
                <w:rFonts w:ascii="Times New Roman" w:hAnsi="Times New Roman" w:cs="Times New Roman"/>
              </w:rPr>
            </w:pPr>
            <w:r w:rsidRPr="009754A0">
              <w:rPr>
                <w:rFonts w:ascii="Times New Roman" w:hAnsi="Times New Roman" w:cs="Times New Roman"/>
              </w:rPr>
              <w:t>User Guide</w:t>
            </w:r>
          </w:p>
        </w:tc>
        <w:tc>
          <w:tcPr>
            <w:tcW w:w="5146" w:type="dxa"/>
            <w:hideMark/>
          </w:tcPr>
          <w:p w14:paraId="674EE433" w14:textId="77777777" w:rsidR="00533211" w:rsidRPr="009754A0" w:rsidRDefault="00533211" w:rsidP="00256116">
            <w:pPr>
              <w:spacing w:after="60" w:line="276" w:lineRule="auto"/>
              <w:jc w:val="both"/>
              <w:rPr>
                <w:rFonts w:ascii="Times New Roman" w:hAnsi="Times New Roman" w:cs="Times New Roman"/>
              </w:rPr>
            </w:pPr>
            <w:r w:rsidRPr="009754A0">
              <w:rPr>
                <w:rFonts w:ascii="Times New Roman" w:hAnsi="Times New Roman" w:cs="Times New Roman"/>
              </w:rPr>
              <w:t>Dashboard walkthrough: login, threshold edit, live view, report scheduling, alert ack.</w:t>
            </w:r>
          </w:p>
        </w:tc>
      </w:tr>
      <w:tr w:rsidR="00C32876" w:rsidRPr="009754A0" w14:paraId="776D07F4" w14:textId="77777777" w:rsidTr="00533211">
        <w:trPr>
          <w:trHeight w:val="677"/>
        </w:trPr>
        <w:tc>
          <w:tcPr>
            <w:tcW w:w="303" w:type="dxa"/>
            <w:hideMark/>
          </w:tcPr>
          <w:p w14:paraId="77EC7F1F" w14:textId="77777777" w:rsidR="00533211" w:rsidRPr="009754A0" w:rsidRDefault="00533211" w:rsidP="00256116">
            <w:pPr>
              <w:spacing w:after="60" w:line="276" w:lineRule="auto"/>
              <w:jc w:val="both"/>
              <w:rPr>
                <w:rFonts w:ascii="Times New Roman" w:hAnsi="Times New Roman" w:cs="Times New Roman"/>
              </w:rPr>
            </w:pPr>
            <w:r w:rsidRPr="009754A0">
              <w:rPr>
                <w:rFonts w:ascii="Times New Roman" w:hAnsi="Times New Roman" w:cs="Times New Roman"/>
              </w:rPr>
              <w:t>9</w:t>
            </w:r>
          </w:p>
        </w:tc>
        <w:tc>
          <w:tcPr>
            <w:tcW w:w="3578" w:type="dxa"/>
            <w:hideMark/>
          </w:tcPr>
          <w:p w14:paraId="46D5C3D2" w14:textId="77777777" w:rsidR="00533211" w:rsidRPr="009754A0" w:rsidRDefault="00533211" w:rsidP="00256116">
            <w:pPr>
              <w:spacing w:after="60" w:line="276" w:lineRule="auto"/>
              <w:jc w:val="both"/>
              <w:rPr>
                <w:rFonts w:ascii="Times New Roman" w:hAnsi="Times New Roman" w:cs="Times New Roman"/>
              </w:rPr>
            </w:pPr>
            <w:r w:rsidRPr="009754A0">
              <w:rPr>
                <w:rFonts w:ascii="Times New Roman" w:hAnsi="Times New Roman" w:cs="Times New Roman"/>
              </w:rPr>
              <w:t>Installation Guide</w:t>
            </w:r>
          </w:p>
        </w:tc>
        <w:tc>
          <w:tcPr>
            <w:tcW w:w="5146" w:type="dxa"/>
            <w:hideMark/>
          </w:tcPr>
          <w:p w14:paraId="11C61700" w14:textId="3C2F6DAA" w:rsidR="00533211" w:rsidRPr="009754A0" w:rsidRDefault="00533211" w:rsidP="00256116">
            <w:pPr>
              <w:spacing w:after="60" w:line="276" w:lineRule="auto"/>
              <w:jc w:val="both"/>
              <w:rPr>
                <w:rFonts w:ascii="Times New Roman" w:hAnsi="Times New Roman" w:cs="Times New Roman"/>
              </w:rPr>
            </w:pPr>
            <w:r w:rsidRPr="009754A0">
              <w:rPr>
                <w:rFonts w:ascii="Times New Roman" w:hAnsi="Times New Roman" w:cs="Times New Roman"/>
              </w:rPr>
              <w:t xml:space="preserve">Secure </w:t>
            </w:r>
            <w:r w:rsidR="00511452" w:rsidRPr="009754A0">
              <w:rPr>
                <w:rFonts w:ascii="Times New Roman" w:hAnsi="Times New Roman" w:cs="Times New Roman"/>
              </w:rPr>
              <w:t>hardware setup</w:t>
            </w:r>
            <w:r w:rsidRPr="009754A0">
              <w:rPr>
                <w:rFonts w:ascii="Times New Roman" w:hAnsi="Times New Roman" w:cs="Times New Roman"/>
              </w:rPr>
              <w:t>, SIM provisioning, env</w:t>
            </w:r>
            <w:r w:rsidRPr="009754A0">
              <w:rPr>
                <w:rFonts w:ascii="Times New Roman" w:hAnsi="Times New Roman" w:cs="Times New Roman"/>
              </w:rPr>
              <w:noBreakHyphen/>
              <w:t>var templates</w:t>
            </w:r>
            <w:r w:rsidR="0096015B" w:rsidRPr="009754A0">
              <w:rPr>
                <w:rFonts w:ascii="Times New Roman" w:hAnsi="Times New Roman" w:cs="Times New Roman"/>
              </w:rPr>
              <w:t>,</w:t>
            </w:r>
            <w:r w:rsidR="00511452" w:rsidRPr="009754A0">
              <w:rPr>
                <w:rFonts w:ascii="Times New Roman" w:hAnsi="Times New Roman" w:cs="Times New Roman"/>
              </w:rPr>
              <w:t xml:space="preserve"> and dashboard installation</w:t>
            </w:r>
            <w:r w:rsidRPr="009754A0">
              <w:rPr>
                <w:rFonts w:ascii="Times New Roman" w:hAnsi="Times New Roman" w:cs="Times New Roman"/>
              </w:rPr>
              <w:t>.</w:t>
            </w:r>
          </w:p>
        </w:tc>
      </w:tr>
    </w:tbl>
    <w:p w14:paraId="533D0040" w14:textId="1777C22B" w:rsidR="00533211" w:rsidRPr="009754A0" w:rsidRDefault="00533211" w:rsidP="00256116">
      <w:pPr>
        <w:spacing w:line="276" w:lineRule="auto"/>
        <w:rPr>
          <w:rFonts w:ascii="Times New Roman" w:hAnsi="Times New Roman" w:cs="Times New Roman"/>
        </w:rPr>
      </w:pPr>
      <w:r w:rsidRPr="009754A0">
        <w:rPr>
          <w:rFonts w:ascii="Times New Roman" w:hAnsi="Times New Roman" w:cs="Times New Roman"/>
        </w:rPr>
        <w:t>Each document is built from Markdown</w:t>
      </w:r>
      <w:r w:rsidR="0096015B" w:rsidRPr="009754A0">
        <w:rPr>
          <w:rFonts w:ascii="Times New Roman" w:hAnsi="Times New Roman" w:cs="Times New Roman"/>
        </w:rPr>
        <w:t>/PDF</w:t>
      </w:r>
      <w:r w:rsidRPr="009754A0">
        <w:rPr>
          <w:rFonts w:ascii="Times New Roman" w:hAnsi="Times New Roman" w:cs="Times New Roman"/>
        </w:rPr>
        <w:t xml:space="preserve">, tagged with the same semantic version as the corresponding code release, guaranteeing auditors and future maintainers </w:t>
      </w:r>
      <w:r w:rsidR="0096015B" w:rsidRPr="009754A0">
        <w:rPr>
          <w:rFonts w:ascii="Times New Roman" w:hAnsi="Times New Roman" w:cs="Times New Roman"/>
        </w:rPr>
        <w:t>one-to-one</w:t>
      </w:r>
      <w:r w:rsidRPr="009754A0">
        <w:rPr>
          <w:rFonts w:ascii="Times New Roman" w:hAnsi="Times New Roman" w:cs="Times New Roman"/>
        </w:rPr>
        <w:t xml:space="preserve"> traceability between requirement, implementation</w:t>
      </w:r>
      <w:r w:rsidR="0096015B" w:rsidRPr="009754A0">
        <w:rPr>
          <w:rFonts w:ascii="Times New Roman" w:hAnsi="Times New Roman" w:cs="Times New Roman"/>
        </w:rPr>
        <w:t>,</w:t>
      </w:r>
      <w:r w:rsidRPr="009754A0">
        <w:rPr>
          <w:rFonts w:ascii="Times New Roman" w:hAnsi="Times New Roman" w:cs="Times New Roman"/>
        </w:rPr>
        <w:t xml:space="preserve"> and evidence.</w:t>
      </w:r>
    </w:p>
    <w:p w14:paraId="65388154" w14:textId="27025E44" w:rsidR="00533211" w:rsidRPr="009754A0" w:rsidRDefault="00533211" w:rsidP="00256116">
      <w:pPr>
        <w:spacing w:line="276" w:lineRule="auto"/>
        <w:rPr>
          <w:rFonts w:ascii="Times New Roman" w:hAnsi="Times New Roman" w:cs="Times New Roman"/>
        </w:rPr>
      </w:pPr>
    </w:p>
    <w:p w14:paraId="01DE6F48" w14:textId="69AFE669" w:rsidR="00533211" w:rsidRPr="009754A0" w:rsidRDefault="00533211" w:rsidP="00256116">
      <w:pPr>
        <w:pStyle w:val="Caption"/>
        <w:keepNext/>
        <w:spacing w:line="276" w:lineRule="auto"/>
        <w:rPr>
          <w:rFonts w:ascii="Times New Roman" w:hAnsi="Times New Roman" w:cs="Times New Roman"/>
          <w:color w:val="auto"/>
        </w:rPr>
      </w:pPr>
      <w:bookmarkStart w:id="25" w:name="_Toc197924338"/>
      <w:r w:rsidRPr="009754A0">
        <w:rPr>
          <w:rFonts w:ascii="Times New Roman" w:hAnsi="Times New Roman" w:cs="Times New Roman"/>
          <w:color w:val="auto"/>
        </w:rPr>
        <w:t xml:space="preserve">Table </w:t>
      </w:r>
      <w:r w:rsidR="003802B2" w:rsidRPr="009754A0">
        <w:rPr>
          <w:rFonts w:ascii="Times New Roman" w:hAnsi="Times New Roman" w:cs="Times New Roman"/>
          <w:color w:val="auto"/>
        </w:rPr>
        <w:fldChar w:fldCharType="begin"/>
      </w:r>
      <w:r w:rsidR="003802B2" w:rsidRPr="009754A0">
        <w:rPr>
          <w:rFonts w:ascii="Times New Roman" w:hAnsi="Times New Roman" w:cs="Times New Roman"/>
          <w:color w:val="auto"/>
        </w:rPr>
        <w:instrText xml:space="preserve"> STYLEREF 1 \s </w:instrText>
      </w:r>
      <w:r w:rsidR="003802B2" w:rsidRPr="009754A0">
        <w:rPr>
          <w:rFonts w:ascii="Times New Roman" w:hAnsi="Times New Roman" w:cs="Times New Roman"/>
          <w:color w:val="auto"/>
        </w:rPr>
        <w:fldChar w:fldCharType="separate"/>
      </w:r>
      <w:r w:rsidR="004F2D4E">
        <w:rPr>
          <w:rFonts w:ascii="Times New Roman" w:hAnsi="Times New Roman" w:cs="Times New Roman"/>
          <w:noProof/>
          <w:color w:val="auto"/>
        </w:rPr>
        <w:t>3</w:t>
      </w:r>
      <w:r w:rsidR="003802B2" w:rsidRPr="009754A0">
        <w:rPr>
          <w:rFonts w:ascii="Times New Roman" w:hAnsi="Times New Roman" w:cs="Times New Roman"/>
          <w:color w:val="auto"/>
        </w:rPr>
        <w:fldChar w:fldCharType="end"/>
      </w:r>
      <w:r w:rsidR="003802B2" w:rsidRPr="009754A0">
        <w:rPr>
          <w:rFonts w:ascii="Times New Roman" w:hAnsi="Times New Roman" w:cs="Times New Roman"/>
          <w:color w:val="auto"/>
        </w:rPr>
        <w:t>.</w:t>
      </w:r>
      <w:r w:rsidR="009A1D8A" w:rsidRPr="009754A0">
        <w:rPr>
          <w:rFonts w:ascii="Times New Roman" w:hAnsi="Times New Roman" w:cs="Times New Roman"/>
          <w:color w:val="auto"/>
        </w:rPr>
        <w:t>2</w:t>
      </w:r>
      <w:r w:rsidR="000C0256" w:rsidRPr="009754A0">
        <w:rPr>
          <w:rFonts w:ascii="Times New Roman" w:hAnsi="Times New Roman" w:cs="Times New Roman"/>
          <w:color w:val="auto"/>
        </w:rPr>
        <w:t>.</w:t>
      </w:r>
      <w:r w:rsidR="009754A0" w:rsidRPr="009754A0">
        <w:rPr>
          <w:rFonts w:ascii="Times New Roman" w:hAnsi="Times New Roman" w:cs="Times New Roman"/>
          <w:color w:val="auto"/>
        </w:rPr>
        <w:fldChar w:fldCharType="begin"/>
      </w:r>
      <w:r w:rsidR="009754A0" w:rsidRPr="009754A0">
        <w:rPr>
          <w:rFonts w:ascii="Times New Roman" w:hAnsi="Times New Roman" w:cs="Times New Roman"/>
          <w:color w:val="auto"/>
        </w:rPr>
        <w:instrText xml:space="preserve"> STYLEREF 2 \s </w:instrText>
      </w:r>
      <w:r w:rsidR="009754A0" w:rsidRPr="009754A0">
        <w:rPr>
          <w:rFonts w:ascii="Times New Roman" w:hAnsi="Times New Roman" w:cs="Times New Roman"/>
          <w:color w:val="auto"/>
        </w:rPr>
        <w:fldChar w:fldCharType="separate"/>
      </w:r>
      <w:r w:rsidR="004F2D4E">
        <w:rPr>
          <w:rFonts w:ascii="Times New Roman" w:hAnsi="Times New Roman" w:cs="Times New Roman"/>
          <w:noProof/>
          <w:color w:val="auto"/>
        </w:rPr>
        <w:t>3.2</w:t>
      </w:r>
      <w:r w:rsidR="009754A0" w:rsidRPr="009754A0">
        <w:rPr>
          <w:rFonts w:ascii="Times New Roman" w:hAnsi="Times New Roman" w:cs="Times New Roman"/>
          <w:color w:val="auto"/>
        </w:rPr>
        <w:fldChar w:fldCharType="end"/>
      </w:r>
      <w:r w:rsidR="009754A0" w:rsidRPr="009754A0">
        <w:rPr>
          <w:rFonts w:ascii="Times New Roman" w:hAnsi="Times New Roman" w:cs="Times New Roman"/>
          <w:color w:val="auto"/>
        </w:rPr>
        <w:noBreakHyphen/>
      </w:r>
      <w:r w:rsidR="009754A0" w:rsidRPr="009754A0">
        <w:rPr>
          <w:rFonts w:ascii="Times New Roman" w:hAnsi="Times New Roman" w:cs="Times New Roman"/>
          <w:color w:val="auto"/>
        </w:rPr>
        <w:fldChar w:fldCharType="begin"/>
      </w:r>
      <w:r w:rsidR="009754A0" w:rsidRPr="009754A0">
        <w:rPr>
          <w:rFonts w:ascii="Times New Roman" w:hAnsi="Times New Roman" w:cs="Times New Roman"/>
          <w:color w:val="auto"/>
        </w:rPr>
        <w:instrText xml:space="preserve"> SEQ Table \* ARABIC \s 2 </w:instrText>
      </w:r>
      <w:r w:rsidR="009754A0" w:rsidRPr="009754A0">
        <w:rPr>
          <w:rFonts w:ascii="Times New Roman" w:hAnsi="Times New Roman" w:cs="Times New Roman"/>
          <w:color w:val="auto"/>
        </w:rPr>
        <w:fldChar w:fldCharType="separate"/>
      </w:r>
      <w:r w:rsidR="004F2D4E">
        <w:rPr>
          <w:rFonts w:ascii="Times New Roman" w:hAnsi="Times New Roman" w:cs="Times New Roman"/>
          <w:noProof/>
          <w:color w:val="auto"/>
        </w:rPr>
        <w:t>2</w:t>
      </w:r>
      <w:r w:rsidR="009754A0" w:rsidRPr="009754A0">
        <w:rPr>
          <w:rFonts w:ascii="Times New Roman" w:hAnsi="Times New Roman" w:cs="Times New Roman"/>
          <w:color w:val="auto"/>
        </w:rPr>
        <w:fldChar w:fldCharType="end"/>
      </w:r>
      <w:r w:rsidRPr="009754A0">
        <w:rPr>
          <w:rFonts w:ascii="Times New Roman" w:hAnsi="Times New Roman" w:cs="Times New Roman"/>
          <w:color w:val="auto"/>
        </w:rPr>
        <w:t xml:space="preserve"> Design details</w:t>
      </w:r>
      <w:bookmarkEnd w:id="25"/>
    </w:p>
    <w:tbl>
      <w:tblPr>
        <w:tblW w:w="932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3"/>
        <w:gridCol w:w="3262"/>
        <w:gridCol w:w="3262"/>
      </w:tblGrid>
      <w:tr w:rsidR="00C32876" w:rsidRPr="009754A0" w14:paraId="4958D1F0" w14:textId="77777777" w:rsidTr="00533211">
        <w:trPr>
          <w:cantSplit/>
          <w:tblHeader/>
        </w:trPr>
        <w:tc>
          <w:tcPr>
            <w:tcW w:w="2803" w:type="dxa"/>
            <w:shd w:val="clear" w:color="auto" w:fill="E0E0E0"/>
            <w:tcMar>
              <w:top w:w="57" w:type="dxa"/>
              <w:bottom w:w="57" w:type="dxa"/>
            </w:tcMar>
          </w:tcPr>
          <w:p w14:paraId="29B21DE2" w14:textId="77777777" w:rsidR="00DB447C" w:rsidRPr="009754A0" w:rsidRDefault="00DB447C" w:rsidP="00256116">
            <w:pPr>
              <w:keepNext/>
              <w:spacing w:line="276" w:lineRule="auto"/>
              <w:jc w:val="both"/>
              <w:rPr>
                <w:rFonts w:ascii="Times New Roman" w:hAnsi="Times New Roman" w:cs="Times New Roman"/>
                <w:i/>
                <w:iCs/>
              </w:rPr>
            </w:pPr>
            <w:r w:rsidRPr="009754A0">
              <w:rPr>
                <w:rFonts w:ascii="Times New Roman" w:hAnsi="Times New Roman" w:cs="Times New Roman"/>
                <w:i/>
                <w:iCs/>
              </w:rPr>
              <w:t>Topics</w:t>
            </w:r>
          </w:p>
        </w:tc>
        <w:tc>
          <w:tcPr>
            <w:tcW w:w="6524" w:type="dxa"/>
            <w:gridSpan w:val="2"/>
            <w:shd w:val="clear" w:color="auto" w:fill="E0E0E0"/>
            <w:tcMar>
              <w:top w:w="57" w:type="dxa"/>
              <w:bottom w:w="57" w:type="dxa"/>
            </w:tcMar>
          </w:tcPr>
          <w:p w14:paraId="31313F5E" w14:textId="77777777" w:rsidR="00DB447C" w:rsidRPr="009754A0" w:rsidRDefault="00DB447C" w:rsidP="00256116">
            <w:pPr>
              <w:spacing w:line="276" w:lineRule="auto"/>
              <w:jc w:val="both"/>
              <w:rPr>
                <w:rFonts w:ascii="Times New Roman" w:hAnsi="Times New Roman" w:cs="Times New Roman"/>
                <w:b/>
                <w:bCs/>
              </w:rPr>
            </w:pPr>
            <w:r w:rsidRPr="009754A0">
              <w:rPr>
                <w:rFonts w:ascii="Times New Roman" w:hAnsi="Times New Roman" w:cs="Times New Roman"/>
                <w:b/>
                <w:bCs/>
              </w:rPr>
              <w:t xml:space="preserve"> Design output</w:t>
            </w:r>
          </w:p>
        </w:tc>
      </w:tr>
      <w:tr w:rsidR="00C32876" w:rsidRPr="009754A0" w14:paraId="241D7857" w14:textId="77777777" w:rsidTr="00533211">
        <w:trPr>
          <w:cantSplit/>
        </w:trPr>
        <w:tc>
          <w:tcPr>
            <w:tcW w:w="2803" w:type="dxa"/>
            <w:tcMar>
              <w:top w:w="57" w:type="dxa"/>
              <w:bottom w:w="57" w:type="dxa"/>
            </w:tcMar>
          </w:tcPr>
          <w:p w14:paraId="6F7AC764" w14:textId="77777777" w:rsidR="00DB447C" w:rsidRPr="009754A0" w:rsidRDefault="00DB447C" w:rsidP="00256116">
            <w:pPr>
              <w:spacing w:after="60" w:line="276" w:lineRule="auto"/>
              <w:jc w:val="both"/>
              <w:rPr>
                <w:rFonts w:ascii="Times New Roman" w:hAnsi="Times New Roman" w:cs="Times New Roman"/>
                <w:b/>
                <w:bCs/>
              </w:rPr>
            </w:pPr>
            <w:r w:rsidRPr="009754A0">
              <w:rPr>
                <w:rFonts w:ascii="Times New Roman" w:hAnsi="Times New Roman" w:cs="Times New Roman"/>
                <w:b/>
                <w:bCs/>
              </w:rPr>
              <w:t>Good programming practice</w:t>
            </w:r>
          </w:p>
          <w:p w14:paraId="5440340C" w14:textId="174362AF" w:rsidR="00DB447C" w:rsidRPr="009754A0" w:rsidRDefault="00DB447C" w:rsidP="00256116">
            <w:pPr>
              <w:spacing w:after="60" w:line="276" w:lineRule="auto"/>
              <w:jc w:val="both"/>
              <w:rPr>
                <w:rFonts w:ascii="Times New Roman" w:hAnsi="Times New Roman" w:cs="Times New Roman"/>
                <w:b/>
                <w:bCs/>
                <w:i/>
                <w:iCs/>
              </w:rPr>
            </w:pPr>
          </w:p>
        </w:tc>
        <w:tc>
          <w:tcPr>
            <w:tcW w:w="3262" w:type="dxa"/>
            <w:tcMar>
              <w:top w:w="57" w:type="dxa"/>
              <w:bottom w:w="57" w:type="dxa"/>
            </w:tcMar>
          </w:tcPr>
          <w:p w14:paraId="3E199FC7" w14:textId="77777777" w:rsidR="00DB447C" w:rsidRPr="009754A0" w:rsidRDefault="00DB447C" w:rsidP="00256116">
            <w:pPr>
              <w:spacing w:after="140" w:line="276" w:lineRule="auto"/>
              <w:jc w:val="both"/>
              <w:rPr>
                <w:rFonts w:ascii="Times New Roman" w:hAnsi="Times New Roman" w:cs="Times New Roman"/>
              </w:rPr>
            </w:pPr>
            <w:r w:rsidRPr="009754A0">
              <w:rPr>
                <w:rFonts w:ascii="Times New Roman" w:hAnsi="Times New Roman" w:cs="Times New Roman"/>
              </w:rPr>
              <w:t>Source code is...</w:t>
            </w:r>
          </w:p>
          <w:p w14:paraId="781372F3" w14:textId="01DDBB57" w:rsidR="00DB447C" w:rsidRPr="009754A0" w:rsidRDefault="00DB447C" w:rsidP="00256116">
            <w:pPr>
              <w:spacing w:line="276" w:lineRule="auto"/>
              <w:jc w:val="both"/>
              <w:rPr>
                <w:rFonts w:ascii="Times New Roman" w:hAnsi="Times New Roman" w:cs="Times New Roman"/>
              </w:rPr>
            </w:pPr>
            <w:r w:rsidRPr="009754A0">
              <w:rPr>
                <w:rFonts w:ascii="Times New Roman" w:eastAsia="Times New Roman" w:hAnsi="Times New Roman" w:cs="Times New Roman"/>
                <w:szCs w:val="20"/>
              </w:rPr>
              <w:object w:dxaOrig="1440" w:dyaOrig="1440" w14:anchorId="6CCB0E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1" type="#_x0000_t75" style="width:149.15pt;height:20.55pt" o:ole="">
                  <v:imagedata r:id="rId10" o:title=""/>
                </v:shape>
                <w:control r:id="rId11" w:name="CheckBox121" w:shapeid="_x0000_i1111"/>
              </w:object>
            </w:r>
          </w:p>
          <w:p w14:paraId="1D2DD66E" w14:textId="59F8CAC3" w:rsidR="00DB447C" w:rsidRPr="009754A0" w:rsidRDefault="00DB447C" w:rsidP="00256116">
            <w:pPr>
              <w:spacing w:line="276" w:lineRule="auto"/>
              <w:jc w:val="both"/>
              <w:rPr>
                <w:rFonts w:ascii="Times New Roman" w:hAnsi="Times New Roman" w:cs="Times New Roman"/>
                <w:sz w:val="18"/>
                <w:szCs w:val="18"/>
              </w:rPr>
            </w:pPr>
            <w:r w:rsidRPr="009754A0">
              <w:rPr>
                <w:rFonts w:ascii="Times New Roman" w:eastAsia="Times New Roman" w:hAnsi="Times New Roman" w:cs="Times New Roman"/>
                <w:sz w:val="18"/>
                <w:szCs w:val="18"/>
              </w:rPr>
              <w:object w:dxaOrig="1440" w:dyaOrig="1440" w14:anchorId="44FCD3C9">
                <v:shape id="_x0000_i1113" type="#_x0000_t75" style="width:149.15pt;height:20.55pt" o:ole="">
                  <v:imagedata r:id="rId12" o:title=""/>
                </v:shape>
                <w:control r:id="rId13" w:name="CheckBox131" w:shapeid="_x0000_i1113"/>
              </w:object>
            </w:r>
          </w:p>
          <w:p w14:paraId="02880112" w14:textId="040D5E29" w:rsidR="00DB447C" w:rsidRPr="009754A0" w:rsidRDefault="00DB447C" w:rsidP="00256116">
            <w:pPr>
              <w:spacing w:line="276" w:lineRule="auto"/>
              <w:jc w:val="both"/>
              <w:rPr>
                <w:rFonts w:ascii="Times New Roman" w:hAnsi="Times New Roman" w:cs="Times New Roman"/>
              </w:rPr>
            </w:pPr>
            <w:r w:rsidRPr="009754A0">
              <w:rPr>
                <w:rFonts w:ascii="Times New Roman" w:eastAsia="Times New Roman" w:hAnsi="Times New Roman" w:cs="Times New Roman"/>
                <w:szCs w:val="20"/>
              </w:rPr>
              <w:object w:dxaOrig="1440" w:dyaOrig="1440" w14:anchorId="3255A0C2">
                <v:shape id="_x0000_i1115" type="#_x0000_t75" style="width:149.15pt;height:20.55pt" o:ole="">
                  <v:imagedata r:id="rId14" o:title=""/>
                </v:shape>
                <w:control r:id="rId15" w:name="CheckBox141" w:shapeid="_x0000_i1115"/>
              </w:object>
            </w:r>
          </w:p>
          <w:p w14:paraId="369DD17A" w14:textId="194FF137" w:rsidR="00DB447C" w:rsidRPr="009754A0" w:rsidRDefault="00DB447C" w:rsidP="00256116">
            <w:pPr>
              <w:spacing w:line="276" w:lineRule="auto"/>
              <w:jc w:val="both"/>
              <w:rPr>
                <w:rFonts w:ascii="Times New Roman" w:hAnsi="Times New Roman" w:cs="Times New Roman"/>
              </w:rPr>
            </w:pPr>
            <w:r w:rsidRPr="009754A0">
              <w:rPr>
                <w:rFonts w:ascii="Times New Roman" w:eastAsia="Times New Roman" w:hAnsi="Times New Roman" w:cs="Times New Roman"/>
                <w:szCs w:val="20"/>
              </w:rPr>
              <w:object w:dxaOrig="1440" w:dyaOrig="1440" w14:anchorId="1A050B0B">
                <v:shape id="_x0000_i1117" type="#_x0000_t75" style="width:149.15pt;height:20.55pt" o:ole="">
                  <v:imagedata r:id="rId16" o:title=""/>
                </v:shape>
                <w:control r:id="rId17" w:name="CheckBox151" w:shapeid="_x0000_i1117"/>
              </w:object>
            </w:r>
          </w:p>
          <w:p w14:paraId="5F7A092A" w14:textId="20C76EDB" w:rsidR="00DB447C" w:rsidRPr="009754A0" w:rsidRDefault="00DB447C" w:rsidP="00256116">
            <w:pPr>
              <w:spacing w:line="276" w:lineRule="auto"/>
              <w:jc w:val="both"/>
              <w:rPr>
                <w:rFonts w:ascii="Times New Roman" w:hAnsi="Times New Roman" w:cs="Times New Roman"/>
              </w:rPr>
            </w:pPr>
            <w:r w:rsidRPr="009754A0">
              <w:rPr>
                <w:rFonts w:ascii="Times New Roman" w:eastAsia="Times New Roman" w:hAnsi="Times New Roman" w:cs="Times New Roman"/>
                <w:szCs w:val="20"/>
              </w:rPr>
              <w:object w:dxaOrig="1440" w:dyaOrig="1440" w14:anchorId="4E85734C">
                <v:shape id="_x0000_i1119" type="#_x0000_t75" style="width:149.15pt;height:20.55pt" o:ole="">
                  <v:imagedata r:id="rId18" o:title=""/>
                </v:shape>
                <w:control r:id="rId19" w:name="CheckBox161" w:shapeid="_x0000_i1119"/>
              </w:object>
            </w:r>
          </w:p>
        </w:tc>
        <w:tc>
          <w:tcPr>
            <w:tcW w:w="3262" w:type="dxa"/>
          </w:tcPr>
          <w:p w14:paraId="67BE8AEA" w14:textId="7EFD4DBC" w:rsidR="00DB447C" w:rsidRPr="009754A0" w:rsidRDefault="00A52864" w:rsidP="00256116">
            <w:pPr>
              <w:spacing w:after="140" w:line="276" w:lineRule="auto"/>
              <w:jc w:val="both"/>
              <w:rPr>
                <w:rFonts w:ascii="Times New Roman" w:hAnsi="Times New Roman" w:cs="Times New Roman"/>
              </w:rPr>
            </w:pPr>
            <w:r w:rsidRPr="009754A0">
              <w:rPr>
                <w:rFonts w:ascii="Times New Roman" w:hAnsi="Times New Roman" w:cs="Times New Roman"/>
              </w:rPr>
              <w:t>The source</w:t>
            </w:r>
            <w:r w:rsidR="00DB447C" w:rsidRPr="009754A0">
              <w:rPr>
                <w:rFonts w:ascii="Times New Roman" w:hAnsi="Times New Roman" w:cs="Times New Roman"/>
              </w:rPr>
              <w:t xml:space="preserve"> code contains...</w:t>
            </w:r>
          </w:p>
          <w:p w14:paraId="13E41A1D" w14:textId="073DDBD2" w:rsidR="00DB447C" w:rsidRPr="009754A0" w:rsidRDefault="00DB447C" w:rsidP="00256116">
            <w:pPr>
              <w:spacing w:line="276" w:lineRule="auto"/>
              <w:jc w:val="both"/>
              <w:rPr>
                <w:rFonts w:ascii="Times New Roman" w:hAnsi="Times New Roman" w:cs="Times New Roman"/>
              </w:rPr>
            </w:pPr>
            <w:r w:rsidRPr="009754A0">
              <w:rPr>
                <w:rFonts w:ascii="Times New Roman" w:eastAsia="Times New Roman" w:hAnsi="Times New Roman" w:cs="Times New Roman"/>
                <w:szCs w:val="20"/>
              </w:rPr>
              <w:object w:dxaOrig="1440" w:dyaOrig="1440" w14:anchorId="70A4FD54">
                <v:shape id="_x0000_i1121" type="#_x0000_t75" style="width:149.15pt;height:20.55pt" o:ole="">
                  <v:imagedata r:id="rId20" o:title=""/>
                </v:shape>
                <w:control r:id="rId21" w:name="CheckBox171" w:shapeid="_x0000_i1121"/>
              </w:object>
            </w:r>
          </w:p>
          <w:p w14:paraId="30CA7B9D" w14:textId="61D18800" w:rsidR="00DB447C" w:rsidRPr="009754A0" w:rsidRDefault="00DB447C" w:rsidP="00256116">
            <w:pPr>
              <w:spacing w:line="276" w:lineRule="auto"/>
              <w:jc w:val="both"/>
              <w:rPr>
                <w:rFonts w:ascii="Times New Roman" w:hAnsi="Times New Roman" w:cs="Times New Roman"/>
              </w:rPr>
            </w:pPr>
            <w:r w:rsidRPr="009754A0">
              <w:rPr>
                <w:rFonts w:ascii="Times New Roman" w:eastAsia="Times New Roman" w:hAnsi="Times New Roman" w:cs="Times New Roman"/>
                <w:szCs w:val="20"/>
              </w:rPr>
              <w:object w:dxaOrig="1440" w:dyaOrig="1440" w14:anchorId="04976DBD">
                <v:shape id="_x0000_i1123" type="#_x0000_t75" style="width:149.15pt;height:20.55pt" o:ole="">
                  <v:imagedata r:id="rId22" o:title=""/>
                </v:shape>
                <w:control r:id="rId23" w:name="CheckBox181" w:shapeid="_x0000_i1123"/>
              </w:object>
            </w:r>
          </w:p>
          <w:p w14:paraId="62F50EE6" w14:textId="75A589F9" w:rsidR="00DB447C" w:rsidRPr="009754A0" w:rsidRDefault="00DB447C" w:rsidP="00256116">
            <w:pPr>
              <w:spacing w:line="276" w:lineRule="auto"/>
              <w:jc w:val="both"/>
              <w:rPr>
                <w:rFonts w:ascii="Times New Roman" w:hAnsi="Times New Roman" w:cs="Times New Roman"/>
              </w:rPr>
            </w:pPr>
            <w:r w:rsidRPr="009754A0">
              <w:rPr>
                <w:rFonts w:ascii="Times New Roman" w:eastAsia="Times New Roman" w:hAnsi="Times New Roman" w:cs="Times New Roman"/>
                <w:szCs w:val="20"/>
              </w:rPr>
              <w:object w:dxaOrig="1440" w:dyaOrig="1440" w14:anchorId="4059A6A1">
                <v:shape id="_x0000_i1125" type="#_x0000_t75" style="width:149.15pt;height:20.55pt" o:ole="">
                  <v:imagedata r:id="rId24" o:title=""/>
                </v:shape>
                <w:control r:id="rId25" w:name="CheckBox191" w:shapeid="_x0000_i1125"/>
              </w:object>
            </w:r>
          </w:p>
          <w:p w14:paraId="6E4977BA" w14:textId="7FD20AA7" w:rsidR="00DB447C" w:rsidRPr="009754A0" w:rsidRDefault="00DB447C" w:rsidP="00256116">
            <w:pPr>
              <w:spacing w:line="276" w:lineRule="auto"/>
              <w:jc w:val="both"/>
              <w:rPr>
                <w:rFonts w:ascii="Times New Roman" w:hAnsi="Times New Roman" w:cs="Times New Roman"/>
              </w:rPr>
            </w:pPr>
            <w:r w:rsidRPr="009754A0">
              <w:rPr>
                <w:rFonts w:ascii="Times New Roman" w:eastAsia="Times New Roman" w:hAnsi="Times New Roman" w:cs="Times New Roman"/>
                <w:szCs w:val="20"/>
              </w:rPr>
              <w:object w:dxaOrig="1440" w:dyaOrig="1440" w14:anchorId="4A5A4674">
                <v:shape id="_x0000_i1127" type="#_x0000_t75" style="width:149.15pt;height:20.55pt" o:ole="">
                  <v:imagedata r:id="rId26" o:title=""/>
                </v:shape>
                <w:control r:id="rId27" w:name="CheckBox201" w:shapeid="_x0000_i1127"/>
              </w:object>
            </w:r>
          </w:p>
          <w:p w14:paraId="1383032C" w14:textId="64026610" w:rsidR="00DB447C" w:rsidRPr="009754A0" w:rsidRDefault="00DB447C" w:rsidP="00256116">
            <w:pPr>
              <w:spacing w:line="276" w:lineRule="auto"/>
              <w:jc w:val="both"/>
              <w:rPr>
                <w:rFonts w:ascii="Times New Roman" w:hAnsi="Times New Roman" w:cs="Times New Roman"/>
              </w:rPr>
            </w:pPr>
            <w:r w:rsidRPr="009754A0">
              <w:rPr>
                <w:rFonts w:ascii="Times New Roman" w:eastAsia="Times New Roman" w:hAnsi="Times New Roman" w:cs="Times New Roman"/>
                <w:szCs w:val="20"/>
              </w:rPr>
              <w:object w:dxaOrig="1440" w:dyaOrig="1440" w14:anchorId="044DB36D">
                <v:shape id="_x0000_i1129" type="#_x0000_t75" style="width:2in;height:20.55pt" o:ole="">
                  <v:imagedata r:id="rId28" o:title=""/>
                </v:shape>
                <w:control r:id="rId29" w:name="CheckBox211" w:shapeid="_x0000_i1129"/>
              </w:object>
            </w:r>
          </w:p>
        </w:tc>
      </w:tr>
      <w:tr w:rsidR="00C32876" w:rsidRPr="009754A0" w14:paraId="0EE35287" w14:textId="77777777" w:rsidTr="00533211">
        <w:trPr>
          <w:cantSplit/>
        </w:trPr>
        <w:tc>
          <w:tcPr>
            <w:tcW w:w="2803" w:type="dxa"/>
            <w:tcMar>
              <w:top w:w="57" w:type="dxa"/>
              <w:bottom w:w="57" w:type="dxa"/>
            </w:tcMar>
          </w:tcPr>
          <w:p w14:paraId="199E74C7" w14:textId="77777777" w:rsidR="00DB447C" w:rsidRPr="009754A0" w:rsidRDefault="00DB447C" w:rsidP="00256116">
            <w:pPr>
              <w:spacing w:after="60" w:line="276" w:lineRule="auto"/>
              <w:jc w:val="both"/>
              <w:rPr>
                <w:rFonts w:ascii="Times New Roman" w:hAnsi="Times New Roman" w:cs="Times New Roman"/>
                <w:b/>
                <w:bCs/>
              </w:rPr>
            </w:pPr>
            <w:r w:rsidRPr="009754A0">
              <w:rPr>
                <w:rFonts w:ascii="Times New Roman" w:hAnsi="Times New Roman" w:cs="Times New Roman"/>
                <w:b/>
                <w:bCs/>
              </w:rPr>
              <w:t>Windows programming</w:t>
            </w:r>
          </w:p>
          <w:p w14:paraId="6EF2C198" w14:textId="67D91350" w:rsidR="00DB447C" w:rsidRPr="009754A0" w:rsidRDefault="00DB447C" w:rsidP="00256116">
            <w:pPr>
              <w:spacing w:after="60" w:line="276" w:lineRule="auto"/>
              <w:jc w:val="both"/>
              <w:rPr>
                <w:rFonts w:ascii="Times New Roman" w:hAnsi="Times New Roman" w:cs="Times New Roman"/>
                <w:b/>
                <w:bCs/>
              </w:rPr>
            </w:pPr>
          </w:p>
        </w:tc>
        <w:tc>
          <w:tcPr>
            <w:tcW w:w="6524" w:type="dxa"/>
            <w:gridSpan w:val="2"/>
            <w:tcMar>
              <w:top w:w="57" w:type="dxa"/>
              <w:bottom w:w="57" w:type="dxa"/>
            </w:tcMar>
          </w:tcPr>
          <w:p w14:paraId="71F9D31C" w14:textId="09B6674F" w:rsidR="00DB447C" w:rsidRPr="009754A0" w:rsidRDefault="00DB447C" w:rsidP="00256116">
            <w:pPr>
              <w:spacing w:line="276" w:lineRule="auto"/>
              <w:jc w:val="both"/>
              <w:rPr>
                <w:rFonts w:ascii="Times New Roman" w:hAnsi="Times New Roman" w:cs="Times New Roman"/>
              </w:rPr>
            </w:pPr>
            <w:r w:rsidRPr="009754A0">
              <w:rPr>
                <w:rFonts w:ascii="Times New Roman" w:eastAsia="Times New Roman" w:hAnsi="Times New Roman" w:cs="Times New Roman"/>
                <w:szCs w:val="20"/>
              </w:rPr>
              <w:object w:dxaOrig="1440" w:dyaOrig="1440" w14:anchorId="33E90390">
                <v:shape id="_x0000_i1131" type="#_x0000_t75" style="width:308.55pt;height:20.55pt" o:ole="">
                  <v:imagedata r:id="rId30" o:title=""/>
                </v:shape>
                <w:control r:id="rId31" w:name="CheckBox221" w:shapeid="_x0000_i1131"/>
              </w:object>
            </w:r>
          </w:p>
          <w:p w14:paraId="1824D2C9" w14:textId="1C467F7E" w:rsidR="00DB447C" w:rsidRPr="009754A0" w:rsidRDefault="00DB447C" w:rsidP="00256116">
            <w:pPr>
              <w:spacing w:line="276" w:lineRule="auto"/>
              <w:jc w:val="both"/>
              <w:rPr>
                <w:rFonts w:ascii="Times New Roman" w:hAnsi="Times New Roman" w:cs="Times New Roman"/>
              </w:rPr>
            </w:pPr>
            <w:r w:rsidRPr="009754A0">
              <w:rPr>
                <w:rFonts w:ascii="Times New Roman" w:eastAsia="Times New Roman" w:hAnsi="Times New Roman" w:cs="Times New Roman"/>
                <w:szCs w:val="20"/>
              </w:rPr>
              <w:object w:dxaOrig="1440" w:dyaOrig="1440" w14:anchorId="0D3A702D">
                <v:shape id="_x0000_i1133" type="#_x0000_t75" style="width:313.7pt;height:20.55pt" o:ole="">
                  <v:imagedata r:id="rId32" o:title=""/>
                </v:shape>
                <w:control r:id="rId33" w:name="CheckBox231" w:shapeid="_x0000_i1133"/>
              </w:object>
            </w:r>
          </w:p>
          <w:p w14:paraId="57B71500" w14:textId="353B538D" w:rsidR="00DB447C" w:rsidRPr="009754A0" w:rsidRDefault="00DB447C" w:rsidP="00256116">
            <w:pPr>
              <w:spacing w:line="276" w:lineRule="auto"/>
              <w:jc w:val="both"/>
              <w:rPr>
                <w:rFonts w:ascii="Times New Roman" w:hAnsi="Times New Roman" w:cs="Times New Roman"/>
              </w:rPr>
            </w:pPr>
            <w:r w:rsidRPr="009754A0">
              <w:rPr>
                <w:rFonts w:ascii="Times New Roman" w:eastAsia="Times New Roman" w:hAnsi="Times New Roman" w:cs="Times New Roman"/>
                <w:szCs w:val="20"/>
              </w:rPr>
              <w:object w:dxaOrig="1440" w:dyaOrig="1440" w14:anchorId="15EE1F0E">
                <v:shape id="_x0000_i1135" type="#_x0000_t75" style="width:313.7pt;height:20.55pt" o:ole="">
                  <v:imagedata r:id="rId34" o:title=""/>
                </v:shape>
                <w:control r:id="rId35" w:name="CheckBox241" w:shapeid="_x0000_i1135"/>
              </w:object>
            </w:r>
          </w:p>
          <w:p w14:paraId="25AD92BE" w14:textId="203611F0" w:rsidR="00DB447C" w:rsidRPr="009754A0" w:rsidRDefault="00DB447C" w:rsidP="00256116">
            <w:pPr>
              <w:spacing w:line="276" w:lineRule="auto"/>
              <w:jc w:val="both"/>
              <w:rPr>
                <w:rFonts w:ascii="Times New Roman" w:hAnsi="Times New Roman" w:cs="Times New Roman"/>
              </w:rPr>
            </w:pPr>
            <w:r w:rsidRPr="009754A0">
              <w:rPr>
                <w:rFonts w:ascii="Times New Roman" w:hAnsi="Times New Roman" w:cs="Times New Roman"/>
              </w:rPr>
              <w:t>Comments:</w:t>
            </w:r>
            <w:r w:rsidR="000C571A" w:rsidRPr="009754A0">
              <w:rPr>
                <w:rFonts w:ascii="Times New Roman" w:hAnsi="Times New Roman" w:cs="Times New Roman"/>
              </w:rPr>
              <w:t xml:space="preserve"> N/A, web dashboard only, no native Windows UI.</w:t>
            </w:r>
          </w:p>
        </w:tc>
      </w:tr>
      <w:tr w:rsidR="00C32876" w:rsidRPr="009754A0" w14:paraId="7608AAFA" w14:textId="77777777" w:rsidTr="00533211">
        <w:trPr>
          <w:cantSplit/>
        </w:trPr>
        <w:tc>
          <w:tcPr>
            <w:tcW w:w="2803" w:type="dxa"/>
            <w:tcMar>
              <w:top w:w="57" w:type="dxa"/>
              <w:bottom w:w="57" w:type="dxa"/>
            </w:tcMar>
          </w:tcPr>
          <w:p w14:paraId="09D58A7C" w14:textId="727643B9" w:rsidR="00DB447C" w:rsidRPr="009754A0" w:rsidRDefault="00DB447C" w:rsidP="00256116">
            <w:pPr>
              <w:spacing w:after="60" w:line="276" w:lineRule="auto"/>
              <w:jc w:val="both"/>
              <w:rPr>
                <w:rFonts w:ascii="Times New Roman" w:hAnsi="Times New Roman" w:cs="Times New Roman"/>
                <w:b/>
                <w:bCs/>
              </w:rPr>
            </w:pPr>
            <w:r w:rsidRPr="009754A0">
              <w:rPr>
                <w:rFonts w:ascii="Times New Roman" w:hAnsi="Times New Roman" w:cs="Times New Roman"/>
                <w:b/>
                <w:bCs/>
              </w:rPr>
              <w:t>Dynamic testing</w:t>
            </w:r>
          </w:p>
        </w:tc>
        <w:tc>
          <w:tcPr>
            <w:tcW w:w="6524" w:type="dxa"/>
            <w:gridSpan w:val="2"/>
            <w:tcMar>
              <w:top w:w="57" w:type="dxa"/>
              <w:bottom w:w="57" w:type="dxa"/>
            </w:tcMar>
          </w:tcPr>
          <w:p w14:paraId="602E77EF" w14:textId="7C508985" w:rsidR="00DB447C" w:rsidRPr="009754A0" w:rsidRDefault="00DB447C" w:rsidP="00256116">
            <w:pPr>
              <w:spacing w:line="276" w:lineRule="auto"/>
              <w:jc w:val="both"/>
              <w:rPr>
                <w:rFonts w:ascii="Times New Roman" w:hAnsi="Times New Roman" w:cs="Times New Roman"/>
              </w:rPr>
            </w:pPr>
            <w:r w:rsidRPr="009754A0">
              <w:rPr>
                <w:rFonts w:ascii="Times New Roman" w:eastAsia="Times New Roman" w:hAnsi="Times New Roman" w:cs="Times New Roman"/>
                <w:szCs w:val="20"/>
              </w:rPr>
              <w:object w:dxaOrig="1440" w:dyaOrig="1440" w14:anchorId="6B2A121B">
                <v:shape id="_x0000_i1137" type="#_x0000_t75" style="width:308.55pt;height:20.55pt" o:ole="">
                  <v:imagedata r:id="rId36" o:title=""/>
                </v:shape>
                <w:control r:id="rId37" w:name="CheckBox251" w:shapeid="_x0000_i1137"/>
              </w:object>
            </w:r>
          </w:p>
          <w:p w14:paraId="71BBF133" w14:textId="0A66F1FB" w:rsidR="00DB447C" w:rsidRPr="009754A0" w:rsidRDefault="00DB447C" w:rsidP="00256116">
            <w:pPr>
              <w:spacing w:line="276" w:lineRule="auto"/>
              <w:jc w:val="both"/>
              <w:rPr>
                <w:rFonts w:ascii="Times New Roman" w:hAnsi="Times New Roman" w:cs="Times New Roman"/>
              </w:rPr>
            </w:pPr>
            <w:r w:rsidRPr="009754A0">
              <w:rPr>
                <w:rFonts w:ascii="Times New Roman" w:eastAsia="Times New Roman" w:hAnsi="Times New Roman" w:cs="Times New Roman"/>
                <w:szCs w:val="20"/>
              </w:rPr>
              <w:object w:dxaOrig="1440" w:dyaOrig="1440" w14:anchorId="48059496">
                <v:shape id="_x0000_i1139" type="#_x0000_t75" style="width:308.55pt;height:20.55pt" o:ole="">
                  <v:imagedata r:id="rId38" o:title=""/>
                </v:shape>
                <w:control r:id="rId39" w:name="CheckBox261" w:shapeid="_x0000_i1139"/>
              </w:object>
            </w:r>
          </w:p>
          <w:p w14:paraId="52212883" w14:textId="2B70A62B" w:rsidR="00DB447C" w:rsidRPr="009754A0" w:rsidRDefault="00DB447C" w:rsidP="00256116">
            <w:pPr>
              <w:spacing w:line="276" w:lineRule="auto"/>
              <w:jc w:val="both"/>
              <w:rPr>
                <w:rFonts w:ascii="Times New Roman" w:hAnsi="Times New Roman" w:cs="Times New Roman"/>
              </w:rPr>
            </w:pPr>
            <w:r w:rsidRPr="009754A0">
              <w:rPr>
                <w:rFonts w:ascii="Times New Roman" w:eastAsia="Times New Roman" w:hAnsi="Times New Roman" w:cs="Times New Roman"/>
                <w:szCs w:val="20"/>
              </w:rPr>
              <w:object w:dxaOrig="1440" w:dyaOrig="1440" w14:anchorId="19222539">
                <v:shape id="_x0000_i1141" type="#_x0000_t75" style="width:308.55pt;height:20.55pt" o:ole="">
                  <v:imagedata r:id="rId40" o:title=""/>
                </v:shape>
                <w:control r:id="rId41" w:name="CheckBox271" w:shapeid="_x0000_i1141"/>
              </w:object>
            </w:r>
          </w:p>
          <w:p w14:paraId="5D1C1483" w14:textId="695C96E8" w:rsidR="00DB447C" w:rsidRPr="009754A0" w:rsidRDefault="00DB447C" w:rsidP="00256116">
            <w:pPr>
              <w:spacing w:line="276" w:lineRule="auto"/>
              <w:jc w:val="both"/>
              <w:rPr>
                <w:rFonts w:ascii="Times New Roman" w:hAnsi="Times New Roman" w:cs="Times New Roman"/>
              </w:rPr>
            </w:pPr>
            <w:r w:rsidRPr="009754A0">
              <w:rPr>
                <w:rFonts w:ascii="Times New Roman" w:eastAsia="Times New Roman" w:hAnsi="Times New Roman" w:cs="Times New Roman"/>
                <w:szCs w:val="20"/>
              </w:rPr>
              <w:object w:dxaOrig="1440" w:dyaOrig="1440" w14:anchorId="4DFAB04E">
                <v:shape id="_x0000_i1143" type="#_x0000_t75" style="width:308.55pt;height:20.55pt" o:ole="">
                  <v:imagedata r:id="rId42" o:title=""/>
                </v:shape>
                <w:control r:id="rId43" w:name="CheckBox281" w:shapeid="_x0000_i1143"/>
              </w:object>
            </w:r>
          </w:p>
          <w:p w14:paraId="194BC726" w14:textId="12CF1EF8" w:rsidR="00DB447C" w:rsidRPr="009754A0" w:rsidRDefault="00DB447C" w:rsidP="00256116">
            <w:pPr>
              <w:spacing w:line="276" w:lineRule="auto"/>
              <w:jc w:val="both"/>
              <w:rPr>
                <w:rFonts w:ascii="Times New Roman" w:hAnsi="Times New Roman" w:cs="Times New Roman"/>
              </w:rPr>
            </w:pPr>
            <w:r w:rsidRPr="009754A0">
              <w:rPr>
                <w:rFonts w:ascii="Times New Roman" w:eastAsia="Times New Roman" w:hAnsi="Times New Roman" w:cs="Times New Roman"/>
                <w:szCs w:val="20"/>
              </w:rPr>
              <w:object w:dxaOrig="1440" w:dyaOrig="1440" w14:anchorId="254A8DCF">
                <v:shape id="_x0000_i1145" type="#_x0000_t75" style="width:308.55pt;height:20.55pt" o:ole="">
                  <v:imagedata r:id="rId44" o:title=""/>
                </v:shape>
                <w:control r:id="rId45" w:name="CheckBox291" w:shapeid="_x0000_i1145"/>
              </w:object>
            </w:r>
          </w:p>
          <w:p w14:paraId="0B23C351" w14:textId="7D389F9B" w:rsidR="00DB447C" w:rsidRPr="009754A0" w:rsidRDefault="00DB447C" w:rsidP="00256116">
            <w:pPr>
              <w:spacing w:line="276" w:lineRule="auto"/>
              <w:jc w:val="both"/>
              <w:rPr>
                <w:rFonts w:ascii="Times New Roman" w:hAnsi="Times New Roman" w:cs="Times New Roman"/>
              </w:rPr>
            </w:pPr>
            <w:r w:rsidRPr="009754A0">
              <w:rPr>
                <w:rFonts w:ascii="Times New Roman" w:hAnsi="Times New Roman" w:cs="Times New Roman"/>
              </w:rPr>
              <w:t xml:space="preserve">Comments: </w:t>
            </w:r>
            <w:r w:rsidR="000C571A" w:rsidRPr="009754A0">
              <w:rPr>
                <w:rFonts w:ascii="Times New Roman" w:hAnsi="Times New Roman" w:cs="Times New Roman"/>
              </w:rPr>
              <w:t>Full path + boundary coverage confirmed with Unity, Jest.</w:t>
            </w:r>
          </w:p>
        </w:tc>
      </w:tr>
    </w:tbl>
    <w:p w14:paraId="4460CAB3" w14:textId="47F2B8CD" w:rsidR="008A3D27" w:rsidRPr="009754A0" w:rsidRDefault="008A3D27" w:rsidP="00256116">
      <w:pPr>
        <w:spacing w:after="140" w:line="276" w:lineRule="auto"/>
        <w:jc w:val="both"/>
        <w:rPr>
          <w:rFonts w:ascii="Times New Roman" w:hAnsi="Times New Roman" w:cs="Times New Roman"/>
          <w:b/>
          <w:bCs/>
        </w:rPr>
      </w:pPr>
    </w:p>
    <w:p w14:paraId="45A85B53" w14:textId="38B1C5B8" w:rsidR="00204C7B" w:rsidRPr="009754A0" w:rsidRDefault="00204C7B" w:rsidP="00256116">
      <w:pPr>
        <w:spacing w:after="140" w:line="276" w:lineRule="auto"/>
        <w:jc w:val="both"/>
        <w:rPr>
          <w:rFonts w:ascii="Times New Roman" w:hAnsi="Times New Roman" w:cs="Times New Roman"/>
          <w:b/>
          <w:bCs/>
        </w:rPr>
      </w:pPr>
    </w:p>
    <w:p w14:paraId="13A11DB2" w14:textId="77777777" w:rsidR="00B8154F" w:rsidRPr="009754A0" w:rsidRDefault="00B8154F" w:rsidP="00256116">
      <w:pPr>
        <w:spacing w:after="140" w:line="276" w:lineRule="auto"/>
        <w:jc w:val="both"/>
        <w:rPr>
          <w:rFonts w:ascii="Times New Roman" w:hAnsi="Times New Roman" w:cs="Times New Roman"/>
          <w:b/>
          <w:bCs/>
        </w:rPr>
      </w:pPr>
    </w:p>
    <w:p w14:paraId="52EFD490" w14:textId="77777777" w:rsidR="00B8154F" w:rsidRPr="009754A0" w:rsidRDefault="00B8154F" w:rsidP="00256116">
      <w:pPr>
        <w:spacing w:after="140" w:line="276" w:lineRule="auto"/>
        <w:jc w:val="both"/>
        <w:rPr>
          <w:rFonts w:ascii="Times New Roman" w:hAnsi="Times New Roman" w:cs="Times New Roman"/>
          <w:b/>
          <w:bCs/>
        </w:rPr>
      </w:pPr>
    </w:p>
    <w:p w14:paraId="36838FD1" w14:textId="52074D5F" w:rsidR="00B8154F" w:rsidRPr="009754A0" w:rsidRDefault="00B8154F" w:rsidP="00B8154F">
      <w:pPr>
        <w:pStyle w:val="Heading2"/>
        <w:spacing w:line="276" w:lineRule="auto"/>
        <w:rPr>
          <w:rFonts w:ascii="Times New Roman" w:hAnsi="Times New Roman" w:cs="Times New Roman"/>
          <w:color w:val="auto"/>
        </w:rPr>
      </w:pPr>
      <w:bookmarkStart w:id="26" w:name="_Toc197924290"/>
      <w:r w:rsidRPr="00B8154F">
        <w:rPr>
          <w:rFonts w:ascii="Times New Roman" w:hAnsi="Times New Roman" w:cs="Times New Roman"/>
          <w:color w:val="auto"/>
        </w:rPr>
        <w:lastRenderedPageBreak/>
        <w:t>Database-Schema Design</w:t>
      </w:r>
      <w:bookmarkEnd w:id="26"/>
    </w:p>
    <w:p w14:paraId="50349149" w14:textId="77777777" w:rsidR="007B223D" w:rsidRPr="009754A0" w:rsidRDefault="00B8154F" w:rsidP="007B223D">
      <w:pPr>
        <w:keepNext/>
        <w:spacing w:after="140" w:line="276" w:lineRule="auto"/>
        <w:ind w:left="432"/>
        <w:jc w:val="both"/>
        <w:rPr>
          <w:rFonts w:ascii="Times New Roman" w:hAnsi="Times New Roman" w:cs="Times New Roman"/>
        </w:rPr>
      </w:pPr>
      <w:r w:rsidRPr="009754A0">
        <w:rPr>
          <w:rFonts w:ascii="Times New Roman" w:hAnsi="Times New Roman" w:cs="Times New Roman"/>
          <w:noProof/>
          <w14:ligatures w14:val="standardContextual"/>
        </w:rPr>
        <w:drawing>
          <wp:inline distT="0" distB="0" distL="0" distR="0" wp14:anchorId="47D208F7" wp14:editId="6D775B38">
            <wp:extent cx="6120130" cy="6785610"/>
            <wp:effectExtent l="0" t="0" r="0" b="0"/>
            <wp:docPr id="698633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33390" name=""/>
                    <pic:cNvPicPr/>
                  </pic:nvPicPr>
                  <pic:blipFill>
                    <a:blip r:embed="rId46"/>
                    <a:stretch>
                      <a:fillRect/>
                    </a:stretch>
                  </pic:blipFill>
                  <pic:spPr>
                    <a:xfrm>
                      <a:off x="0" y="0"/>
                      <a:ext cx="6120130" cy="6785610"/>
                    </a:xfrm>
                    <a:prstGeom prst="rect">
                      <a:avLst/>
                    </a:prstGeom>
                  </pic:spPr>
                </pic:pic>
              </a:graphicData>
            </a:graphic>
          </wp:inline>
        </w:drawing>
      </w:r>
    </w:p>
    <w:p w14:paraId="420198CB" w14:textId="75BDDA6E" w:rsidR="00B8154F" w:rsidRPr="00B8154F" w:rsidRDefault="007B223D" w:rsidP="007B223D">
      <w:pPr>
        <w:pStyle w:val="Caption"/>
        <w:jc w:val="both"/>
        <w:rPr>
          <w:rFonts w:ascii="Times New Roman" w:hAnsi="Times New Roman" w:cs="Times New Roman"/>
          <w:b/>
          <w:bCs/>
          <w:color w:val="auto"/>
        </w:rPr>
      </w:pPr>
      <w:bookmarkStart w:id="27" w:name="_Toc197924319"/>
      <w:r w:rsidRPr="009754A0">
        <w:rPr>
          <w:rFonts w:ascii="Times New Roman" w:hAnsi="Times New Roman" w:cs="Times New Roman"/>
          <w:color w:val="auto"/>
        </w:rPr>
        <w:t xml:space="preserve">Figure </w:t>
      </w:r>
      <w:r w:rsidR="00575AC6" w:rsidRPr="009754A0">
        <w:rPr>
          <w:rFonts w:ascii="Times New Roman" w:hAnsi="Times New Roman" w:cs="Times New Roman"/>
          <w:color w:val="auto"/>
        </w:rPr>
        <w:fldChar w:fldCharType="begin"/>
      </w:r>
      <w:r w:rsidR="00575AC6" w:rsidRPr="009754A0">
        <w:rPr>
          <w:rFonts w:ascii="Times New Roman" w:hAnsi="Times New Roman" w:cs="Times New Roman"/>
          <w:color w:val="auto"/>
        </w:rPr>
        <w:instrText xml:space="preserve"> STYLEREF 2 \s </w:instrText>
      </w:r>
      <w:r w:rsidR="00575AC6" w:rsidRPr="009754A0">
        <w:rPr>
          <w:rFonts w:ascii="Times New Roman" w:hAnsi="Times New Roman" w:cs="Times New Roman"/>
          <w:color w:val="auto"/>
        </w:rPr>
        <w:fldChar w:fldCharType="separate"/>
      </w:r>
      <w:r w:rsidR="004F2D4E">
        <w:rPr>
          <w:rFonts w:ascii="Times New Roman" w:hAnsi="Times New Roman" w:cs="Times New Roman"/>
          <w:noProof/>
          <w:color w:val="auto"/>
        </w:rPr>
        <w:t>3.3</w:t>
      </w:r>
      <w:r w:rsidR="00575AC6" w:rsidRPr="009754A0">
        <w:rPr>
          <w:rFonts w:ascii="Times New Roman" w:hAnsi="Times New Roman" w:cs="Times New Roman"/>
          <w:color w:val="auto"/>
        </w:rPr>
        <w:fldChar w:fldCharType="end"/>
      </w:r>
      <w:r w:rsidR="00575AC6" w:rsidRPr="009754A0">
        <w:rPr>
          <w:rFonts w:ascii="Times New Roman" w:hAnsi="Times New Roman" w:cs="Times New Roman"/>
          <w:color w:val="auto"/>
        </w:rPr>
        <w:t>.</w:t>
      </w:r>
      <w:r w:rsidR="00575AC6" w:rsidRPr="009754A0">
        <w:rPr>
          <w:rFonts w:ascii="Times New Roman" w:hAnsi="Times New Roman" w:cs="Times New Roman"/>
          <w:color w:val="auto"/>
        </w:rPr>
        <w:fldChar w:fldCharType="begin"/>
      </w:r>
      <w:r w:rsidR="00575AC6" w:rsidRPr="009754A0">
        <w:rPr>
          <w:rFonts w:ascii="Times New Roman" w:hAnsi="Times New Roman" w:cs="Times New Roman"/>
          <w:color w:val="auto"/>
        </w:rPr>
        <w:instrText xml:space="preserve"> SEQ Figure \* ARABIC \s 2 </w:instrText>
      </w:r>
      <w:r w:rsidR="00575AC6" w:rsidRPr="009754A0">
        <w:rPr>
          <w:rFonts w:ascii="Times New Roman" w:hAnsi="Times New Roman" w:cs="Times New Roman"/>
          <w:color w:val="auto"/>
        </w:rPr>
        <w:fldChar w:fldCharType="separate"/>
      </w:r>
      <w:r w:rsidR="004F2D4E">
        <w:rPr>
          <w:rFonts w:ascii="Times New Roman" w:hAnsi="Times New Roman" w:cs="Times New Roman"/>
          <w:noProof/>
          <w:color w:val="auto"/>
        </w:rPr>
        <w:t>1</w:t>
      </w:r>
      <w:r w:rsidR="00575AC6" w:rsidRPr="009754A0">
        <w:rPr>
          <w:rFonts w:ascii="Times New Roman" w:hAnsi="Times New Roman" w:cs="Times New Roman"/>
          <w:color w:val="auto"/>
        </w:rPr>
        <w:fldChar w:fldCharType="end"/>
      </w:r>
      <w:r w:rsidRPr="009754A0">
        <w:rPr>
          <w:rFonts w:ascii="Times New Roman" w:hAnsi="Times New Roman" w:cs="Times New Roman"/>
          <w:color w:val="auto"/>
        </w:rPr>
        <w:t xml:space="preserve"> ERD and Schema for the database</w:t>
      </w:r>
      <w:bookmarkEnd w:id="27"/>
    </w:p>
    <w:p w14:paraId="2809883F" w14:textId="77777777" w:rsidR="00B8154F" w:rsidRPr="009754A0" w:rsidRDefault="00B8154F" w:rsidP="00B8154F">
      <w:pPr>
        <w:spacing w:after="140" w:line="276" w:lineRule="auto"/>
        <w:jc w:val="both"/>
        <w:rPr>
          <w:rFonts w:ascii="Times New Roman" w:hAnsi="Times New Roman" w:cs="Times New Roman"/>
        </w:rPr>
      </w:pPr>
    </w:p>
    <w:p w14:paraId="2DBD6DCF" w14:textId="77777777" w:rsidR="00B8154F" w:rsidRPr="009754A0" w:rsidRDefault="00B8154F" w:rsidP="00B8154F">
      <w:pPr>
        <w:spacing w:after="140" w:line="276" w:lineRule="auto"/>
        <w:jc w:val="both"/>
        <w:rPr>
          <w:rFonts w:ascii="Times New Roman" w:hAnsi="Times New Roman" w:cs="Times New Roman"/>
        </w:rPr>
      </w:pPr>
    </w:p>
    <w:p w14:paraId="133D89F4" w14:textId="77777777" w:rsidR="00B8154F" w:rsidRPr="009754A0" w:rsidRDefault="00B8154F" w:rsidP="00B8154F">
      <w:pPr>
        <w:spacing w:after="140" w:line="276" w:lineRule="auto"/>
        <w:jc w:val="both"/>
        <w:rPr>
          <w:rFonts w:ascii="Times New Roman" w:hAnsi="Times New Roman" w:cs="Times New Roman"/>
        </w:rPr>
      </w:pPr>
    </w:p>
    <w:p w14:paraId="0F89D2C9" w14:textId="77777777" w:rsidR="00B8154F" w:rsidRPr="009754A0" w:rsidRDefault="00B8154F" w:rsidP="00B8154F">
      <w:pPr>
        <w:spacing w:after="140" w:line="276" w:lineRule="auto"/>
        <w:jc w:val="both"/>
        <w:rPr>
          <w:rFonts w:ascii="Times New Roman" w:hAnsi="Times New Roman" w:cs="Times New Roman"/>
        </w:rPr>
      </w:pPr>
    </w:p>
    <w:p w14:paraId="4328BB9C" w14:textId="77777777" w:rsidR="00B8154F" w:rsidRPr="009754A0" w:rsidRDefault="00B8154F" w:rsidP="00B8154F">
      <w:pPr>
        <w:spacing w:after="140" w:line="276" w:lineRule="auto"/>
        <w:jc w:val="both"/>
        <w:rPr>
          <w:rFonts w:ascii="Times New Roman" w:hAnsi="Times New Roman" w:cs="Times New Roman"/>
        </w:rPr>
      </w:pPr>
    </w:p>
    <w:p w14:paraId="251D51E8" w14:textId="1E4B2074" w:rsidR="00B8154F" w:rsidRPr="00B8154F" w:rsidRDefault="00B8154F" w:rsidP="00B8154F">
      <w:pPr>
        <w:spacing w:after="140" w:line="276" w:lineRule="auto"/>
        <w:jc w:val="both"/>
        <w:rPr>
          <w:rFonts w:ascii="Times New Roman" w:hAnsi="Times New Roman" w:cs="Times New Roman"/>
        </w:rPr>
      </w:pPr>
      <w:r w:rsidRPr="00B8154F">
        <w:rPr>
          <w:rFonts w:ascii="Times New Roman" w:hAnsi="Times New Roman" w:cs="Times New Roman"/>
        </w:rPr>
        <w:lastRenderedPageBreak/>
        <w:t>The solution relies on a single-tenant MySQL 8.1 cluster.</w:t>
      </w:r>
    </w:p>
    <w:p w14:paraId="4E391BC5" w14:textId="4179C893" w:rsidR="009754A0" w:rsidRPr="009754A0" w:rsidRDefault="009754A0" w:rsidP="009754A0">
      <w:pPr>
        <w:pStyle w:val="Caption"/>
        <w:keepNext/>
        <w:rPr>
          <w:rFonts w:ascii="Times New Roman" w:hAnsi="Times New Roman" w:cs="Times New Roman"/>
          <w:color w:val="auto"/>
        </w:rPr>
      </w:pPr>
      <w:bookmarkStart w:id="28" w:name="_Toc197924339"/>
      <w:r w:rsidRPr="009754A0">
        <w:rPr>
          <w:rFonts w:ascii="Times New Roman" w:hAnsi="Times New Roman" w:cs="Times New Roman"/>
          <w:color w:val="auto"/>
        </w:rPr>
        <w:t xml:space="preserve">Table </w:t>
      </w:r>
      <w:r w:rsidRPr="009754A0">
        <w:rPr>
          <w:rFonts w:ascii="Times New Roman" w:hAnsi="Times New Roman" w:cs="Times New Roman"/>
          <w:color w:val="auto"/>
        </w:rPr>
        <w:fldChar w:fldCharType="begin"/>
      </w:r>
      <w:r w:rsidRPr="009754A0">
        <w:rPr>
          <w:rFonts w:ascii="Times New Roman" w:hAnsi="Times New Roman" w:cs="Times New Roman"/>
          <w:color w:val="auto"/>
        </w:rPr>
        <w:instrText xml:space="preserve"> STYLEREF 2 \s </w:instrText>
      </w:r>
      <w:r w:rsidRPr="009754A0">
        <w:rPr>
          <w:rFonts w:ascii="Times New Roman" w:hAnsi="Times New Roman" w:cs="Times New Roman"/>
          <w:color w:val="auto"/>
        </w:rPr>
        <w:fldChar w:fldCharType="separate"/>
      </w:r>
      <w:r w:rsidR="004F2D4E">
        <w:rPr>
          <w:rFonts w:ascii="Times New Roman" w:hAnsi="Times New Roman" w:cs="Times New Roman"/>
          <w:noProof/>
          <w:color w:val="auto"/>
        </w:rPr>
        <w:t>3.3</w:t>
      </w:r>
      <w:r w:rsidRPr="009754A0">
        <w:rPr>
          <w:rFonts w:ascii="Times New Roman" w:hAnsi="Times New Roman" w:cs="Times New Roman"/>
          <w:color w:val="auto"/>
        </w:rPr>
        <w:fldChar w:fldCharType="end"/>
      </w:r>
      <w:r w:rsidRPr="009754A0">
        <w:rPr>
          <w:rFonts w:ascii="Times New Roman" w:hAnsi="Times New Roman" w:cs="Times New Roman"/>
          <w:color w:val="auto"/>
        </w:rPr>
        <w:noBreakHyphen/>
      </w:r>
      <w:r w:rsidRPr="009754A0">
        <w:rPr>
          <w:rFonts w:ascii="Times New Roman" w:hAnsi="Times New Roman" w:cs="Times New Roman"/>
          <w:color w:val="auto"/>
        </w:rPr>
        <w:fldChar w:fldCharType="begin"/>
      </w:r>
      <w:r w:rsidRPr="009754A0">
        <w:rPr>
          <w:rFonts w:ascii="Times New Roman" w:hAnsi="Times New Roman" w:cs="Times New Roman"/>
          <w:color w:val="auto"/>
        </w:rPr>
        <w:instrText xml:space="preserve"> SEQ Table \* ARABIC \s 2 </w:instrText>
      </w:r>
      <w:r w:rsidRPr="009754A0">
        <w:rPr>
          <w:rFonts w:ascii="Times New Roman" w:hAnsi="Times New Roman" w:cs="Times New Roman"/>
          <w:color w:val="auto"/>
        </w:rPr>
        <w:fldChar w:fldCharType="separate"/>
      </w:r>
      <w:r w:rsidR="004F2D4E">
        <w:rPr>
          <w:rFonts w:ascii="Times New Roman" w:hAnsi="Times New Roman" w:cs="Times New Roman"/>
          <w:noProof/>
          <w:color w:val="auto"/>
        </w:rPr>
        <w:t>1</w:t>
      </w:r>
      <w:r w:rsidRPr="009754A0">
        <w:rPr>
          <w:rFonts w:ascii="Times New Roman" w:hAnsi="Times New Roman" w:cs="Times New Roman"/>
          <w:color w:val="auto"/>
        </w:rPr>
        <w:fldChar w:fldCharType="end"/>
      </w:r>
      <w:r w:rsidRPr="009754A0">
        <w:rPr>
          <w:rFonts w:ascii="Times New Roman" w:hAnsi="Times New Roman" w:cs="Times New Roman"/>
          <w:color w:val="auto"/>
        </w:rPr>
        <w:t xml:space="preserve"> Database Schema Table</w:t>
      </w:r>
      <w:bookmarkEnd w:id="28"/>
    </w:p>
    <w:tbl>
      <w:tblPr>
        <w:tblStyle w:val="TableGrid"/>
        <w:tblW w:w="0" w:type="auto"/>
        <w:tblLook w:val="04A0" w:firstRow="1" w:lastRow="0" w:firstColumn="1" w:lastColumn="0" w:noHBand="0" w:noVBand="1"/>
      </w:tblPr>
      <w:tblGrid>
        <w:gridCol w:w="1323"/>
        <w:gridCol w:w="4580"/>
        <w:gridCol w:w="3725"/>
      </w:tblGrid>
      <w:tr w:rsidR="009754A0" w:rsidRPr="009754A0" w14:paraId="62751136" w14:textId="77777777" w:rsidTr="00B8154F">
        <w:tc>
          <w:tcPr>
            <w:tcW w:w="0" w:type="auto"/>
            <w:shd w:val="clear" w:color="auto" w:fill="BFBFBF" w:themeFill="background1" w:themeFillShade="BF"/>
            <w:hideMark/>
          </w:tcPr>
          <w:p w14:paraId="70DBF5B0" w14:textId="77777777" w:rsidR="00B8154F" w:rsidRPr="00B8154F" w:rsidRDefault="00B8154F" w:rsidP="00B8154F">
            <w:pPr>
              <w:spacing w:after="140" w:line="276" w:lineRule="auto"/>
              <w:jc w:val="both"/>
              <w:rPr>
                <w:rFonts w:ascii="Times New Roman" w:hAnsi="Times New Roman" w:cs="Times New Roman"/>
                <w:b/>
                <w:bCs/>
              </w:rPr>
            </w:pPr>
            <w:r w:rsidRPr="00B8154F">
              <w:rPr>
                <w:rFonts w:ascii="Times New Roman" w:hAnsi="Times New Roman" w:cs="Times New Roman"/>
                <w:b/>
                <w:bCs/>
              </w:rPr>
              <w:t>Entity</w:t>
            </w:r>
          </w:p>
        </w:tc>
        <w:tc>
          <w:tcPr>
            <w:tcW w:w="0" w:type="auto"/>
            <w:shd w:val="clear" w:color="auto" w:fill="BFBFBF" w:themeFill="background1" w:themeFillShade="BF"/>
            <w:hideMark/>
          </w:tcPr>
          <w:p w14:paraId="416D5AEC" w14:textId="77777777" w:rsidR="00B8154F" w:rsidRPr="00B8154F" w:rsidRDefault="00B8154F" w:rsidP="00B8154F">
            <w:pPr>
              <w:spacing w:after="140" w:line="276" w:lineRule="auto"/>
              <w:jc w:val="both"/>
              <w:rPr>
                <w:rFonts w:ascii="Times New Roman" w:hAnsi="Times New Roman" w:cs="Times New Roman"/>
                <w:b/>
                <w:bCs/>
              </w:rPr>
            </w:pPr>
            <w:r w:rsidRPr="00B8154F">
              <w:rPr>
                <w:rFonts w:ascii="Times New Roman" w:hAnsi="Times New Roman" w:cs="Times New Roman"/>
                <w:b/>
                <w:bCs/>
              </w:rPr>
              <w:t>Key Columns</w:t>
            </w:r>
          </w:p>
        </w:tc>
        <w:tc>
          <w:tcPr>
            <w:tcW w:w="0" w:type="auto"/>
            <w:shd w:val="clear" w:color="auto" w:fill="BFBFBF" w:themeFill="background1" w:themeFillShade="BF"/>
            <w:hideMark/>
          </w:tcPr>
          <w:p w14:paraId="1B45DE7D" w14:textId="77777777" w:rsidR="00B8154F" w:rsidRPr="00B8154F" w:rsidRDefault="00B8154F" w:rsidP="00B8154F">
            <w:pPr>
              <w:spacing w:after="140" w:line="276" w:lineRule="auto"/>
              <w:jc w:val="both"/>
              <w:rPr>
                <w:rFonts w:ascii="Times New Roman" w:hAnsi="Times New Roman" w:cs="Times New Roman"/>
                <w:b/>
                <w:bCs/>
              </w:rPr>
            </w:pPr>
            <w:r w:rsidRPr="00B8154F">
              <w:rPr>
                <w:rFonts w:ascii="Times New Roman" w:hAnsi="Times New Roman" w:cs="Times New Roman"/>
                <w:b/>
                <w:bCs/>
              </w:rPr>
              <w:t>Purpose &amp; Notes</w:t>
            </w:r>
          </w:p>
        </w:tc>
      </w:tr>
      <w:tr w:rsidR="009754A0" w:rsidRPr="009754A0" w14:paraId="2E687805" w14:textId="77777777" w:rsidTr="00B8154F">
        <w:tc>
          <w:tcPr>
            <w:tcW w:w="0" w:type="auto"/>
            <w:hideMark/>
          </w:tcPr>
          <w:p w14:paraId="40224079" w14:textId="77777777" w:rsidR="00B8154F" w:rsidRPr="00B8154F" w:rsidRDefault="00B8154F" w:rsidP="00B8154F">
            <w:pPr>
              <w:spacing w:after="140" w:line="276" w:lineRule="auto"/>
              <w:jc w:val="both"/>
              <w:rPr>
                <w:rFonts w:ascii="Times New Roman" w:hAnsi="Times New Roman" w:cs="Times New Roman"/>
              </w:rPr>
            </w:pPr>
            <w:r w:rsidRPr="00B8154F">
              <w:rPr>
                <w:rFonts w:ascii="Times New Roman" w:hAnsi="Times New Roman" w:cs="Times New Roman"/>
              </w:rPr>
              <w:t>Users</w:t>
            </w:r>
          </w:p>
        </w:tc>
        <w:tc>
          <w:tcPr>
            <w:tcW w:w="0" w:type="auto"/>
            <w:hideMark/>
          </w:tcPr>
          <w:p w14:paraId="7D104575" w14:textId="77777777" w:rsidR="00B8154F" w:rsidRPr="00B8154F" w:rsidRDefault="00B8154F" w:rsidP="00B8154F">
            <w:pPr>
              <w:spacing w:after="140" w:line="276" w:lineRule="auto"/>
              <w:jc w:val="both"/>
              <w:rPr>
                <w:rFonts w:ascii="Times New Roman" w:hAnsi="Times New Roman" w:cs="Times New Roman"/>
              </w:rPr>
            </w:pPr>
            <w:r w:rsidRPr="00B8154F">
              <w:rPr>
                <w:rFonts w:ascii="Times New Roman" w:hAnsi="Times New Roman" w:cs="Times New Roman"/>
              </w:rPr>
              <w:t>id, username, email, password_hash, role, created_at, updated_at</w:t>
            </w:r>
          </w:p>
        </w:tc>
        <w:tc>
          <w:tcPr>
            <w:tcW w:w="0" w:type="auto"/>
            <w:hideMark/>
          </w:tcPr>
          <w:p w14:paraId="7445A218" w14:textId="77777777" w:rsidR="00B8154F" w:rsidRPr="00B8154F" w:rsidRDefault="00B8154F" w:rsidP="00B8154F">
            <w:pPr>
              <w:spacing w:after="140" w:line="276" w:lineRule="auto"/>
              <w:jc w:val="both"/>
              <w:rPr>
                <w:rFonts w:ascii="Times New Roman" w:hAnsi="Times New Roman" w:cs="Times New Roman"/>
              </w:rPr>
            </w:pPr>
            <w:r w:rsidRPr="00B8154F">
              <w:rPr>
                <w:rFonts w:ascii="Times New Roman" w:hAnsi="Times New Roman" w:cs="Times New Roman"/>
              </w:rPr>
              <w:t>Supports RBAC (Admin / Operator / Viewer). Email is unique-indexed; passwords are bcrypt-hashed.</w:t>
            </w:r>
          </w:p>
        </w:tc>
      </w:tr>
      <w:tr w:rsidR="009754A0" w:rsidRPr="009754A0" w14:paraId="43625A68" w14:textId="77777777" w:rsidTr="00B8154F">
        <w:tc>
          <w:tcPr>
            <w:tcW w:w="0" w:type="auto"/>
            <w:hideMark/>
          </w:tcPr>
          <w:p w14:paraId="78D110AF" w14:textId="77777777" w:rsidR="00B8154F" w:rsidRPr="00B8154F" w:rsidRDefault="00B8154F" w:rsidP="00B8154F">
            <w:pPr>
              <w:spacing w:after="140" w:line="276" w:lineRule="auto"/>
              <w:jc w:val="both"/>
              <w:rPr>
                <w:rFonts w:ascii="Times New Roman" w:hAnsi="Times New Roman" w:cs="Times New Roman"/>
              </w:rPr>
            </w:pPr>
            <w:r w:rsidRPr="00B8154F">
              <w:rPr>
                <w:rFonts w:ascii="Times New Roman" w:hAnsi="Times New Roman" w:cs="Times New Roman"/>
              </w:rPr>
              <w:t>SensorData</w:t>
            </w:r>
          </w:p>
        </w:tc>
        <w:tc>
          <w:tcPr>
            <w:tcW w:w="0" w:type="auto"/>
            <w:hideMark/>
          </w:tcPr>
          <w:p w14:paraId="077A049C" w14:textId="77777777" w:rsidR="00B8154F" w:rsidRPr="00B8154F" w:rsidRDefault="00B8154F" w:rsidP="00B8154F">
            <w:pPr>
              <w:spacing w:after="140" w:line="276" w:lineRule="auto"/>
              <w:jc w:val="both"/>
              <w:rPr>
                <w:rFonts w:ascii="Times New Roman" w:hAnsi="Times New Roman" w:cs="Times New Roman"/>
              </w:rPr>
            </w:pPr>
            <w:r w:rsidRPr="00B8154F">
              <w:rPr>
                <w:rFonts w:ascii="Times New Roman" w:hAnsi="Times New Roman" w:cs="Times New Roman"/>
              </w:rPr>
              <w:t>id, channel_id, location, timestamp, co_level, pm25_level, pm10_level, voc_level, methane_level, temperature, humidity</w:t>
            </w:r>
          </w:p>
        </w:tc>
        <w:tc>
          <w:tcPr>
            <w:tcW w:w="0" w:type="auto"/>
            <w:hideMark/>
          </w:tcPr>
          <w:p w14:paraId="6F0F9209" w14:textId="77777777" w:rsidR="00B8154F" w:rsidRPr="00B8154F" w:rsidRDefault="00B8154F" w:rsidP="00B8154F">
            <w:pPr>
              <w:spacing w:after="140" w:line="276" w:lineRule="auto"/>
              <w:jc w:val="both"/>
              <w:rPr>
                <w:rFonts w:ascii="Times New Roman" w:hAnsi="Times New Roman" w:cs="Times New Roman"/>
              </w:rPr>
            </w:pPr>
            <w:r w:rsidRPr="00B8154F">
              <w:rPr>
                <w:rFonts w:ascii="Times New Roman" w:hAnsi="Times New Roman" w:cs="Times New Roman"/>
              </w:rPr>
              <w:t>Time-series table partitioned by (channel_id, month); UTC timestamps standardise cross-plant analytics.</w:t>
            </w:r>
          </w:p>
        </w:tc>
      </w:tr>
      <w:tr w:rsidR="009754A0" w:rsidRPr="009754A0" w14:paraId="21E0083E" w14:textId="77777777" w:rsidTr="00B8154F">
        <w:tc>
          <w:tcPr>
            <w:tcW w:w="0" w:type="auto"/>
            <w:hideMark/>
          </w:tcPr>
          <w:p w14:paraId="2F331A6E" w14:textId="77777777" w:rsidR="00B8154F" w:rsidRPr="00B8154F" w:rsidRDefault="00B8154F" w:rsidP="00B8154F">
            <w:pPr>
              <w:spacing w:after="140" w:line="276" w:lineRule="auto"/>
              <w:jc w:val="both"/>
              <w:rPr>
                <w:rFonts w:ascii="Times New Roman" w:hAnsi="Times New Roman" w:cs="Times New Roman"/>
              </w:rPr>
            </w:pPr>
            <w:r w:rsidRPr="00B8154F">
              <w:rPr>
                <w:rFonts w:ascii="Times New Roman" w:hAnsi="Times New Roman" w:cs="Times New Roman"/>
              </w:rPr>
              <w:t>Alerts</w:t>
            </w:r>
          </w:p>
        </w:tc>
        <w:tc>
          <w:tcPr>
            <w:tcW w:w="0" w:type="auto"/>
            <w:hideMark/>
          </w:tcPr>
          <w:p w14:paraId="5689AED9" w14:textId="77777777" w:rsidR="00B8154F" w:rsidRPr="00B8154F" w:rsidRDefault="00B8154F" w:rsidP="00B8154F">
            <w:pPr>
              <w:spacing w:after="140" w:line="276" w:lineRule="auto"/>
              <w:jc w:val="both"/>
              <w:rPr>
                <w:rFonts w:ascii="Times New Roman" w:hAnsi="Times New Roman" w:cs="Times New Roman"/>
              </w:rPr>
            </w:pPr>
            <w:r w:rsidRPr="00B8154F">
              <w:rPr>
                <w:rFonts w:ascii="Times New Roman" w:hAnsi="Times New Roman" w:cs="Times New Roman"/>
              </w:rPr>
              <w:t>id, channel_id, alert_type, severity, message, timestamp, acknowledged, acknowledged_by, acknowledged_timestamp</w:t>
            </w:r>
          </w:p>
        </w:tc>
        <w:tc>
          <w:tcPr>
            <w:tcW w:w="0" w:type="auto"/>
            <w:hideMark/>
          </w:tcPr>
          <w:p w14:paraId="7B05A035" w14:textId="77777777" w:rsidR="00B8154F" w:rsidRPr="00B8154F" w:rsidRDefault="00B8154F" w:rsidP="00B8154F">
            <w:pPr>
              <w:spacing w:after="140" w:line="276" w:lineRule="auto"/>
              <w:jc w:val="both"/>
              <w:rPr>
                <w:rFonts w:ascii="Times New Roman" w:hAnsi="Times New Roman" w:cs="Times New Roman"/>
              </w:rPr>
            </w:pPr>
            <w:r w:rsidRPr="00B8154F">
              <w:rPr>
                <w:rFonts w:ascii="Times New Roman" w:hAnsi="Times New Roman" w:cs="Times New Roman"/>
              </w:rPr>
              <w:t>Captures every threshold breach and maps acknowledgements back to Users for audit traceability.</w:t>
            </w:r>
          </w:p>
        </w:tc>
      </w:tr>
    </w:tbl>
    <w:p w14:paraId="2AA8F716" w14:textId="77777777" w:rsidR="00B8154F" w:rsidRPr="00B8154F" w:rsidRDefault="00B8154F" w:rsidP="00B8154F">
      <w:pPr>
        <w:spacing w:after="140" w:line="276" w:lineRule="auto"/>
        <w:jc w:val="both"/>
        <w:rPr>
          <w:rFonts w:ascii="Times New Roman" w:hAnsi="Times New Roman" w:cs="Times New Roman"/>
        </w:rPr>
      </w:pPr>
      <w:r w:rsidRPr="00B8154F">
        <w:rPr>
          <w:rFonts w:ascii="Times New Roman" w:hAnsi="Times New Roman" w:cs="Times New Roman"/>
        </w:rPr>
        <w:t>Index highlights</w:t>
      </w:r>
    </w:p>
    <w:p w14:paraId="2F1BC230" w14:textId="77777777" w:rsidR="00B8154F" w:rsidRPr="00B8154F" w:rsidRDefault="00B8154F" w:rsidP="007B6476">
      <w:pPr>
        <w:numPr>
          <w:ilvl w:val="0"/>
          <w:numId w:val="60"/>
        </w:numPr>
        <w:spacing w:after="140" w:line="276" w:lineRule="auto"/>
        <w:jc w:val="both"/>
        <w:rPr>
          <w:rFonts w:ascii="Times New Roman" w:hAnsi="Times New Roman" w:cs="Times New Roman"/>
        </w:rPr>
      </w:pPr>
      <w:r w:rsidRPr="00B8154F">
        <w:rPr>
          <w:rFonts w:ascii="Times New Roman" w:hAnsi="Times New Roman" w:cs="Times New Roman"/>
        </w:rPr>
        <w:t>(channel_id, timestamp) on SensorData – 85 % faster range queries in dashboard charts.</w:t>
      </w:r>
    </w:p>
    <w:p w14:paraId="212127D5" w14:textId="5D9911FB" w:rsidR="00B8154F" w:rsidRPr="00B8154F" w:rsidRDefault="00B8154F" w:rsidP="00B8154F">
      <w:pPr>
        <w:spacing w:after="140" w:line="276" w:lineRule="auto"/>
        <w:jc w:val="both"/>
        <w:rPr>
          <w:rFonts w:ascii="Times New Roman" w:hAnsi="Times New Roman" w:cs="Times New Roman"/>
        </w:rPr>
      </w:pPr>
      <w:r w:rsidRPr="00B8154F">
        <w:rPr>
          <w:rFonts w:ascii="Times New Roman" w:hAnsi="Times New Roman" w:cs="Times New Roman"/>
        </w:rPr>
        <w:t>Prisma migration history (/app/prisma/migrations) guarantees deterministic promotion from dev</w:t>
      </w:r>
      <w:r w:rsidR="004121CA">
        <w:rPr>
          <w:rFonts w:ascii="Times New Roman" w:hAnsi="Times New Roman" w:cs="Times New Roman"/>
        </w:rPr>
        <w:t>elopment</w:t>
      </w:r>
      <w:r w:rsidRPr="00B8154F">
        <w:rPr>
          <w:rFonts w:ascii="Times New Roman" w:hAnsi="Times New Roman" w:cs="Times New Roman"/>
        </w:rPr>
        <w:t xml:space="preserve"> to production while keeping the schema in lock-step with the codebase.</w:t>
      </w:r>
    </w:p>
    <w:p w14:paraId="1001E4D5" w14:textId="2E318FD0" w:rsidR="00B8154F" w:rsidRPr="00B8154F" w:rsidRDefault="00B8154F" w:rsidP="00B8154F">
      <w:pPr>
        <w:spacing w:after="140" w:line="276" w:lineRule="auto"/>
        <w:jc w:val="both"/>
        <w:rPr>
          <w:rFonts w:ascii="Times New Roman" w:hAnsi="Times New Roman" w:cs="Times New Roman"/>
        </w:rPr>
      </w:pPr>
    </w:p>
    <w:p w14:paraId="33B479AD" w14:textId="0B9C4B0D" w:rsidR="00B8154F" w:rsidRPr="009754A0" w:rsidRDefault="00B8154F" w:rsidP="00194FF8">
      <w:pPr>
        <w:pStyle w:val="Heading2"/>
        <w:spacing w:line="276" w:lineRule="auto"/>
        <w:rPr>
          <w:rFonts w:ascii="Times New Roman" w:hAnsi="Times New Roman" w:cs="Times New Roman"/>
          <w:color w:val="auto"/>
        </w:rPr>
      </w:pPr>
      <w:bookmarkStart w:id="29" w:name="_Toc197924291"/>
      <w:r w:rsidRPr="00B8154F">
        <w:rPr>
          <w:rFonts w:ascii="Times New Roman" w:hAnsi="Times New Roman" w:cs="Times New Roman"/>
          <w:color w:val="auto"/>
        </w:rPr>
        <w:t>Web-Dashboard</w:t>
      </w:r>
      <w:bookmarkEnd w:id="29"/>
    </w:p>
    <w:p w14:paraId="60D3CF2A" w14:textId="77777777" w:rsidR="00575AC6" w:rsidRPr="009754A0" w:rsidRDefault="00194FF8" w:rsidP="00575AC6">
      <w:pPr>
        <w:keepNext/>
        <w:spacing w:after="140" w:line="276" w:lineRule="auto"/>
        <w:jc w:val="both"/>
        <w:rPr>
          <w:rFonts w:ascii="Times New Roman" w:hAnsi="Times New Roman" w:cs="Times New Roman"/>
        </w:rPr>
      </w:pPr>
      <w:r w:rsidRPr="009754A0">
        <w:rPr>
          <w:rFonts w:ascii="Times New Roman" w:hAnsi="Times New Roman" w:cs="Times New Roman"/>
          <w:b/>
          <w:bCs/>
          <w:noProof/>
          <w14:ligatures w14:val="standardContextual"/>
        </w:rPr>
        <w:drawing>
          <wp:inline distT="0" distB="0" distL="0" distR="0" wp14:anchorId="08740795" wp14:editId="3BF85923">
            <wp:extent cx="6120130" cy="2635250"/>
            <wp:effectExtent l="0" t="0" r="0" b="0"/>
            <wp:docPr id="1188790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790945" name="Picture 118879094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20130" cy="2635250"/>
                    </a:xfrm>
                    <a:prstGeom prst="rect">
                      <a:avLst/>
                    </a:prstGeom>
                  </pic:spPr>
                </pic:pic>
              </a:graphicData>
            </a:graphic>
          </wp:inline>
        </w:drawing>
      </w:r>
    </w:p>
    <w:p w14:paraId="51A6F897" w14:textId="3CFE68F8" w:rsidR="00194FF8" w:rsidRPr="00B8154F" w:rsidRDefault="00575AC6" w:rsidP="00575AC6">
      <w:pPr>
        <w:pStyle w:val="Caption"/>
        <w:jc w:val="both"/>
        <w:rPr>
          <w:rFonts w:ascii="Times New Roman" w:hAnsi="Times New Roman" w:cs="Times New Roman"/>
          <w:b/>
          <w:bCs/>
          <w:color w:val="auto"/>
        </w:rPr>
      </w:pPr>
      <w:bookmarkStart w:id="30" w:name="_Toc197924320"/>
      <w:r w:rsidRPr="009754A0">
        <w:rPr>
          <w:rFonts w:ascii="Times New Roman" w:hAnsi="Times New Roman" w:cs="Times New Roman"/>
          <w:color w:val="auto"/>
        </w:rPr>
        <w:t xml:space="preserve">Figure </w:t>
      </w:r>
      <w:r w:rsidRPr="009754A0">
        <w:rPr>
          <w:rFonts w:ascii="Times New Roman" w:hAnsi="Times New Roman" w:cs="Times New Roman"/>
          <w:color w:val="auto"/>
        </w:rPr>
        <w:fldChar w:fldCharType="begin"/>
      </w:r>
      <w:r w:rsidRPr="009754A0">
        <w:rPr>
          <w:rFonts w:ascii="Times New Roman" w:hAnsi="Times New Roman" w:cs="Times New Roman"/>
          <w:color w:val="auto"/>
        </w:rPr>
        <w:instrText xml:space="preserve"> STYLEREF 2 \s </w:instrText>
      </w:r>
      <w:r w:rsidRPr="009754A0">
        <w:rPr>
          <w:rFonts w:ascii="Times New Roman" w:hAnsi="Times New Roman" w:cs="Times New Roman"/>
          <w:color w:val="auto"/>
        </w:rPr>
        <w:fldChar w:fldCharType="separate"/>
      </w:r>
      <w:r w:rsidR="004F2D4E">
        <w:rPr>
          <w:rFonts w:ascii="Times New Roman" w:hAnsi="Times New Roman" w:cs="Times New Roman"/>
          <w:noProof/>
          <w:color w:val="auto"/>
        </w:rPr>
        <w:t>3.4</w:t>
      </w:r>
      <w:r w:rsidRPr="009754A0">
        <w:rPr>
          <w:rFonts w:ascii="Times New Roman" w:hAnsi="Times New Roman" w:cs="Times New Roman"/>
          <w:color w:val="auto"/>
        </w:rPr>
        <w:fldChar w:fldCharType="end"/>
      </w:r>
      <w:r w:rsidRPr="009754A0">
        <w:rPr>
          <w:rFonts w:ascii="Times New Roman" w:hAnsi="Times New Roman" w:cs="Times New Roman"/>
          <w:color w:val="auto"/>
        </w:rPr>
        <w:t>.</w:t>
      </w:r>
      <w:r w:rsidRPr="009754A0">
        <w:rPr>
          <w:rFonts w:ascii="Times New Roman" w:hAnsi="Times New Roman" w:cs="Times New Roman"/>
          <w:color w:val="auto"/>
        </w:rPr>
        <w:fldChar w:fldCharType="begin"/>
      </w:r>
      <w:r w:rsidRPr="009754A0">
        <w:rPr>
          <w:rFonts w:ascii="Times New Roman" w:hAnsi="Times New Roman" w:cs="Times New Roman"/>
          <w:color w:val="auto"/>
        </w:rPr>
        <w:instrText xml:space="preserve"> SEQ Figure \* ARABIC \s 2 </w:instrText>
      </w:r>
      <w:r w:rsidRPr="009754A0">
        <w:rPr>
          <w:rFonts w:ascii="Times New Roman" w:hAnsi="Times New Roman" w:cs="Times New Roman"/>
          <w:color w:val="auto"/>
        </w:rPr>
        <w:fldChar w:fldCharType="separate"/>
      </w:r>
      <w:r w:rsidR="004F2D4E">
        <w:rPr>
          <w:rFonts w:ascii="Times New Roman" w:hAnsi="Times New Roman" w:cs="Times New Roman"/>
          <w:noProof/>
          <w:color w:val="auto"/>
        </w:rPr>
        <w:t>1</w:t>
      </w:r>
      <w:r w:rsidRPr="009754A0">
        <w:rPr>
          <w:rFonts w:ascii="Times New Roman" w:hAnsi="Times New Roman" w:cs="Times New Roman"/>
          <w:color w:val="auto"/>
        </w:rPr>
        <w:fldChar w:fldCharType="end"/>
      </w:r>
      <w:r w:rsidRPr="009754A0">
        <w:rPr>
          <w:rFonts w:ascii="Times New Roman" w:hAnsi="Times New Roman" w:cs="Times New Roman"/>
          <w:color w:val="auto"/>
        </w:rPr>
        <w:t xml:space="preserve"> Web </w:t>
      </w:r>
      <w:r w:rsidR="00BF7826">
        <w:rPr>
          <w:rFonts w:ascii="Times New Roman" w:hAnsi="Times New Roman" w:cs="Times New Roman"/>
          <w:color w:val="auto"/>
        </w:rPr>
        <w:t>Dashboard</w:t>
      </w:r>
      <w:r w:rsidRPr="009754A0">
        <w:rPr>
          <w:rFonts w:ascii="Times New Roman" w:hAnsi="Times New Roman" w:cs="Times New Roman"/>
          <w:color w:val="auto"/>
        </w:rPr>
        <w:t xml:space="preserve"> for the system</w:t>
      </w:r>
      <w:bookmarkEnd w:id="30"/>
    </w:p>
    <w:p w14:paraId="7E76BB11" w14:textId="77777777" w:rsidR="00194FF8" w:rsidRDefault="00194FF8" w:rsidP="00194FF8">
      <w:pPr>
        <w:spacing w:after="140" w:line="276" w:lineRule="auto"/>
        <w:jc w:val="both"/>
        <w:rPr>
          <w:rFonts w:ascii="Times New Roman" w:hAnsi="Times New Roman" w:cs="Times New Roman"/>
          <w:b/>
          <w:bCs/>
        </w:rPr>
      </w:pPr>
    </w:p>
    <w:p w14:paraId="271BD39D" w14:textId="77777777" w:rsidR="004121CA" w:rsidRPr="009754A0" w:rsidRDefault="004121CA" w:rsidP="00194FF8">
      <w:pPr>
        <w:spacing w:after="140" w:line="276" w:lineRule="auto"/>
        <w:jc w:val="both"/>
        <w:rPr>
          <w:rFonts w:ascii="Times New Roman" w:hAnsi="Times New Roman" w:cs="Times New Roman"/>
          <w:b/>
          <w:bCs/>
        </w:rPr>
      </w:pPr>
    </w:p>
    <w:p w14:paraId="33C04D5E" w14:textId="77777777" w:rsidR="00194FF8" w:rsidRPr="009754A0" w:rsidRDefault="00194FF8" w:rsidP="00194FF8">
      <w:pPr>
        <w:spacing w:after="140" w:line="276" w:lineRule="auto"/>
        <w:jc w:val="both"/>
        <w:rPr>
          <w:rFonts w:ascii="Times New Roman" w:hAnsi="Times New Roman" w:cs="Times New Roman"/>
          <w:b/>
          <w:bCs/>
        </w:rPr>
      </w:pPr>
    </w:p>
    <w:p w14:paraId="52BB0DDF" w14:textId="24A468E0" w:rsidR="00B8154F" w:rsidRPr="00B8154F" w:rsidRDefault="00B8154F" w:rsidP="00194FF8">
      <w:pPr>
        <w:spacing w:after="140" w:line="276" w:lineRule="auto"/>
        <w:jc w:val="both"/>
        <w:rPr>
          <w:rFonts w:ascii="Times New Roman" w:hAnsi="Times New Roman" w:cs="Times New Roman"/>
        </w:rPr>
      </w:pPr>
      <w:r w:rsidRPr="00B8154F">
        <w:rPr>
          <w:rFonts w:ascii="Times New Roman" w:hAnsi="Times New Roman" w:cs="Times New Roman"/>
        </w:rPr>
        <w:lastRenderedPageBreak/>
        <w:t>Front-end stack</w:t>
      </w:r>
      <w:r w:rsidR="004121CA">
        <w:rPr>
          <w:rFonts w:ascii="Times New Roman" w:hAnsi="Times New Roman" w:cs="Times New Roman"/>
        </w:rPr>
        <w:t xml:space="preserve">: </w:t>
      </w:r>
      <w:r w:rsidRPr="00B8154F">
        <w:rPr>
          <w:rFonts w:ascii="Times New Roman" w:hAnsi="Times New Roman" w:cs="Times New Roman"/>
        </w:rPr>
        <w:t xml:space="preserve"> Next.js 14, React 18, Tailwind CSS 3 and Recharts 2. The build is export-friendly (SSR + static) and ships as </w:t>
      </w:r>
      <w:r w:rsidR="006344C5" w:rsidRPr="009754A0">
        <w:rPr>
          <w:rFonts w:ascii="Times New Roman" w:hAnsi="Times New Roman" w:cs="Times New Roman"/>
        </w:rPr>
        <w:t xml:space="preserve">a Next js build </w:t>
      </w:r>
      <w:r w:rsidRPr="00B8154F">
        <w:rPr>
          <w:rFonts w:ascii="Times New Roman" w:hAnsi="Times New Roman" w:cs="Times New Roman"/>
        </w:rPr>
        <w:t>via CI/CD</w:t>
      </w:r>
      <w:r w:rsidR="006344C5" w:rsidRPr="009754A0">
        <w:rPr>
          <w:rFonts w:ascii="Times New Roman" w:hAnsi="Times New Roman" w:cs="Times New Roman"/>
        </w:rPr>
        <w:t xml:space="preserve"> on</w:t>
      </w:r>
      <w:r w:rsidR="004121CA">
        <w:rPr>
          <w:rFonts w:ascii="Times New Roman" w:hAnsi="Times New Roman" w:cs="Times New Roman"/>
        </w:rPr>
        <w:t xml:space="preserve"> GitHub and</w:t>
      </w:r>
      <w:r w:rsidR="006344C5" w:rsidRPr="009754A0">
        <w:rPr>
          <w:rFonts w:ascii="Times New Roman" w:hAnsi="Times New Roman" w:cs="Times New Roman"/>
        </w:rPr>
        <w:t xml:space="preserve"> Vercel platform</w:t>
      </w:r>
      <w:r w:rsidRPr="00B8154F">
        <w:rPr>
          <w:rFonts w:ascii="Times New Roman" w:hAnsi="Times New Roman" w:cs="Times New Roman"/>
        </w:rPr>
        <w:t>.</w:t>
      </w:r>
    </w:p>
    <w:p w14:paraId="6D101454" w14:textId="0A40B451" w:rsidR="00B8154F" w:rsidRPr="00B8154F" w:rsidRDefault="00B8154F" w:rsidP="007B6476">
      <w:pPr>
        <w:numPr>
          <w:ilvl w:val="0"/>
          <w:numId w:val="61"/>
        </w:numPr>
        <w:spacing w:after="140" w:line="276" w:lineRule="auto"/>
        <w:jc w:val="both"/>
        <w:rPr>
          <w:rFonts w:ascii="Times New Roman" w:hAnsi="Times New Roman" w:cs="Times New Roman"/>
        </w:rPr>
      </w:pPr>
      <w:r w:rsidRPr="00B8154F">
        <w:rPr>
          <w:rFonts w:ascii="Times New Roman" w:hAnsi="Times New Roman" w:cs="Times New Roman"/>
        </w:rPr>
        <w:t>State management</w:t>
      </w:r>
      <w:r w:rsidR="00244A85">
        <w:rPr>
          <w:rFonts w:ascii="Times New Roman" w:hAnsi="Times New Roman" w:cs="Times New Roman"/>
        </w:rPr>
        <w:t>:</w:t>
      </w:r>
      <w:r w:rsidRPr="00B8154F">
        <w:rPr>
          <w:rFonts w:ascii="Times New Roman" w:hAnsi="Times New Roman" w:cs="Times New Roman"/>
        </w:rPr>
        <w:t xml:space="preserve"> @tanstack/query handles caching and polling of /api/v1/metrics; WebSocket support is stubbed for future low-latency streaming.</w:t>
      </w:r>
    </w:p>
    <w:p w14:paraId="1CE8BF12" w14:textId="20948214" w:rsidR="00B8154F" w:rsidRPr="00B8154F" w:rsidRDefault="00B8154F" w:rsidP="007B6476">
      <w:pPr>
        <w:numPr>
          <w:ilvl w:val="0"/>
          <w:numId w:val="61"/>
        </w:numPr>
        <w:spacing w:after="140" w:line="276" w:lineRule="auto"/>
        <w:jc w:val="both"/>
        <w:rPr>
          <w:rFonts w:ascii="Times New Roman" w:hAnsi="Times New Roman" w:cs="Times New Roman"/>
        </w:rPr>
      </w:pPr>
      <w:r w:rsidRPr="00B8154F">
        <w:rPr>
          <w:rFonts w:ascii="Times New Roman" w:hAnsi="Times New Roman" w:cs="Times New Roman"/>
        </w:rPr>
        <w:t>Routes</w:t>
      </w:r>
      <w:r w:rsidR="00244A85">
        <w:rPr>
          <w:rFonts w:ascii="Times New Roman" w:hAnsi="Times New Roman" w:cs="Times New Roman"/>
        </w:rPr>
        <w:t xml:space="preserve">: </w:t>
      </w:r>
      <w:r w:rsidRPr="00B8154F">
        <w:rPr>
          <w:rFonts w:ascii="Times New Roman" w:hAnsi="Times New Roman" w:cs="Times New Roman"/>
        </w:rPr>
        <w:t xml:space="preserve"> /dashboard (live cards), /analytics (7-day explorer), /alerts, /reports, /admin. All routes are guarded by a thin RBAC HOC that decodes the JWT issued at login.</w:t>
      </w:r>
    </w:p>
    <w:p w14:paraId="27F6E663" w14:textId="275F3656" w:rsidR="00B8154F" w:rsidRPr="00B8154F" w:rsidRDefault="00B8154F" w:rsidP="007B6476">
      <w:pPr>
        <w:numPr>
          <w:ilvl w:val="0"/>
          <w:numId w:val="61"/>
        </w:numPr>
        <w:spacing w:after="140" w:line="276" w:lineRule="auto"/>
        <w:jc w:val="both"/>
        <w:rPr>
          <w:rFonts w:ascii="Times New Roman" w:hAnsi="Times New Roman" w:cs="Times New Roman"/>
        </w:rPr>
      </w:pPr>
      <w:r w:rsidRPr="00B8154F">
        <w:rPr>
          <w:rFonts w:ascii="Times New Roman" w:hAnsi="Times New Roman" w:cs="Times New Roman"/>
        </w:rPr>
        <w:t>PDF engine</w:t>
      </w:r>
      <w:r w:rsidR="00244A85">
        <w:rPr>
          <w:rFonts w:ascii="Times New Roman" w:hAnsi="Times New Roman" w:cs="Times New Roman"/>
        </w:rPr>
        <w:t xml:space="preserve">: </w:t>
      </w:r>
      <w:r w:rsidRPr="00B8154F">
        <w:rPr>
          <w:rFonts w:ascii="Times New Roman" w:hAnsi="Times New Roman" w:cs="Times New Roman"/>
        </w:rPr>
        <w:t xml:space="preserve"> pdfmake renders branded compliance reports server-side to avoid large client bundles.</w:t>
      </w:r>
    </w:p>
    <w:p w14:paraId="45F13D6E" w14:textId="10678C36" w:rsidR="00B8154F" w:rsidRPr="00B8154F" w:rsidRDefault="00B8154F" w:rsidP="007B6476">
      <w:pPr>
        <w:numPr>
          <w:ilvl w:val="0"/>
          <w:numId w:val="61"/>
        </w:numPr>
        <w:spacing w:after="140" w:line="276" w:lineRule="auto"/>
        <w:jc w:val="both"/>
        <w:rPr>
          <w:rFonts w:ascii="Times New Roman" w:hAnsi="Times New Roman" w:cs="Times New Roman"/>
        </w:rPr>
      </w:pPr>
      <w:r w:rsidRPr="00B8154F">
        <w:rPr>
          <w:rFonts w:ascii="Times New Roman" w:hAnsi="Times New Roman" w:cs="Times New Roman"/>
        </w:rPr>
        <w:t>Accessibility &amp; theming</w:t>
      </w:r>
      <w:r w:rsidR="00244A85">
        <w:rPr>
          <w:rFonts w:ascii="Times New Roman" w:hAnsi="Times New Roman" w:cs="Times New Roman"/>
        </w:rPr>
        <w:t xml:space="preserve">: </w:t>
      </w:r>
      <w:r w:rsidRPr="00B8154F">
        <w:rPr>
          <w:rFonts w:ascii="Times New Roman" w:hAnsi="Times New Roman" w:cs="Times New Roman"/>
        </w:rPr>
        <w:t xml:space="preserve"> Full keyboard navigation, dark-mode toggle persisted in localStorage, and colour-blind friendly palettes validated with Lighthouse.</w:t>
      </w:r>
    </w:p>
    <w:p w14:paraId="52CE7A27" w14:textId="7CDD0FD8" w:rsidR="00B8154F" w:rsidRPr="00B8154F" w:rsidRDefault="00B8154F" w:rsidP="00B8154F">
      <w:pPr>
        <w:spacing w:after="140" w:line="276" w:lineRule="auto"/>
        <w:jc w:val="both"/>
        <w:rPr>
          <w:rFonts w:ascii="Times New Roman" w:hAnsi="Times New Roman" w:cs="Times New Roman"/>
        </w:rPr>
      </w:pPr>
      <w:r w:rsidRPr="00B8154F">
        <w:rPr>
          <w:rFonts w:ascii="Times New Roman" w:hAnsi="Times New Roman" w:cs="Times New Roman"/>
        </w:rPr>
        <w:t>Together these choices deliver &lt;</w:t>
      </w:r>
      <w:r w:rsidR="007B223D" w:rsidRPr="009754A0">
        <w:rPr>
          <w:rFonts w:ascii="Times New Roman" w:hAnsi="Times New Roman" w:cs="Times New Roman"/>
        </w:rPr>
        <w:t>10</w:t>
      </w:r>
      <w:r w:rsidRPr="00B8154F">
        <w:rPr>
          <w:rFonts w:ascii="Times New Roman" w:hAnsi="Times New Roman" w:cs="Times New Roman"/>
        </w:rPr>
        <w:t xml:space="preserve">s first paint on a 3 G link, while keeping </w:t>
      </w:r>
      <w:r w:rsidR="004121CA">
        <w:rPr>
          <w:rFonts w:ascii="Times New Roman" w:hAnsi="Times New Roman" w:cs="Times New Roman"/>
        </w:rPr>
        <w:t>a seamless and smooth user interaction</w:t>
      </w:r>
      <w:r w:rsidRPr="00B8154F">
        <w:rPr>
          <w:rFonts w:ascii="Times New Roman" w:hAnsi="Times New Roman" w:cs="Times New Roman"/>
        </w:rPr>
        <w:t>.</w:t>
      </w:r>
    </w:p>
    <w:p w14:paraId="56311829" w14:textId="7364DC9F" w:rsidR="00B8154F" w:rsidRPr="00B8154F" w:rsidRDefault="00B8154F" w:rsidP="00B8154F">
      <w:pPr>
        <w:spacing w:after="140" w:line="276" w:lineRule="auto"/>
        <w:jc w:val="both"/>
        <w:rPr>
          <w:rFonts w:ascii="Times New Roman" w:hAnsi="Times New Roman" w:cs="Times New Roman"/>
        </w:rPr>
      </w:pPr>
    </w:p>
    <w:p w14:paraId="3478CF9C" w14:textId="4AB39C82" w:rsidR="00B8154F" w:rsidRPr="009754A0" w:rsidRDefault="00B8154F" w:rsidP="00C010E1">
      <w:pPr>
        <w:pStyle w:val="Heading2"/>
        <w:spacing w:line="276" w:lineRule="auto"/>
        <w:rPr>
          <w:rFonts w:ascii="Times New Roman" w:hAnsi="Times New Roman" w:cs="Times New Roman"/>
          <w:color w:val="auto"/>
        </w:rPr>
      </w:pPr>
      <w:bookmarkStart w:id="31" w:name="_Toc197924292"/>
      <w:r w:rsidRPr="00B8154F">
        <w:rPr>
          <w:rFonts w:ascii="Times New Roman" w:hAnsi="Times New Roman" w:cs="Times New Roman"/>
          <w:color w:val="auto"/>
        </w:rPr>
        <w:t>IoT Edge-Node Hardware Block</w:t>
      </w:r>
      <w:bookmarkEnd w:id="31"/>
    </w:p>
    <w:p w14:paraId="5C885F97" w14:textId="77777777" w:rsidR="00575AC6" w:rsidRPr="009754A0" w:rsidRDefault="00575AC6" w:rsidP="00575AC6">
      <w:pPr>
        <w:keepNext/>
        <w:spacing w:after="140" w:line="276" w:lineRule="auto"/>
        <w:jc w:val="center"/>
        <w:rPr>
          <w:rFonts w:ascii="Times New Roman" w:hAnsi="Times New Roman" w:cs="Times New Roman"/>
        </w:rPr>
      </w:pPr>
      <w:r w:rsidRPr="009754A0">
        <w:rPr>
          <w:rFonts w:ascii="Times New Roman" w:hAnsi="Times New Roman" w:cs="Times New Roman"/>
          <w:b/>
          <w:bCs/>
          <w:noProof/>
          <w14:ligatures w14:val="standardContextual"/>
        </w:rPr>
        <w:drawing>
          <wp:inline distT="0" distB="0" distL="0" distR="0" wp14:anchorId="7B7B42EB" wp14:editId="3D022C32">
            <wp:extent cx="5198012" cy="4846097"/>
            <wp:effectExtent l="0" t="0" r="3175" b="0"/>
            <wp:docPr id="1151789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89440" name="Picture 1151789440"/>
                    <pic:cNvPicPr/>
                  </pic:nvPicPr>
                  <pic:blipFill>
                    <a:blip r:embed="rId48">
                      <a:extLst>
                        <a:ext uri="{28A0092B-C50C-407E-A947-70E740481C1C}">
                          <a14:useLocalDpi xmlns:a14="http://schemas.microsoft.com/office/drawing/2010/main" val="0"/>
                        </a:ext>
                      </a:extLst>
                    </a:blip>
                    <a:stretch>
                      <a:fillRect/>
                    </a:stretch>
                  </pic:blipFill>
                  <pic:spPr>
                    <a:xfrm>
                      <a:off x="0" y="0"/>
                      <a:ext cx="5207670" cy="4855101"/>
                    </a:xfrm>
                    <a:prstGeom prst="rect">
                      <a:avLst/>
                    </a:prstGeom>
                  </pic:spPr>
                </pic:pic>
              </a:graphicData>
            </a:graphic>
          </wp:inline>
        </w:drawing>
      </w:r>
    </w:p>
    <w:p w14:paraId="4AC47FB9" w14:textId="48A73A78" w:rsidR="00C010E1" w:rsidRPr="00B8154F" w:rsidRDefault="00575AC6" w:rsidP="00575AC6">
      <w:pPr>
        <w:pStyle w:val="Caption"/>
        <w:jc w:val="center"/>
        <w:rPr>
          <w:rFonts w:ascii="Times New Roman" w:hAnsi="Times New Roman" w:cs="Times New Roman"/>
          <w:b/>
          <w:bCs/>
          <w:color w:val="auto"/>
        </w:rPr>
      </w:pPr>
      <w:bookmarkStart w:id="32" w:name="_Toc197924321"/>
      <w:r w:rsidRPr="009754A0">
        <w:rPr>
          <w:rFonts w:ascii="Times New Roman" w:hAnsi="Times New Roman" w:cs="Times New Roman"/>
          <w:color w:val="auto"/>
        </w:rPr>
        <w:t xml:space="preserve">Figure </w:t>
      </w:r>
      <w:r w:rsidRPr="009754A0">
        <w:rPr>
          <w:rFonts w:ascii="Times New Roman" w:hAnsi="Times New Roman" w:cs="Times New Roman"/>
          <w:color w:val="auto"/>
        </w:rPr>
        <w:fldChar w:fldCharType="begin"/>
      </w:r>
      <w:r w:rsidRPr="009754A0">
        <w:rPr>
          <w:rFonts w:ascii="Times New Roman" w:hAnsi="Times New Roman" w:cs="Times New Roman"/>
          <w:color w:val="auto"/>
        </w:rPr>
        <w:instrText xml:space="preserve"> STYLEREF 2 \s </w:instrText>
      </w:r>
      <w:r w:rsidRPr="009754A0">
        <w:rPr>
          <w:rFonts w:ascii="Times New Roman" w:hAnsi="Times New Roman" w:cs="Times New Roman"/>
          <w:color w:val="auto"/>
        </w:rPr>
        <w:fldChar w:fldCharType="separate"/>
      </w:r>
      <w:r w:rsidR="004F2D4E">
        <w:rPr>
          <w:rFonts w:ascii="Times New Roman" w:hAnsi="Times New Roman" w:cs="Times New Roman"/>
          <w:noProof/>
          <w:color w:val="auto"/>
        </w:rPr>
        <w:t>3.5</w:t>
      </w:r>
      <w:r w:rsidRPr="009754A0">
        <w:rPr>
          <w:rFonts w:ascii="Times New Roman" w:hAnsi="Times New Roman" w:cs="Times New Roman"/>
          <w:color w:val="auto"/>
        </w:rPr>
        <w:fldChar w:fldCharType="end"/>
      </w:r>
      <w:r w:rsidRPr="009754A0">
        <w:rPr>
          <w:rFonts w:ascii="Times New Roman" w:hAnsi="Times New Roman" w:cs="Times New Roman"/>
          <w:color w:val="auto"/>
        </w:rPr>
        <w:t>.</w:t>
      </w:r>
      <w:r w:rsidRPr="009754A0">
        <w:rPr>
          <w:rFonts w:ascii="Times New Roman" w:hAnsi="Times New Roman" w:cs="Times New Roman"/>
          <w:color w:val="auto"/>
        </w:rPr>
        <w:fldChar w:fldCharType="begin"/>
      </w:r>
      <w:r w:rsidRPr="009754A0">
        <w:rPr>
          <w:rFonts w:ascii="Times New Roman" w:hAnsi="Times New Roman" w:cs="Times New Roman"/>
          <w:color w:val="auto"/>
        </w:rPr>
        <w:instrText xml:space="preserve"> SEQ Figure \* ARABIC \s 2 </w:instrText>
      </w:r>
      <w:r w:rsidRPr="009754A0">
        <w:rPr>
          <w:rFonts w:ascii="Times New Roman" w:hAnsi="Times New Roman" w:cs="Times New Roman"/>
          <w:color w:val="auto"/>
        </w:rPr>
        <w:fldChar w:fldCharType="separate"/>
      </w:r>
      <w:r w:rsidR="004F2D4E">
        <w:rPr>
          <w:rFonts w:ascii="Times New Roman" w:hAnsi="Times New Roman" w:cs="Times New Roman"/>
          <w:noProof/>
          <w:color w:val="auto"/>
        </w:rPr>
        <w:t>1</w:t>
      </w:r>
      <w:r w:rsidRPr="009754A0">
        <w:rPr>
          <w:rFonts w:ascii="Times New Roman" w:hAnsi="Times New Roman" w:cs="Times New Roman"/>
          <w:color w:val="auto"/>
        </w:rPr>
        <w:fldChar w:fldCharType="end"/>
      </w:r>
      <w:r w:rsidRPr="009754A0">
        <w:rPr>
          <w:rFonts w:ascii="Times New Roman" w:hAnsi="Times New Roman" w:cs="Times New Roman"/>
          <w:color w:val="auto"/>
        </w:rPr>
        <w:t xml:space="preserve"> Hardware assembled on PCB</w:t>
      </w:r>
      <w:bookmarkEnd w:id="32"/>
    </w:p>
    <w:p w14:paraId="2D1A262F" w14:textId="7554A59B" w:rsidR="00B8154F" w:rsidRPr="00B8154F" w:rsidRDefault="00B8154F" w:rsidP="007B6476">
      <w:pPr>
        <w:numPr>
          <w:ilvl w:val="0"/>
          <w:numId w:val="62"/>
        </w:numPr>
        <w:spacing w:after="140" w:line="276" w:lineRule="auto"/>
        <w:jc w:val="both"/>
        <w:rPr>
          <w:rFonts w:ascii="Times New Roman" w:hAnsi="Times New Roman" w:cs="Times New Roman"/>
        </w:rPr>
      </w:pPr>
      <w:r w:rsidRPr="00B8154F">
        <w:rPr>
          <w:rFonts w:ascii="Times New Roman" w:hAnsi="Times New Roman" w:cs="Times New Roman"/>
        </w:rPr>
        <w:lastRenderedPageBreak/>
        <w:t>MCU</w:t>
      </w:r>
      <w:r w:rsidR="00C010E1" w:rsidRPr="009754A0">
        <w:rPr>
          <w:rFonts w:ascii="Times New Roman" w:hAnsi="Times New Roman" w:cs="Times New Roman"/>
        </w:rPr>
        <w:t xml:space="preserve">: </w:t>
      </w:r>
      <w:r w:rsidRPr="00B8154F">
        <w:rPr>
          <w:rFonts w:ascii="Times New Roman" w:hAnsi="Times New Roman" w:cs="Times New Roman"/>
        </w:rPr>
        <w:t>Arduino Mega 2560 (16 MHz AVR, 256 kB flash) chosen for its abundant GPIO and in-country maintenance familiarity.</w:t>
      </w:r>
    </w:p>
    <w:p w14:paraId="5F37B097" w14:textId="34A84514" w:rsidR="00B8154F" w:rsidRPr="00B8154F" w:rsidRDefault="00B8154F" w:rsidP="007B6476">
      <w:pPr>
        <w:numPr>
          <w:ilvl w:val="0"/>
          <w:numId w:val="62"/>
        </w:numPr>
        <w:spacing w:after="140" w:line="276" w:lineRule="auto"/>
        <w:jc w:val="both"/>
        <w:rPr>
          <w:rFonts w:ascii="Times New Roman" w:hAnsi="Times New Roman" w:cs="Times New Roman"/>
        </w:rPr>
      </w:pPr>
      <w:r w:rsidRPr="00B8154F">
        <w:rPr>
          <w:rFonts w:ascii="Times New Roman" w:hAnsi="Times New Roman" w:cs="Times New Roman"/>
        </w:rPr>
        <w:t>Sensors</w:t>
      </w:r>
      <w:r w:rsidR="00244A85">
        <w:rPr>
          <w:rFonts w:ascii="Times New Roman" w:hAnsi="Times New Roman" w:cs="Times New Roman"/>
        </w:rPr>
        <w:t>:</w:t>
      </w:r>
      <w:r w:rsidRPr="00B8154F">
        <w:rPr>
          <w:rFonts w:ascii="Times New Roman" w:hAnsi="Times New Roman" w:cs="Times New Roman"/>
        </w:rPr>
        <w:t xml:space="preserve"> MQ-135</w:t>
      </w:r>
      <w:r w:rsidR="00B219AD">
        <w:rPr>
          <w:rFonts w:ascii="Times New Roman" w:hAnsi="Times New Roman" w:cs="Times New Roman"/>
        </w:rPr>
        <w:t xml:space="preserve"> and MQ-2</w:t>
      </w:r>
      <w:r w:rsidRPr="00B8154F">
        <w:rPr>
          <w:rFonts w:ascii="Times New Roman" w:hAnsi="Times New Roman" w:cs="Times New Roman"/>
        </w:rPr>
        <w:t xml:space="preserve"> gas sensors (analogue), PMS5003 laser particulate sensor (UART), DHT11 temp/RH (1-wire). A 4-channel RC front-end filters high-frequency noise before 10-bit ADC sampling.</w:t>
      </w:r>
    </w:p>
    <w:p w14:paraId="767E70B0" w14:textId="4900E11E" w:rsidR="00B8154F" w:rsidRPr="00B8154F" w:rsidRDefault="00B8154F" w:rsidP="007B6476">
      <w:pPr>
        <w:numPr>
          <w:ilvl w:val="0"/>
          <w:numId w:val="62"/>
        </w:numPr>
        <w:spacing w:after="140" w:line="276" w:lineRule="auto"/>
        <w:jc w:val="both"/>
        <w:rPr>
          <w:rFonts w:ascii="Times New Roman" w:hAnsi="Times New Roman" w:cs="Times New Roman"/>
        </w:rPr>
      </w:pPr>
      <w:r w:rsidRPr="00B8154F">
        <w:rPr>
          <w:rFonts w:ascii="Times New Roman" w:hAnsi="Times New Roman" w:cs="Times New Roman"/>
        </w:rPr>
        <w:t xml:space="preserve">SIM800 L GSM module on dedicated UART @ </w:t>
      </w:r>
      <w:r w:rsidR="00B4113C">
        <w:rPr>
          <w:rFonts w:ascii="Times New Roman" w:hAnsi="Times New Roman" w:cs="Times New Roman"/>
        </w:rPr>
        <w:t>4,800</w:t>
      </w:r>
      <w:r w:rsidRPr="00B8154F">
        <w:rPr>
          <w:rFonts w:ascii="Times New Roman" w:hAnsi="Times New Roman" w:cs="Times New Roman"/>
        </w:rPr>
        <w:t xml:space="preserve"> baud; firmware watchdog toggles the module rail after three failed HTTP posts.</w:t>
      </w:r>
    </w:p>
    <w:p w14:paraId="6BB5F5FD" w14:textId="4FB0A309" w:rsidR="00B8154F" w:rsidRPr="00B8154F" w:rsidRDefault="00B8154F" w:rsidP="007B6476">
      <w:pPr>
        <w:numPr>
          <w:ilvl w:val="0"/>
          <w:numId w:val="62"/>
        </w:numPr>
        <w:spacing w:after="140" w:line="276" w:lineRule="auto"/>
        <w:jc w:val="both"/>
        <w:rPr>
          <w:rFonts w:ascii="Times New Roman" w:hAnsi="Times New Roman" w:cs="Times New Roman"/>
        </w:rPr>
      </w:pPr>
      <w:r w:rsidRPr="00B8154F">
        <w:rPr>
          <w:rFonts w:ascii="Times New Roman" w:hAnsi="Times New Roman" w:cs="Times New Roman"/>
        </w:rPr>
        <w:t>Local alerts</w:t>
      </w:r>
      <w:r w:rsidR="00244A85">
        <w:rPr>
          <w:rFonts w:ascii="Times New Roman" w:hAnsi="Times New Roman" w:cs="Times New Roman"/>
        </w:rPr>
        <w:t xml:space="preserve">: </w:t>
      </w:r>
      <w:r w:rsidRPr="00B8154F">
        <w:rPr>
          <w:rFonts w:ascii="Times New Roman" w:hAnsi="Times New Roman" w:cs="Times New Roman"/>
        </w:rPr>
        <w:t xml:space="preserve">Tri-colour LED bar (green/amber/red) plus 80 dB piezo buzzer </w:t>
      </w:r>
      <w:r w:rsidR="00B4113C">
        <w:rPr>
          <w:rFonts w:ascii="Times New Roman" w:hAnsi="Times New Roman" w:cs="Times New Roman"/>
        </w:rPr>
        <w:t>ensures</w:t>
      </w:r>
      <w:r w:rsidRPr="00B8154F">
        <w:rPr>
          <w:rFonts w:ascii="Times New Roman" w:hAnsi="Times New Roman" w:cs="Times New Roman"/>
        </w:rPr>
        <w:t xml:space="preserve"> </w:t>
      </w:r>
      <w:r w:rsidR="00B4113C">
        <w:rPr>
          <w:rFonts w:ascii="Times New Roman" w:hAnsi="Times New Roman" w:cs="Times New Roman"/>
        </w:rPr>
        <w:t xml:space="preserve">a </w:t>
      </w:r>
      <w:r w:rsidRPr="00B8154F">
        <w:rPr>
          <w:rFonts w:ascii="Times New Roman" w:hAnsi="Times New Roman" w:cs="Times New Roman"/>
        </w:rPr>
        <w:t>failsafe indication even if the network is down.</w:t>
      </w:r>
    </w:p>
    <w:p w14:paraId="3EAAD409" w14:textId="30FF8FCE" w:rsidR="00B8154F" w:rsidRPr="00B8154F" w:rsidRDefault="00B8154F" w:rsidP="007B6476">
      <w:pPr>
        <w:numPr>
          <w:ilvl w:val="0"/>
          <w:numId w:val="62"/>
        </w:numPr>
        <w:spacing w:after="140" w:line="276" w:lineRule="auto"/>
        <w:jc w:val="both"/>
        <w:rPr>
          <w:rFonts w:ascii="Times New Roman" w:hAnsi="Times New Roman" w:cs="Times New Roman"/>
        </w:rPr>
      </w:pPr>
      <w:r w:rsidRPr="00B8154F">
        <w:rPr>
          <w:rFonts w:ascii="Times New Roman" w:hAnsi="Times New Roman" w:cs="Times New Roman"/>
        </w:rPr>
        <w:t>Power</w:t>
      </w:r>
      <w:r w:rsidR="00244A85">
        <w:rPr>
          <w:rFonts w:ascii="Times New Roman" w:hAnsi="Times New Roman" w:cs="Times New Roman"/>
        </w:rPr>
        <w:t xml:space="preserve">: </w:t>
      </w:r>
      <w:r w:rsidRPr="00B8154F">
        <w:rPr>
          <w:rFonts w:ascii="Times New Roman" w:hAnsi="Times New Roman" w:cs="Times New Roman"/>
        </w:rPr>
        <w:t xml:space="preserve">5 V/2 A wall-wart with </w:t>
      </w:r>
      <w:r w:rsidR="00B4113C">
        <w:rPr>
          <w:rFonts w:ascii="Times New Roman" w:hAnsi="Times New Roman" w:cs="Times New Roman"/>
        </w:rPr>
        <w:t>1,200</w:t>
      </w:r>
      <w:r w:rsidRPr="00B8154F">
        <w:rPr>
          <w:rFonts w:ascii="Times New Roman" w:hAnsi="Times New Roman" w:cs="Times New Roman"/>
        </w:rPr>
        <w:t xml:space="preserve"> mAh Li-ion back-up; a low-battery interrupt lengthens the sampling interval to 5 min to preserve autonomy.</w:t>
      </w:r>
    </w:p>
    <w:p w14:paraId="3A95311D" w14:textId="0A13577D" w:rsidR="00B8154F" w:rsidRPr="00B8154F" w:rsidRDefault="00B8154F" w:rsidP="007B6476">
      <w:pPr>
        <w:numPr>
          <w:ilvl w:val="0"/>
          <w:numId w:val="62"/>
        </w:numPr>
        <w:spacing w:after="140" w:line="276" w:lineRule="auto"/>
        <w:jc w:val="both"/>
        <w:rPr>
          <w:rFonts w:ascii="Times New Roman" w:hAnsi="Times New Roman" w:cs="Times New Roman"/>
        </w:rPr>
      </w:pPr>
      <w:r w:rsidRPr="00B8154F">
        <w:rPr>
          <w:rFonts w:ascii="Times New Roman" w:hAnsi="Times New Roman" w:cs="Times New Roman"/>
        </w:rPr>
        <w:t>Serviceabilit</w:t>
      </w:r>
      <w:r w:rsidR="00244A85">
        <w:rPr>
          <w:rFonts w:ascii="Times New Roman" w:hAnsi="Times New Roman" w:cs="Times New Roman"/>
        </w:rPr>
        <w:t>y:</w:t>
      </w:r>
      <w:r w:rsidRPr="00B8154F">
        <w:rPr>
          <w:rFonts w:ascii="Times New Roman" w:hAnsi="Times New Roman" w:cs="Times New Roman"/>
        </w:rPr>
        <w:t xml:space="preserve"> USB-B port for firmware flash &amp; serial debug; recessed tactile switch sends a self-diagnostic SMS.</w:t>
      </w:r>
    </w:p>
    <w:p w14:paraId="328F669B" w14:textId="71E19EFF" w:rsidR="00B8154F" w:rsidRPr="00B8154F" w:rsidRDefault="00B8154F" w:rsidP="00B8154F">
      <w:pPr>
        <w:spacing w:after="140" w:line="276" w:lineRule="auto"/>
        <w:jc w:val="both"/>
        <w:rPr>
          <w:rFonts w:ascii="Times New Roman" w:hAnsi="Times New Roman" w:cs="Times New Roman"/>
        </w:rPr>
      </w:pPr>
      <w:r w:rsidRPr="00B8154F">
        <w:rPr>
          <w:rFonts w:ascii="Times New Roman" w:hAnsi="Times New Roman" w:cs="Times New Roman"/>
        </w:rPr>
        <w:t>The block diagram is reflected 1-to-1 in the firmware’s pin-mapping header (/firmware/include/pinmap.h) and the schematic (/hardware/schematic/EdgeNode_Schematic.pdf), guaranteeing electrical–software alignment throughout maintenance.</w:t>
      </w:r>
    </w:p>
    <w:p w14:paraId="6F40D6BD" w14:textId="77777777" w:rsidR="00B8154F" w:rsidRPr="009754A0" w:rsidRDefault="00B8154F" w:rsidP="00256116">
      <w:pPr>
        <w:spacing w:after="140" w:line="276" w:lineRule="auto"/>
        <w:jc w:val="both"/>
        <w:rPr>
          <w:rFonts w:ascii="Times New Roman" w:hAnsi="Times New Roman" w:cs="Times New Roman"/>
        </w:rPr>
      </w:pPr>
    </w:p>
    <w:p w14:paraId="6B4DE3F2" w14:textId="635007B6" w:rsidR="00204C7B" w:rsidRPr="009754A0" w:rsidRDefault="00204C7B" w:rsidP="00256116">
      <w:pPr>
        <w:spacing w:after="140" w:line="276" w:lineRule="auto"/>
        <w:jc w:val="both"/>
        <w:rPr>
          <w:rFonts w:ascii="Times New Roman" w:hAnsi="Times New Roman" w:cs="Times New Roman"/>
          <w:b/>
          <w:bCs/>
        </w:rPr>
      </w:pPr>
    </w:p>
    <w:p w14:paraId="50F6DE86" w14:textId="77777777" w:rsidR="00575AC6" w:rsidRPr="009754A0" w:rsidRDefault="00575AC6" w:rsidP="00256116">
      <w:pPr>
        <w:spacing w:after="140" w:line="276" w:lineRule="auto"/>
        <w:jc w:val="both"/>
        <w:rPr>
          <w:rFonts w:ascii="Times New Roman" w:hAnsi="Times New Roman" w:cs="Times New Roman"/>
          <w:b/>
          <w:bCs/>
        </w:rPr>
      </w:pPr>
    </w:p>
    <w:p w14:paraId="5075D4DB" w14:textId="77777777" w:rsidR="00575AC6" w:rsidRPr="009754A0" w:rsidRDefault="00575AC6" w:rsidP="00256116">
      <w:pPr>
        <w:spacing w:after="140" w:line="276" w:lineRule="auto"/>
        <w:jc w:val="both"/>
        <w:rPr>
          <w:rFonts w:ascii="Times New Roman" w:hAnsi="Times New Roman" w:cs="Times New Roman"/>
          <w:b/>
          <w:bCs/>
        </w:rPr>
      </w:pPr>
    </w:p>
    <w:p w14:paraId="7F7A6F77" w14:textId="77777777" w:rsidR="00575AC6" w:rsidRPr="009754A0" w:rsidRDefault="00575AC6" w:rsidP="00256116">
      <w:pPr>
        <w:spacing w:after="140" w:line="276" w:lineRule="auto"/>
        <w:jc w:val="both"/>
        <w:rPr>
          <w:rFonts w:ascii="Times New Roman" w:hAnsi="Times New Roman" w:cs="Times New Roman"/>
          <w:b/>
          <w:bCs/>
        </w:rPr>
      </w:pPr>
    </w:p>
    <w:p w14:paraId="04AD995B" w14:textId="77777777" w:rsidR="00575AC6" w:rsidRPr="009754A0" w:rsidRDefault="00575AC6" w:rsidP="00256116">
      <w:pPr>
        <w:spacing w:after="140" w:line="276" w:lineRule="auto"/>
        <w:jc w:val="both"/>
        <w:rPr>
          <w:rFonts w:ascii="Times New Roman" w:hAnsi="Times New Roman" w:cs="Times New Roman"/>
          <w:b/>
          <w:bCs/>
        </w:rPr>
      </w:pPr>
    </w:p>
    <w:p w14:paraId="549BFB9C" w14:textId="77777777" w:rsidR="00575AC6" w:rsidRPr="009754A0" w:rsidRDefault="00575AC6" w:rsidP="00256116">
      <w:pPr>
        <w:spacing w:after="140" w:line="276" w:lineRule="auto"/>
        <w:jc w:val="both"/>
        <w:rPr>
          <w:rFonts w:ascii="Times New Roman" w:hAnsi="Times New Roman" w:cs="Times New Roman"/>
          <w:b/>
          <w:bCs/>
        </w:rPr>
      </w:pPr>
    </w:p>
    <w:p w14:paraId="3FE356F7" w14:textId="77777777" w:rsidR="00575AC6" w:rsidRPr="009754A0" w:rsidRDefault="00575AC6" w:rsidP="00256116">
      <w:pPr>
        <w:spacing w:after="140" w:line="276" w:lineRule="auto"/>
        <w:jc w:val="both"/>
        <w:rPr>
          <w:rFonts w:ascii="Times New Roman" w:hAnsi="Times New Roman" w:cs="Times New Roman"/>
          <w:b/>
          <w:bCs/>
        </w:rPr>
      </w:pPr>
    </w:p>
    <w:p w14:paraId="2E567330" w14:textId="77777777" w:rsidR="00575AC6" w:rsidRPr="009754A0" w:rsidRDefault="00575AC6" w:rsidP="00256116">
      <w:pPr>
        <w:spacing w:after="140" w:line="276" w:lineRule="auto"/>
        <w:jc w:val="both"/>
        <w:rPr>
          <w:rFonts w:ascii="Times New Roman" w:hAnsi="Times New Roman" w:cs="Times New Roman"/>
          <w:b/>
          <w:bCs/>
        </w:rPr>
      </w:pPr>
    </w:p>
    <w:p w14:paraId="30B0C296" w14:textId="77777777" w:rsidR="00575AC6" w:rsidRPr="009754A0" w:rsidRDefault="00575AC6" w:rsidP="00256116">
      <w:pPr>
        <w:spacing w:after="140" w:line="276" w:lineRule="auto"/>
        <w:jc w:val="both"/>
        <w:rPr>
          <w:rFonts w:ascii="Times New Roman" w:hAnsi="Times New Roman" w:cs="Times New Roman"/>
          <w:b/>
          <w:bCs/>
        </w:rPr>
      </w:pPr>
    </w:p>
    <w:p w14:paraId="1969228F" w14:textId="77777777" w:rsidR="00575AC6" w:rsidRPr="009754A0" w:rsidRDefault="00575AC6" w:rsidP="00256116">
      <w:pPr>
        <w:spacing w:after="140" w:line="276" w:lineRule="auto"/>
        <w:jc w:val="both"/>
        <w:rPr>
          <w:rFonts w:ascii="Times New Roman" w:hAnsi="Times New Roman" w:cs="Times New Roman"/>
          <w:b/>
          <w:bCs/>
        </w:rPr>
      </w:pPr>
    </w:p>
    <w:p w14:paraId="7455C154" w14:textId="77777777" w:rsidR="00575AC6" w:rsidRPr="009754A0" w:rsidRDefault="00575AC6" w:rsidP="00256116">
      <w:pPr>
        <w:spacing w:after="140" w:line="276" w:lineRule="auto"/>
        <w:jc w:val="both"/>
        <w:rPr>
          <w:rFonts w:ascii="Times New Roman" w:hAnsi="Times New Roman" w:cs="Times New Roman"/>
          <w:b/>
          <w:bCs/>
        </w:rPr>
      </w:pPr>
    </w:p>
    <w:p w14:paraId="2803167F" w14:textId="77777777" w:rsidR="00575AC6" w:rsidRPr="009754A0" w:rsidRDefault="00575AC6" w:rsidP="00256116">
      <w:pPr>
        <w:spacing w:after="140" w:line="276" w:lineRule="auto"/>
        <w:jc w:val="both"/>
        <w:rPr>
          <w:rFonts w:ascii="Times New Roman" w:hAnsi="Times New Roman" w:cs="Times New Roman"/>
          <w:b/>
          <w:bCs/>
        </w:rPr>
      </w:pPr>
    </w:p>
    <w:p w14:paraId="67A9FF66" w14:textId="77777777" w:rsidR="00575AC6" w:rsidRPr="009754A0" w:rsidRDefault="00575AC6" w:rsidP="00256116">
      <w:pPr>
        <w:spacing w:after="140" w:line="276" w:lineRule="auto"/>
        <w:jc w:val="both"/>
        <w:rPr>
          <w:rFonts w:ascii="Times New Roman" w:hAnsi="Times New Roman" w:cs="Times New Roman"/>
          <w:b/>
          <w:bCs/>
        </w:rPr>
      </w:pPr>
    </w:p>
    <w:p w14:paraId="2EFF8EBF" w14:textId="66F68585" w:rsidR="00286622" w:rsidRPr="009754A0" w:rsidRDefault="00286622" w:rsidP="00256116">
      <w:pPr>
        <w:pStyle w:val="Heading1"/>
        <w:spacing w:line="276" w:lineRule="auto"/>
        <w:rPr>
          <w:rFonts w:ascii="Times New Roman" w:hAnsi="Times New Roman" w:cs="Times New Roman"/>
          <w:color w:val="auto"/>
        </w:rPr>
      </w:pPr>
      <w:bookmarkStart w:id="33" w:name="_Toc197924293"/>
      <w:r w:rsidRPr="009754A0">
        <w:rPr>
          <w:rFonts w:ascii="Times New Roman" w:hAnsi="Times New Roman" w:cs="Times New Roman"/>
          <w:color w:val="auto"/>
        </w:rPr>
        <w:lastRenderedPageBreak/>
        <w:t>Inspection and Testing</w:t>
      </w:r>
      <w:bookmarkEnd w:id="33"/>
    </w:p>
    <w:p w14:paraId="1A6D279F" w14:textId="373F84B4" w:rsidR="00F25DC3" w:rsidRPr="009754A0" w:rsidRDefault="00F25DC3" w:rsidP="00256116">
      <w:pPr>
        <w:pStyle w:val="Heading2"/>
        <w:spacing w:line="276" w:lineRule="auto"/>
        <w:rPr>
          <w:rFonts w:ascii="Times New Roman" w:hAnsi="Times New Roman" w:cs="Times New Roman"/>
          <w:color w:val="auto"/>
        </w:rPr>
      </w:pPr>
      <w:bookmarkStart w:id="34" w:name="_Toc197924294"/>
      <w:r w:rsidRPr="009754A0">
        <w:rPr>
          <w:rFonts w:ascii="Times New Roman" w:hAnsi="Times New Roman" w:cs="Times New Roman"/>
          <w:color w:val="auto"/>
        </w:rPr>
        <w:t>Introduction</w:t>
      </w:r>
      <w:bookmarkEnd w:id="34"/>
    </w:p>
    <w:p w14:paraId="1D141346" w14:textId="4FA750A3" w:rsidR="00286622" w:rsidRPr="009754A0" w:rsidRDefault="00286622" w:rsidP="00256116">
      <w:pPr>
        <w:spacing w:after="140" w:line="276" w:lineRule="auto"/>
        <w:jc w:val="both"/>
        <w:rPr>
          <w:rFonts w:ascii="Times New Roman" w:hAnsi="Times New Roman" w:cs="Times New Roman"/>
        </w:rPr>
      </w:pPr>
      <w:r w:rsidRPr="009754A0">
        <w:rPr>
          <w:rFonts w:ascii="Times New Roman" w:hAnsi="Times New Roman" w:cs="Times New Roman"/>
        </w:rPr>
        <w:t>FactoryAirWatch combines embedded firmware, cloud services</w:t>
      </w:r>
      <w:r w:rsidR="0096015B" w:rsidRPr="009754A0">
        <w:rPr>
          <w:rFonts w:ascii="Times New Roman" w:hAnsi="Times New Roman" w:cs="Times New Roman"/>
        </w:rPr>
        <w:t>,</w:t>
      </w:r>
      <w:r w:rsidRPr="009754A0">
        <w:rPr>
          <w:rFonts w:ascii="Times New Roman" w:hAnsi="Times New Roman" w:cs="Times New Roman"/>
        </w:rPr>
        <w:t xml:space="preserve"> and a web front</w:t>
      </w:r>
      <w:r w:rsidRPr="009754A0">
        <w:rPr>
          <w:rFonts w:ascii="Times New Roman" w:hAnsi="Times New Roman" w:cs="Times New Roman"/>
        </w:rPr>
        <w:noBreakHyphen/>
        <w:t>end</w:t>
      </w:r>
      <w:r w:rsidR="0096015B" w:rsidRPr="009754A0">
        <w:rPr>
          <w:rFonts w:ascii="Times New Roman" w:hAnsi="Times New Roman" w:cs="Times New Roman"/>
        </w:rPr>
        <w:t>,</w:t>
      </w:r>
      <w:r w:rsidRPr="009754A0">
        <w:rPr>
          <w:rFonts w:ascii="Times New Roman" w:hAnsi="Times New Roman" w:cs="Times New Roman"/>
        </w:rPr>
        <w:t xml:space="preserve"> proving it “fit for purpose”</w:t>
      </w:r>
      <w:r w:rsidR="0096015B" w:rsidRPr="009754A0">
        <w:rPr>
          <w:rFonts w:ascii="Times New Roman" w:hAnsi="Times New Roman" w:cs="Times New Roman"/>
        </w:rPr>
        <w:t>;</w:t>
      </w:r>
      <w:r w:rsidRPr="009754A0">
        <w:rPr>
          <w:rFonts w:ascii="Times New Roman" w:hAnsi="Times New Roman" w:cs="Times New Roman"/>
        </w:rPr>
        <w:t xml:space="preserve"> </w:t>
      </w:r>
      <w:r w:rsidR="0079168D" w:rsidRPr="009754A0">
        <w:rPr>
          <w:rFonts w:ascii="Times New Roman" w:hAnsi="Times New Roman" w:cs="Times New Roman"/>
        </w:rPr>
        <w:t>therefore,</w:t>
      </w:r>
      <w:r w:rsidRPr="009754A0">
        <w:rPr>
          <w:rFonts w:ascii="Times New Roman" w:hAnsi="Times New Roman" w:cs="Times New Roman"/>
        </w:rPr>
        <w:t xml:space="preserve"> required a staged quality</w:t>
      </w:r>
      <w:r w:rsidRPr="009754A0">
        <w:rPr>
          <w:rFonts w:ascii="Times New Roman" w:hAnsi="Times New Roman" w:cs="Times New Roman"/>
        </w:rPr>
        <w:noBreakHyphen/>
        <w:t>assurance approach</w:t>
      </w:r>
      <w:r w:rsidR="0096015B" w:rsidRPr="009754A0">
        <w:rPr>
          <w:rFonts w:ascii="Times New Roman" w:hAnsi="Times New Roman" w:cs="Times New Roman"/>
        </w:rPr>
        <w:t>.</w:t>
      </w:r>
    </w:p>
    <w:p w14:paraId="26342EC3" w14:textId="108E2333" w:rsidR="00286622" w:rsidRPr="009754A0" w:rsidRDefault="00286622" w:rsidP="00256116">
      <w:pPr>
        <w:numPr>
          <w:ilvl w:val="0"/>
          <w:numId w:val="17"/>
        </w:numPr>
        <w:spacing w:after="140" w:line="276" w:lineRule="auto"/>
        <w:jc w:val="both"/>
        <w:rPr>
          <w:rFonts w:ascii="Times New Roman" w:hAnsi="Times New Roman" w:cs="Times New Roman"/>
        </w:rPr>
      </w:pPr>
      <w:r w:rsidRPr="009754A0">
        <w:rPr>
          <w:rFonts w:ascii="Times New Roman" w:hAnsi="Times New Roman" w:cs="Times New Roman"/>
        </w:rPr>
        <w:t>Document inspectio</w:t>
      </w:r>
      <w:r w:rsidR="0096015B" w:rsidRPr="009754A0">
        <w:rPr>
          <w:rFonts w:ascii="Times New Roman" w:hAnsi="Times New Roman" w:cs="Times New Roman"/>
        </w:rPr>
        <w:t>n: V</w:t>
      </w:r>
      <w:r w:rsidRPr="009754A0">
        <w:rPr>
          <w:rFonts w:ascii="Times New Roman" w:hAnsi="Times New Roman" w:cs="Times New Roman"/>
        </w:rPr>
        <w:t>erify that every design artefact is complete, consistent</w:t>
      </w:r>
      <w:r w:rsidR="0096015B" w:rsidRPr="009754A0">
        <w:rPr>
          <w:rFonts w:ascii="Times New Roman" w:hAnsi="Times New Roman" w:cs="Times New Roman"/>
        </w:rPr>
        <w:t>,</w:t>
      </w:r>
      <w:r w:rsidRPr="009754A0">
        <w:rPr>
          <w:rFonts w:ascii="Times New Roman" w:hAnsi="Times New Roman" w:cs="Times New Roman"/>
        </w:rPr>
        <w:t xml:space="preserve"> and traceable to the SRS.</w:t>
      </w:r>
    </w:p>
    <w:p w14:paraId="3AF2A982" w14:textId="5197B903" w:rsidR="00286622" w:rsidRPr="009754A0" w:rsidRDefault="00286622" w:rsidP="00256116">
      <w:pPr>
        <w:numPr>
          <w:ilvl w:val="0"/>
          <w:numId w:val="17"/>
        </w:numPr>
        <w:spacing w:after="140" w:line="276" w:lineRule="auto"/>
        <w:jc w:val="both"/>
        <w:rPr>
          <w:rFonts w:ascii="Times New Roman" w:hAnsi="Times New Roman" w:cs="Times New Roman"/>
        </w:rPr>
      </w:pPr>
      <w:r w:rsidRPr="009754A0">
        <w:rPr>
          <w:rFonts w:ascii="Times New Roman" w:hAnsi="Times New Roman" w:cs="Times New Roman"/>
        </w:rPr>
        <w:t>Environment audit</w:t>
      </w:r>
      <w:r w:rsidR="0096015B" w:rsidRPr="009754A0">
        <w:rPr>
          <w:rFonts w:ascii="Times New Roman" w:hAnsi="Times New Roman" w:cs="Times New Roman"/>
        </w:rPr>
        <w:t>: Check that the development/CI pipeline, version control,</w:t>
      </w:r>
      <w:r w:rsidRPr="009754A0">
        <w:rPr>
          <w:rFonts w:ascii="Times New Roman" w:hAnsi="Times New Roman" w:cs="Times New Roman"/>
        </w:rPr>
        <w:t xml:space="preserve"> and build outputs are controlled and repeatable.</w:t>
      </w:r>
    </w:p>
    <w:p w14:paraId="0A5DC2B0" w14:textId="647ABE6F" w:rsidR="00286622" w:rsidRPr="009754A0" w:rsidRDefault="0096015B" w:rsidP="00256116">
      <w:pPr>
        <w:numPr>
          <w:ilvl w:val="0"/>
          <w:numId w:val="17"/>
        </w:numPr>
        <w:spacing w:after="140" w:line="276" w:lineRule="auto"/>
        <w:jc w:val="both"/>
        <w:rPr>
          <w:rFonts w:ascii="Times New Roman" w:hAnsi="Times New Roman" w:cs="Times New Roman"/>
        </w:rPr>
      </w:pPr>
      <w:r w:rsidRPr="009754A0">
        <w:rPr>
          <w:rFonts w:ascii="Times New Roman" w:hAnsi="Times New Roman" w:cs="Times New Roman"/>
        </w:rPr>
        <w:t>Multi-level</w:t>
      </w:r>
      <w:r w:rsidR="00286622" w:rsidRPr="009754A0">
        <w:rPr>
          <w:rFonts w:ascii="Times New Roman" w:hAnsi="Times New Roman" w:cs="Times New Roman"/>
        </w:rPr>
        <w:t xml:space="preserve"> testing</w:t>
      </w:r>
      <w:r w:rsidRPr="009754A0">
        <w:rPr>
          <w:rFonts w:ascii="Times New Roman" w:hAnsi="Times New Roman" w:cs="Times New Roman"/>
        </w:rPr>
        <w:t>: E</w:t>
      </w:r>
      <w:r w:rsidR="00286622" w:rsidRPr="009754A0">
        <w:rPr>
          <w:rFonts w:ascii="Times New Roman" w:hAnsi="Times New Roman" w:cs="Times New Roman"/>
        </w:rPr>
        <w:t xml:space="preserve">xercise firmware modules, </w:t>
      </w:r>
      <w:r w:rsidRPr="009754A0">
        <w:rPr>
          <w:rFonts w:ascii="Times New Roman" w:hAnsi="Times New Roman" w:cs="Times New Roman"/>
        </w:rPr>
        <w:t>back-end</w:t>
      </w:r>
      <w:r w:rsidR="00286622" w:rsidRPr="009754A0">
        <w:rPr>
          <w:rFonts w:ascii="Times New Roman" w:hAnsi="Times New Roman" w:cs="Times New Roman"/>
        </w:rPr>
        <w:t xml:space="preserve"> services, database schema</w:t>
      </w:r>
      <w:r w:rsidRPr="009754A0">
        <w:rPr>
          <w:rFonts w:ascii="Times New Roman" w:hAnsi="Times New Roman" w:cs="Times New Roman"/>
        </w:rPr>
        <w:t>,</w:t>
      </w:r>
      <w:r w:rsidR="00286622" w:rsidRPr="009754A0">
        <w:rPr>
          <w:rFonts w:ascii="Times New Roman" w:hAnsi="Times New Roman" w:cs="Times New Roman"/>
        </w:rPr>
        <w:t xml:space="preserve"> and the React dashboard, first in isolation and then as a whole.</w:t>
      </w:r>
    </w:p>
    <w:p w14:paraId="4A0280FA" w14:textId="53663D2C" w:rsidR="00286622" w:rsidRPr="009754A0" w:rsidRDefault="0096015B" w:rsidP="00256116">
      <w:pPr>
        <w:numPr>
          <w:ilvl w:val="0"/>
          <w:numId w:val="17"/>
        </w:numPr>
        <w:spacing w:after="140" w:line="276" w:lineRule="auto"/>
        <w:jc w:val="both"/>
        <w:rPr>
          <w:rFonts w:ascii="Times New Roman" w:hAnsi="Times New Roman" w:cs="Times New Roman"/>
        </w:rPr>
      </w:pPr>
      <w:r w:rsidRPr="009754A0">
        <w:rPr>
          <w:rFonts w:ascii="Times New Roman" w:hAnsi="Times New Roman" w:cs="Times New Roman"/>
        </w:rPr>
        <w:t>Alpha acceptance testing: D</w:t>
      </w:r>
      <w:r w:rsidR="00286622" w:rsidRPr="009754A0">
        <w:rPr>
          <w:rFonts w:ascii="Times New Roman" w:hAnsi="Times New Roman" w:cs="Times New Roman"/>
        </w:rPr>
        <w:t>emonstrate the complete system in an operational factory environment under real emissions and realistic network conditions.</w:t>
      </w:r>
    </w:p>
    <w:p w14:paraId="5D1AC2A5" w14:textId="3B56EA2C" w:rsidR="00286622" w:rsidRPr="009754A0" w:rsidRDefault="00286622" w:rsidP="00256116">
      <w:pPr>
        <w:spacing w:after="140" w:line="276" w:lineRule="auto"/>
        <w:jc w:val="both"/>
        <w:rPr>
          <w:rFonts w:ascii="Times New Roman" w:hAnsi="Times New Roman" w:cs="Times New Roman"/>
        </w:rPr>
      </w:pPr>
      <w:r w:rsidRPr="009754A0">
        <w:rPr>
          <w:rFonts w:ascii="Times New Roman" w:hAnsi="Times New Roman" w:cs="Times New Roman"/>
        </w:rPr>
        <w:t>All evidence is captured in Test Protocols &amp; Results</w:t>
      </w:r>
      <w:r w:rsidR="0096015B" w:rsidRPr="009754A0">
        <w:rPr>
          <w:rFonts w:ascii="Times New Roman" w:hAnsi="Times New Roman" w:cs="Times New Roman"/>
        </w:rPr>
        <w:t xml:space="preserve"> </w:t>
      </w:r>
      <w:r w:rsidRPr="009754A0">
        <w:rPr>
          <w:rFonts w:ascii="Times New Roman" w:hAnsi="Times New Roman" w:cs="Times New Roman"/>
        </w:rPr>
        <w:t xml:space="preserve">and </w:t>
      </w:r>
      <w:r w:rsidR="0096015B" w:rsidRPr="009754A0">
        <w:rPr>
          <w:rFonts w:ascii="Times New Roman" w:hAnsi="Times New Roman" w:cs="Times New Roman"/>
        </w:rPr>
        <w:t>cross-referenced</w:t>
      </w:r>
      <w:r w:rsidRPr="009754A0">
        <w:rPr>
          <w:rFonts w:ascii="Times New Roman" w:hAnsi="Times New Roman" w:cs="Times New Roman"/>
        </w:rPr>
        <w:t xml:space="preserve"> to </w:t>
      </w:r>
      <w:r w:rsidR="0096015B" w:rsidRPr="009754A0">
        <w:rPr>
          <w:rFonts w:ascii="Times New Roman" w:hAnsi="Times New Roman" w:cs="Times New Roman"/>
        </w:rPr>
        <w:t>GitHub docs</w:t>
      </w:r>
      <w:r w:rsidRPr="009754A0">
        <w:rPr>
          <w:rFonts w:ascii="Times New Roman" w:hAnsi="Times New Roman" w:cs="Times New Roman"/>
        </w:rPr>
        <w:t>.</w:t>
      </w:r>
    </w:p>
    <w:p w14:paraId="1943C0FC" w14:textId="311580FD" w:rsidR="00286622" w:rsidRPr="009754A0" w:rsidRDefault="00286622" w:rsidP="00256116">
      <w:pPr>
        <w:spacing w:after="140" w:line="276" w:lineRule="auto"/>
        <w:jc w:val="both"/>
        <w:rPr>
          <w:rFonts w:ascii="Times New Roman" w:hAnsi="Times New Roman" w:cs="Times New Roman"/>
        </w:rPr>
      </w:pPr>
      <w:r w:rsidRPr="009754A0">
        <w:rPr>
          <w:rFonts w:ascii="Times New Roman" w:hAnsi="Times New Roman" w:cs="Times New Roman"/>
        </w:rPr>
        <w:t>The inspection</w:t>
      </w:r>
      <w:r w:rsidR="00AB6466" w:rsidRPr="009754A0">
        <w:rPr>
          <w:rFonts w:ascii="Times New Roman" w:hAnsi="Times New Roman" w:cs="Times New Roman"/>
        </w:rPr>
        <w:t xml:space="preserve"> Team</w:t>
      </w:r>
      <w:r w:rsidRPr="009754A0">
        <w:rPr>
          <w:rFonts w:ascii="Times New Roman" w:hAnsi="Times New Roman" w:cs="Times New Roman"/>
        </w:rPr>
        <w:t xml:space="preserve"> consisted of </w:t>
      </w:r>
      <w:r w:rsidR="00AB6466" w:rsidRPr="009754A0">
        <w:rPr>
          <w:rFonts w:ascii="Times New Roman" w:hAnsi="Times New Roman" w:cs="Times New Roman"/>
        </w:rPr>
        <w:t xml:space="preserve">the BSE25-5 team members. </w:t>
      </w:r>
      <w:r w:rsidRPr="009754A0">
        <w:rPr>
          <w:rFonts w:ascii="Times New Roman" w:hAnsi="Times New Roman" w:cs="Times New Roman"/>
        </w:rPr>
        <w:t>Each artefact was reviewed against the criteria in ISO/IEC 25010 (product quality) and the university’s capstone guidelines.</w:t>
      </w:r>
    </w:p>
    <w:p w14:paraId="2386832E" w14:textId="3A4CC1FB" w:rsidR="00D35465" w:rsidRPr="009754A0" w:rsidRDefault="00D35465" w:rsidP="00256116">
      <w:pPr>
        <w:pStyle w:val="Caption"/>
        <w:keepNext/>
        <w:spacing w:line="276" w:lineRule="auto"/>
        <w:rPr>
          <w:rFonts w:ascii="Times New Roman" w:hAnsi="Times New Roman" w:cs="Times New Roman"/>
          <w:color w:val="auto"/>
        </w:rPr>
      </w:pPr>
      <w:bookmarkStart w:id="35" w:name="_Toc197924340"/>
      <w:r w:rsidRPr="009754A0">
        <w:rPr>
          <w:rFonts w:ascii="Times New Roman" w:hAnsi="Times New Roman" w:cs="Times New Roman"/>
          <w:color w:val="auto"/>
        </w:rPr>
        <w:t xml:space="preserve">Table </w:t>
      </w:r>
      <w:r w:rsidR="003802B2" w:rsidRPr="009754A0">
        <w:rPr>
          <w:rFonts w:ascii="Times New Roman" w:hAnsi="Times New Roman" w:cs="Times New Roman"/>
          <w:color w:val="auto"/>
        </w:rPr>
        <w:fldChar w:fldCharType="begin"/>
      </w:r>
      <w:r w:rsidR="003802B2" w:rsidRPr="009754A0">
        <w:rPr>
          <w:rFonts w:ascii="Times New Roman" w:hAnsi="Times New Roman" w:cs="Times New Roman"/>
          <w:color w:val="auto"/>
        </w:rPr>
        <w:instrText xml:space="preserve"> STYLEREF 1 \s </w:instrText>
      </w:r>
      <w:r w:rsidR="003802B2" w:rsidRPr="009754A0">
        <w:rPr>
          <w:rFonts w:ascii="Times New Roman" w:hAnsi="Times New Roman" w:cs="Times New Roman"/>
          <w:color w:val="auto"/>
        </w:rPr>
        <w:fldChar w:fldCharType="separate"/>
      </w:r>
      <w:r w:rsidR="004F2D4E">
        <w:rPr>
          <w:rFonts w:ascii="Times New Roman" w:hAnsi="Times New Roman" w:cs="Times New Roman"/>
          <w:noProof/>
          <w:color w:val="auto"/>
        </w:rPr>
        <w:t>4</w:t>
      </w:r>
      <w:r w:rsidR="003802B2" w:rsidRPr="009754A0">
        <w:rPr>
          <w:rFonts w:ascii="Times New Roman" w:hAnsi="Times New Roman" w:cs="Times New Roman"/>
          <w:color w:val="auto"/>
        </w:rPr>
        <w:fldChar w:fldCharType="end"/>
      </w:r>
      <w:r w:rsidR="003802B2" w:rsidRPr="009754A0">
        <w:rPr>
          <w:rFonts w:ascii="Times New Roman" w:hAnsi="Times New Roman" w:cs="Times New Roman"/>
          <w:color w:val="auto"/>
        </w:rPr>
        <w:t>.</w:t>
      </w:r>
      <w:r w:rsidR="009A1D8A" w:rsidRPr="009754A0">
        <w:rPr>
          <w:rFonts w:ascii="Times New Roman" w:hAnsi="Times New Roman" w:cs="Times New Roman"/>
          <w:color w:val="auto"/>
        </w:rPr>
        <w:t>1</w:t>
      </w:r>
      <w:r w:rsidR="000C0256" w:rsidRPr="009754A0">
        <w:rPr>
          <w:rFonts w:ascii="Times New Roman" w:hAnsi="Times New Roman" w:cs="Times New Roman"/>
          <w:color w:val="auto"/>
        </w:rPr>
        <w:t>.</w:t>
      </w:r>
      <w:r w:rsidR="009754A0" w:rsidRPr="009754A0">
        <w:rPr>
          <w:rFonts w:ascii="Times New Roman" w:hAnsi="Times New Roman" w:cs="Times New Roman"/>
          <w:color w:val="auto"/>
        </w:rPr>
        <w:fldChar w:fldCharType="begin"/>
      </w:r>
      <w:r w:rsidR="009754A0" w:rsidRPr="009754A0">
        <w:rPr>
          <w:rFonts w:ascii="Times New Roman" w:hAnsi="Times New Roman" w:cs="Times New Roman"/>
          <w:color w:val="auto"/>
        </w:rPr>
        <w:instrText xml:space="preserve"> STYLEREF 2 \s </w:instrText>
      </w:r>
      <w:r w:rsidR="009754A0" w:rsidRPr="009754A0">
        <w:rPr>
          <w:rFonts w:ascii="Times New Roman" w:hAnsi="Times New Roman" w:cs="Times New Roman"/>
          <w:color w:val="auto"/>
        </w:rPr>
        <w:fldChar w:fldCharType="separate"/>
      </w:r>
      <w:r w:rsidR="004F2D4E">
        <w:rPr>
          <w:rFonts w:ascii="Times New Roman" w:hAnsi="Times New Roman" w:cs="Times New Roman"/>
          <w:noProof/>
          <w:color w:val="auto"/>
        </w:rPr>
        <w:t>4.1</w:t>
      </w:r>
      <w:r w:rsidR="009754A0" w:rsidRPr="009754A0">
        <w:rPr>
          <w:rFonts w:ascii="Times New Roman" w:hAnsi="Times New Roman" w:cs="Times New Roman"/>
          <w:color w:val="auto"/>
        </w:rPr>
        <w:fldChar w:fldCharType="end"/>
      </w:r>
      <w:r w:rsidR="009754A0" w:rsidRPr="009754A0">
        <w:rPr>
          <w:rFonts w:ascii="Times New Roman" w:hAnsi="Times New Roman" w:cs="Times New Roman"/>
          <w:color w:val="auto"/>
        </w:rPr>
        <w:noBreakHyphen/>
      </w:r>
      <w:r w:rsidR="009754A0" w:rsidRPr="009754A0">
        <w:rPr>
          <w:rFonts w:ascii="Times New Roman" w:hAnsi="Times New Roman" w:cs="Times New Roman"/>
          <w:color w:val="auto"/>
        </w:rPr>
        <w:fldChar w:fldCharType="begin"/>
      </w:r>
      <w:r w:rsidR="009754A0" w:rsidRPr="009754A0">
        <w:rPr>
          <w:rFonts w:ascii="Times New Roman" w:hAnsi="Times New Roman" w:cs="Times New Roman"/>
          <w:color w:val="auto"/>
        </w:rPr>
        <w:instrText xml:space="preserve"> SEQ Table \* ARABIC \s 2 </w:instrText>
      </w:r>
      <w:r w:rsidR="009754A0" w:rsidRPr="009754A0">
        <w:rPr>
          <w:rFonts w:ascii="Times New Roman" w:hAnsi="Times New Roman" w:cs="Times New Roman"/>
          <w:color w:val="auto"/>
        </w:rPr>
        <w:fldChar w:fldCharType="separate"/>
      </w:r>
      <w:r w:rsidR="004F2D4E">
        <w:rPr>
          <w:rFonts w:ascii="Times New Roman" w:hAnsi="Times New Roman" w:cs="Times New Roman"/>
          <w:noProof/>
          <w:color w:val="auto"/>
        </w:rPr>
        <w:t>1</w:t>
      </w:r>
      <w:r w:rsidR="009754A0" w:rsidRPr="009754A0">
        <w:rPr>
          <w:rFonts w:ascii="Times New Roman" w:hAnsi="Times New Roman" w:cs="Times New Roman"/>
          <w:color w:val="auto"/>
        </w:rPr>
        <w:fldChar w:fldCharType="end"/>
      </w:r>
      <w:r w:rsidRPr="009754A0">
        <w:rPr>
          <w:rFonts w:ascii="Times New Roman" w:hAnsi="Times New Roman" w:cs="Times New Roman"/>
          <w:color w:val="auto"/>
        </w:rPr>
        <w:t xml:space="preserve"> Inspection plan and performance</w:t>
      </w:r>
      <w:bookmarkEnd w:id="35"/>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5"/>
        <w:gridCol w:w="4874"/>
        <w:gridCol w:w="1843"/>
      </w:tblGrid>
      <w:tr w:rsidR="00C32876" w:rsidRPr="009754A0" w14:paraId="51DBBA84" w14:textId="77777777" w:rsidTr="000C571A">
        <w:trPr>
          <w:cantSplit/>
          <w:tblHeader/>
        </w:trPr>
        <w:tc>
          <w:tcPr>
            <w:tcW w:w="2605" w:type="dxa"/>
            <w:shd w:val="clear" w:color="auto" w:fill="E0E0E0"/>
            <w:tcMar>
              <w:top w:w="57" w:type="dxa"/>
              <w:bottom w:w="57" w:type="dxa"/>
            </w:tcMar>
          </w:tcPr>
          <w:p w14:paraId="19965DF6" w14:textId="77777777" w:rsidR="00286622" w:rsidRPr="009754A0" w:rsidRDefault="00286622" w:rsidP="00256116">
            <w:pPr>
              <w:keepNext/>
              <w:spacing w:line="276" w:lineRule="auto"/>
              <w:jc w:val="both"/>
              <w:rPr>
                <w:rFonts w:ascii="Times New Roman" w:hAnsi="Times New Roman" w:cs="Times New Roman"/>
                <w:i/>
                <w:iCs/>
              </w:rPr>
            </w:pPr>
            <w:r w:rsidRPr="009754A0">
              <w:rPr>
                <w:rFonts w:ascii="Times New Roman" w:hAnsi="Times New Roman" w:cs="Times New Roman"/>
                <w:i/>
                <w:iCs/>
              </w:rPr>
              <w:t>Topics</w:t>
            </w:r>
          </w:p>
        </w:tc>
        <w:tc>
          <w:tcPr>
            <w:tcW w:w="4874" w:type="dxa"/>
            <w:shd w:val="clear" w:color="auto" w:fill="E0E0E0"/>
            <w:tcMar>
              <w:top w:w="57" w:type="dxa"/>
              <w:bottom w:w="57" w:type="dxa"/>
            </w:tcMar>
          </w:tcPr>
          <w:p w14:paraId="389F5BDE" w14:textId="77777777" w:rsidR="00286622" w:rsidRPr="009754A0" w:rsidRDefault="00286622" w:rsidP="00256116">
            <w:pPr>
              <w:spacing w:line="276" w:lineRule="auto"/>
              <w:jc w:val="both"/>
              <w:rPr>
                <w:rFonts w:ascii="Times New Roman" w:hAnsi="Times New Roman" w:cs="Times New Roman"/>
                <w:b/>
                <w:bCs/>
              </w:rPr>
            </w:pPr>
            <w:r w:rsidRPr="009754A0">
              <w:rPr>
                <w:rFonts w:ascii="Times New Roman" w:hAnsi="Times New Roman" w:cs="Times New Roman"/>
                <w:b/>
                <w:bCs/>
              </w:rPr>
              <w:t>3.3.1 Inspection plan and performance</w:t>
            </w:r>
          </w:p>
        </w:tc>
        <w:tc>
          <w:tcPr>
            <w:tcW w:w="1843" w:type="dxa"/>
            <w:shd w:val="clear" w:color="auto" w:fill="E0E0E0"/>
            <w:tcMar>
              <w:top w:w="57" w:type="dxa"/>
              <w:bottom w:w="57" w:type="dxa"/>
            </w:tcMar>
          </w:tcPr>
          <w:p w14:paraId="549421A6" w14:textId="77777777" w:rsidR="00286622" w:rsidRPr="009754A0" w:rsidRDefault="00286622" w:rsidP="00256116">
            <w:pPr>
              <w:keepNext/>
              <w:spacing w:line="276" w:lineRule="auto"/>
              <w:jc w:val="both"/>
              <w:rPr>
                <w:rFonts w:ascii="Times New Roman" w:hAnsi="Times New Roman" w:cs="Times New Roman"/>
                <w:i/>
                <w:iCs/>
              </w:rPr>
            </w:pPr>
            <w:r w:rsidRPr="009754A0">
              <w:rPr>
                <w:rFonts w:ascii="Times New Roman" w:hAnsi="Times New Roman" w:cs="Times New Roman"/>
                <w:i/>
                <w:iCs/>
              </w:rPr>
              <w:t>Date / Initials</w:t>
            </w:r>
          </w:p>
        </w:tc>
      </w:tr>
      <w:tr w:rsidR="00C32876" w:rsidRPr="009754A0" w14:paraId="47DDC569" w14:textId="77777777" w:rsidTr="000C571A">
        <w:trPr>
          <w:cantSplit/>
        </w:trPr>
        <w:tc>
          <w:tcPr>
            <w:tcW w:w="2605" w:type="dxa"/>
            <w:tcMar>
              <w:top w:w="57" w:type="dxa"/>
              <w:bottom w:w="57" w:type="dxa"/>
            </w:tcMar>
          </w:tcPr>
          <w:p w14:paraId="758F324A" w14:textId="77777777" w:rsidR="00286622" w:rsidRPr="009754A0" w:rsidRDefault="00286622" w:rsidP="00256116">
            <w:pPr>
              <w:spacing w:after="60" w:line="276" w:lineRule="auto"/>
              <w:jc w:val="both"/>
              <w:rPr>
                <w:rFonts w:ascii="Times New Roman" w:hAnsi="Times New Roman" w:cs="Times New Roman"/>
                <w:b/>
                <w:bCs/>
              </w:rPr>
            </w:pPr>
            <w:r w:rsidRPr="009754A0">
              <w:rPr>
                <w:rFonts w:ascii="Times New Roman" w:hAnsi="Times New Roman" w:cs="Times New Roman"/>
                <w:b/>
                <w:bCs/>
              </w:rPr>
              <w:t>Design output</w:t>
            </w:r>
          </w:p>
          <w:p w14:paraId="11894702" w14:textId="503B4A2E" w:rsidR="00286622" w:rsidRPr="009754A0" w:rsidRDefault="00286622" w:rsidP="00256116">
            <w:pPr>
              <w:spacing w:after="60" w:line="276" w:lineRule="auto"/>
              <w:jc w:val="both"/>
              <w:rPr>
                <w:rFonts w:ascii="Times New Roman" w:hAnsi="Times New Roman" w:cs="Times New Roman"/>
                <w:i/>
                <w:iCs/>
              </w:rPr>
            </w:pPr>
          </w:p>
        </w:tc>
        <w:tc>
          <w:tcPr>
            <w:tcW w:w="4874" w:type="dxa"/>
            <w:tcMar>
              <w:top w:w="57" w:type="dxa"/>
              <w:bottom w:w="57" w:type="dxa"/>
            </w:tcMar>
          </w:tcPr>
          <w:p w14:paraId="5A75D099" w14:textId="39820074" w:rsidR="00286622" w:rsidRPr="009754A0" w:rsidRDefault="00286622" w:rsidP="00256116">
            <w:pPr>
              <w:spacing w:line="276" w:lineRule="auto"/>
              <w:jc w:val="both"/>
              <w:rPr>
                <w:rFonts w:ascii="Times New Roman" w:hAnsi="Times New Roman" w:cs="Times New Roman"/>
              </w:rPr>
            </w:pPr>
            <w:r w:rsidRPr="009754A0">
              <w:rPr>
                <w:rFonts w:ascii="Times New Roman" w:eastAsia="Times New Roman" w:hAnsi="Times New Roman" w:cs="Times New Roman"/>
                <w:szCs w:val="20"/>
              </w:rPr>
              <w:object w:dxaOrig="1440" w:dyaOrig="1440" w14:anchorId="60097E1E">
                <v:shape id="_x0000_i1147" type="#_x0000_t75" style="width:3in;height:20.55pt" o:ole="">
                  <v:imagedata r:id="rId49" o:title=""/>
                </v:shape>
                <w:control r:id="rId50" w:name="CheckBox301" w:shapeid="_x0000_i1147"/>
              </w:object>
            </w:r>
          </w:p>
          <w:bookmarkStart w:id="36" w:name="_1807928448"/>
          <w:bookmarkEnd w:id="36"/>
          <w:p w14:paraId="74D05240" w14:textId="47E43FE0" w:rsidR="00286622" w:rsidRPr="009754A0" w:rsidRDefault="00286622" w:rsidP="00256116">
            <w:pPr>
              <w:spacing w:line="276" w:lineRule="auto"/>
              <w:jc w:val="both"/>
              <w:rPr>
                <w:rFonts w:ascii="Times New Roman" w:hAnsi="Times New Roman" w:cs="Times New Roman"/>
              </w:rPr>
            </w:pPr>
            <w:r w:rsidRPr="009754A0">
              <w:rPr>
                <w:rFonts w:ascii="Times New Roman" w:eastAsia="Times New Roman" w:hAnsi="Times New Roman" w:cs="Times New Roman"/>
                <w:szCs w:val="20"/>
              </w:rPr>
              <w:object w:dxaOrig="1440" w:dyaOrig="1440" w14:anchorId="67382A20">
                <v:shape id="_x0000_i1149" type="#_x0000_t75" style="width:221.15pt;height:20.55pt" o:ole="">
                  <v:imagedata r:id="rId51" o:title=""/>
                </v:shape>
                <w:control r:id="rId52" w:name="CheckBox321" w:shapeid="_x0000_i1149"/>
              </w:object>
            </w:r>
          </w:p>
          <w:p w14:paraId="76F044D4" w14:textId="23822A20" w:rsidR="00286622" w:rsidRPr="009754A0" w:rsidRDefault="00286622" w:rsidP="00256116">
            <w:pPr>
              <w:spacing w:line="276" w:lineRule="auto"/>
              <w:jc w:val="both"/>
              <w:rPr>
                <w:rFonts w:ascii="Times New Roman" w:hAnsi="Times New Roman" w:cs="Times New Roman"/>
              </w:rPr>
            </w:pPr>
            <w:r w:rsidRPr="009754A0">
              <w:rPr>
                <w:rFonts w:ascii="Times New Roman" w:eastAsia="Times New Roman" w:hAnsi="Times New Roman" w:cs="Times New Roman"/>
                <w:szCs w:val="20"/>
              </w:rPr>
              <w:object w:dxaOrig="1440" w:dyaOrig="1440" w14:anchorId="70B4F6AC">
                <v:shape id="_x0000_i1151" type="#_x0000_t75" style="width:221.15pt;height:20.55pt" o:ole="">
                  <v:imagedata r:id="rId53" o:title=""/>
                </v:shape>
                <w:control r:id="rId54" w:name="CheckBox331" w:shapeid="_x0000_i1151"/>
              </w:object>
            </w:r>
          </w:p>
          <w:p w14:paraId="7A8D6249" w14:textId="1F6BBD2D" w:rsidR="00286622" w:rsidRPr="009754A0" w:rsidRDefault="00286622" w:rsidP="00256116">
            <w:pPr>
              <w:spacing w:line="276" w:lineRule="auto"/>
              <w:jc w:val="both"/>
              <w:rPr>
                <w:rFonts w:ascii="Times New Roman" w:hAnsi="Times New Roman" w:cs="Times New Roman"/>
              </w:rPr>
            </w:pPr>
            <w:r w:rsidRPr="009754A0">
              <w:rPr>
                <w:rFonts w:ascii="Times New Roman" w:eastAsia="Times New Roman" w:hAnsi="Times New Roman" w:cs="Times New Roman"/>
                <w:szCs w:val="20"/>
              </w:rPr>
              <w:object w:dxaOrig="1440" w:dyaOrig="1440" w14:anchorId="696817A6">
                <v:shape id="_x0000_i1153" type="#_x0000_t75" style="width:3in;height:20.55pt" o:ole="">
                  <v:imagedata r:id="rId55" o:title=""/>
                </v:shape>
                <w:control r:id="rId56" w:name="CheckBox341" w:shapeid="_x0000_i1153"/>
              </w:object>
            </w:r>
          </w:p>
          <w:p w14:paraId="1D0092AB" w14:textId="7B55EA08" w:rsidR="00286622" w:rsidRPr="009754A0" w:rsidRDefault="00286622" w:rsidP="00256116">
            <w:pPr>
              <w:spacing w:line="276" w:lineRule="auto"/>
              <w:jc w:val="both"/>
              <w:rPr>
                <w:rFonts w:ascii="Times New Roman" w:hAnsi="Times New Roman" w:cs="Times New Roman"/>
              </w:rPr>
            </w:pPr>
            <w:r w:rsidRPr="009754A0">
              <w:rPr>
                <w:rFonts w:ascii="Times New Roman" w:hAnsi="Times New Roman" w:cs="Times New Roman"/>
              </w:rPr>
              <w:t>Comments:</w:t>
            </w:r>
            <w:r w:rsidR="000C571A" w:rsidRPr="009754A0">
              <w:rPr>
                <w:rFonts w:ascii="Times New Roman" w:hAnsi="Times New Roman" w:cs="Times New Roman"/>
              </w:rPr>
              <w:t xml:space="preserve"> Code structure and review artifacts fully validated per ISO 25010 criteria.</w:t>
            </w:r>
          </w:p>
        </w:tc>
        <w:tc>
          <w:tcPr>
            <w:tcW w:w="1843" w:type="dxa"/>
            <w:tcMar>
              <w:top w:w="57" w:type="dxa"/>
              <w:bottom w:w="57" w:type="dxa"/>
            </w:tcMar>
          </w:tcPr>
          <w:p w14:paraId="3A075F3F" w14:textId="4726124E" w:rsidR="00286622" w:rsidRPr="009754A0" w:rsidRDefault="000C571A" w:rsidP="00256116">
            <w:pPr>
              <w:spacing w:line="276" w:lineRule="auto"/>
              <w:jc w:val="both"/>
              <w:rPr>
                <w:rFonts w:ascii="Times New Roman" w:hAnsi="Times New Roman" w:cs="Times New Roman"/>
              </w:rPr>
            </w:pPr>
            <w:r w:rsidRPr="009754A0">
              <w:rPr>
                <w:rFonts w:ascii="Times New Roman" w:hAnsi="Times New Roman" w:cs="Times New Roman"/>
              </w:rPr>
              <w:t>3</w:t>
            </w:r>
            <w:r w:rsidRPr="009754A0">
              <w:rPr>
                <w:rFonts w:ascii="Times New Roman" w:hAnsi="Times New Roman" w:cs="Times New Roman"/>
                <w:vertAlign w:val="superscript"/>
              </w:rPr>
              <w:t>rd</w:t>
            </w:r>
            <w:r w:rsidRPr="009754A0">
              <w:rPr>
                <w:rFonts w:ascii="Times New Roman" w:hAnsi="Times New Roman" w:cs="Times New Roman"/>
              </w:rPr>
              <w:t>/03/2025, A. A, K.M</w:t>
            </w:r>
          </w:p>
        </w:tc>
      </w:tr>
      <w:tr w:rsidR="00C32876" w:rsidRPr="009754A0" w14:paraId="544F6382" w14:textId="77777777" w:rsidTr="000C571A">
        <w:trPr>
          <w:cantSplit/>
        </w:trPr>
        <w:tc>
          <w:tcPr>
            <w:tcW w:w="2605" w:type="dxa"/>
            <w:tcMar>
              <w:top w:w="57" w:type="dxa"/>
              <w:bottom w:w="57" w:type="dxa"/>
            </w:tcMar>
          </w:tcPr>
          <w:p w14:paraId="21EB1899" w14:textId="77777777" w:rsidR="00286622" w:rsidRPr="009754A0" w:rsidRDefault="00286622" w:rsidP="00256116">
            <w:pPr>
              <w:spacing w:after="60" w:line="276" w:lineRule="auto"/>
              <w:jc w:val="both"/>
              <w:rPr>
                <w:rFonts w:ascii="Times New Roman" w:hAnsi="Times New Roman" w:cs="Times New Roman"/>
                <w:b/>
                <w:bCs/>
              </w:rPr>
            </w:pPr>
            <w:r w:rsidRPr="009754A0">
              <w:rPr>
                <w:rFonts w:ascii="Times New Roman" w:hAnsi="Times New Roman" w:cs="Times New Roman"/>
                <w:b/>
                <w:bCs/>
              </w:rPr>
              <w:t>Documentation</w:t>
            </w:r>
          </w:p>
          <w:p w14:paraId="531B7C0C" w14:textId="22C4CA12" w:rsidR="00286622" w:rsidRPr="009754A0" w:rsidRDefault="00286622" w:rsidP="00256116">
            <w:pPr>
              <w:spacing w:after="60" w:line="276" w:lineRule="auto"/>
              <w:jc w:val="both"/>
              <w:rPr>
                <w:rFonts w:ascii="Times New Roman" w:hAnsi="Times New Roman" w:cs="Times New Roman"/>
                <w:b/>
                <w:bCs/>
              </w:rPr>
            </w:pPr>
          </w:p>
        </w:tc>
        <w:tc>
          <w:tcPr>
            <w:tcW w:w="4874" w:type="dxa"/>
            <w:tcMar>
              <w:top w:w="57" w:type="dxa"/>
              <w:bottom w:w="57" w:type="dxa"/>
            </w:tcMar>
          </w:tcPr>
          <w:p w14:paraId="6072C9B9" w14:textId="73183585" w:rsidR="00286622" w:rsidRPr="009754A0" w:rsidRDefault="00286622" w:rsidP="00256116">
            <w:pPr>
              <w:spacing w:line="276" w:lineRule="auto"/>
              <w:jc w:val="both"/>
              <w:rPr>
                <w:rFonts w:ascii="Times New Roman" w:hAnsi="Times New Roman" w:cs="Times New Roman"/>
              </w:rPr>
            </w:pPr>
            <w:r w:rsidRPr="009754A0">
              <w:rPr>
                <w:rFonts w:ascii="Times New Roman" w:eastAsia="Times New Roman" w:hAnsi="Times New Roman" w:cs="Times New Roman"/>
                <w:szCs w:val="20"/>
              </w:rPr>
              <w:object w:dxaOrig="1440" w:dyaOrig="1440" w14:anchorId="59601C30">
                <v:shape id="_x0000_i1155" type="#_x0000_t75" style="width:3in;height:20.55pt" o:ole="">
                  <v:imagedata r:id="rId57" o:title=""/>
                </v:shape>
                <w:control r:id="rId58" w:name="CheckBox351" w:shapeid="_x0000_i1155"/>
              </w:object>
            </w:r>
          </w:p>
          <w:p w14:paraId="2EB1B798" w14:textId="1CDF01C7" w:rsidR="00286622" w:rsidRPr="009754A0" w:rsidRDefault="00286622" w:rsidP="00256116">
            <w:pPr>
              <w:spacing w:line="276" w:lineRule="auto"/>
              <w:jc w:val="both"/>
              <w:rPr>
                <w:rFonts w:ascii="Times New Roman" w:hAnsi="Times New Roman" w:cs="Times New Roman"/>
              </w:rPr>
            </w:pPr>
            <w:r w:rsidRPr="009754A0">
              <w:rPr>
                <w:rFonts w:ascii="Times New Roman" w:eastAsia="Times New Roman" w:hAnsi="Times New Roman" w:cs="Times New Roman"/>
                <w:szCs w:val="20"/>
              </w:rPr>
              <w:object w:dxaOrig="1440" w:dyaOrig="1440" w14:anchorId="572631F5">
                <v:shape id="_x0000_i1157" type="#_x0000_t75" style="width:221.15pt;height:20.55pt" o:ole="">
                  <v:imagedata r:id="rId59" o:title=""/>
                </v:shape>
                <w:control r:id="rId60" w:name="CheckBox361" w:shapeid="_x0000_i1157"/>
              </w:object>
            </w:r>
          </w:p>
          <w:p w14:paraId="72DCFF95" w14:textId="22CF3B61" w:rsidR="00286622" w:rsidRPr="009754A0" w:rsidRDefault="00286622" w:rsidP="00256116">
            <w:pPr>
              <w:spacing w:line="276" w:lineRule="auto"/>
              <w:jc w:val="both"/>
              <w:rPr>
                <w:rFonts w:ascii="Times New Roman" w:hAnsi="Times New Roman" w:cs="Times New Roman"/>
              </w:rPr>
            </w:pPr>
            <w:r w:rsidRPr="009754A0">
              <w:rPr>
                <w:rFonts w:ascii="Times New Roman" w:eastAsia="Times New Roman" w:hAnsi="Times New Roman" w:cs="Times New Roman"/>
                <w:szCs w:val="20"/>
              </w:rPr>
              <w:object w:dxaOrig="1440" w:dyaOrig="1440" w14:anchorId="6F5759A5">
                <v:shape id="_x0000_i1159" type="#_x0000_t75" style="width:3in;height:20.55pt" o:ole="">
                  <v:imagedata r:id="rId61" o:title=""/>
                </v:shape>
                <w:control r:id="rId62" w:name="CheckBox371" w:shapeid="_x0000_i1159"/>
              </w:object>
            </w:r>
          </w:p>
          <w:p w14:paraId="2345EE44" w14:textId="2DDCB1D0" w:rsidR="00286622" w:rsidRPr="009754A0" w:rsidRDefault="00286622" w:rsidP="00256116">
            <w:pPr>
              <w:spacing w:line="276" w:lineRule="auto"/>
              <w:jc w:val="both"/>
              <w:rPr>
                <w:rFonts w:ascii="Times New Roman" w:hAnsi="Times New Roman" w:cs="Times New Roman"/>
              </w:rPr>
            </w:pPr>
            <w:r w:rsidRPr="009754A0">
              <w:rPr>
                <w:rFonts w:ascii="Times New Roman" w:eastAsia="Times New Roman" w:hAnsi="Times New Roman" w:cs="Times New Roman"/>
                <w:szCs w:val="20"/>
              </w:rPr>
              <w:object w:dxaOrig="1440" w:dyaOrig="1440" w14:anchorId="05170063">
                <v:shape id="_x0000_i1161" type="#_x0000_t75" style="width:3in;height:20.55pt" o:ole="">
                  <v:imagedata r:id="rId63" o:title=""/>
                </v:shape>
                <w:control r:id="rId64" w:name="CheckBox381" w:shapeid="_x0000_i1161"/>
              </w:object>
            </w:r>
          </w:p>
          <w:p w14:paraId="4CD27959" w14:textId="22F3A83D" w:rsidR="00286622" w:rsidRPr="009754A0" w:rsidRDefault="00286622" w:rsidP="00256116">
            <w:pPr>
              <w:spacing w:line="276" w:lineRule="auto"/>
              <w:jc w:val="both"/>
              <w:rPr>
                <w:rFonts w:ascii="Times New Roman" w:hAnsi="Times New Roman" w:cs="Times New Roman"/>
              </w:rPr>
            </w:pPr>
            <w:r w:rsidRPr="009754A0">
              <w:rPr>
                <w:rFonts w:ascii="Times New Roman" w:hAnsi="Times New Roman" w:cs="Times New Roman"/>
              </w:rPr>
              <w:t>Comments:</w:t>
            </w:r>
            <w:r w:rsidR="000C571A" w:rsidRPr="009754A0">
              <w:rPr>
                <w:rFonts w:ascii="Times New Roman" w:hAnsi="Times New Roman" w:cs="Times New Roman"/>
              </w:rPr>
              <w:t xml:space="preserve"> All user guides and test reports completed and approved by the project lead.</w:t>
            </w:r>
          </w:p>
        </w:tc>
        <w:tc>
          <w:tcPr>
            <w:tcW w:w="1843" w:type="dxa"/>
            <w:tcMar>
              <w:top w:w="57" w:type="dxa"/>
              <w:bottom w:w="57" w:type="dxa"/>
            </w:tcMar>
          </w:tcPr>
          <w:p w14:paraId="41863295" w14:textId="703F48E6" w:rsidR="00286622" w:rsidRPr="009754A0" w:rsidRDefault="000C571A" w:rsidP="00256116">
            <w:pPr>
              <w:spacing w:line="276" w:lineRule="auto"/>
              <w:jc w:val="both"/>
              <w:rPr>
                <w:rFonts w:ascii="Times New Roman" w:hAnsi="Times New Roman" w:cs="Times New Roman"/>
              </w:rPr>
            </w:pPr>
            <w:r w:rsidRPr="009754A0">
              <w:rPr>
                <w:rFonts w:ascii="Times New Roman" w:hAnsi="Times New Roman" w:cs="Times New Roman"/>
              </w:rPr>
              <w:t>1</w:t>
            </w:r>
            <w:r w:rsidRPr="009754A0">
              <w:rPr>
                <w:rFonts w:ascii="Times New Roman" w:hAnsi="Times New Roman" w:cs="Times New Roman"/>
                <w:vertAlign w:val="superscript"/>
              </w:rPr>
              <w:t>st</w:t>
            </w:r>
            <w:r w:rsidRPr="009754A0">
              <w:rPr>
                <w:rFonts w:ascii="Times New Roman" w:hAnsi="Times New Roman" w:cs="Times New Roman"/>
              </w:rPr>
              <w:t>/04/2025, K.J., C.M</w:t>
            </w:r>
          </w:p>
        </w:tc>
      </w:tr>
      <w:tr w:rsidR="00C32876" w:rsidRPr="009754A0" w14:paraId="53482303" w14:textId="77777777" w:rsidTr="000C571A">
        <w:trPr>
          <w:cantSplit/>
        </w:trPr>
        <w:tc>
          <w:tcPr>
            <w:tcW w:w="2605" w:type="dxa"/>
            <w:tcMar>
              <w:top w:w="57" w:type="dxa"/>
              <w:bottom w:w="57" w:type="dxa"/>
            </w:tcMar>
          </w:tcPr>
          <w:p w14:paraId="04A942DA" w14:textId="77777777" w:rsidR="00286622" w:rsidRPr="009754A0" w:rsidRDefault="00286622" w:rsidP="00256116">
            <w:pPr>
              <w:spacing w:after="60" w:line="276" w:lineRule="auto"/>
              <w:jc w:val="both"/>
              <w:rPr>
                <w:rFonts w:ascii="Times New Roman" w:hAnsi="Times New Roman" w:cs="Times New Roman"/>
                <w:b/>
                <w:bCs/>
              </w:rPr>
            </w:pPr>
            <w:r w:rsidRPr="009754A0">
              <w:rPr>
                <w:rFonts w:ascii="Times New Roman" w:hAnsi="Times New Roman" w:cs="Times New Roman"/>
                <w:b/>
                <w:bCs/>
              </w:rPr>
              <w:lastRenderedPageBreak/>
              <w:t>Software development environment</w:t>
            </w:r>
          </w:p>
          <w:p w14:paraId="6C7669C1" w14:textId="2C3CD5DF" w:rsidR="00286622" w:rsidRPr="009754A0" w:rsidRDefault="00286622" w:rsidP="00256116">
            <w:pPr>
              <w:spacing w:after="60" w:line="276" w:lineRule="auto"/>
              <w:jc w:val="both"/>
              <w:rPr>
                <w:rFonts w:ascii="Times New Roman" w:hAnsi="Times New Roman" w:cs="Times New Roman"/>
                <w:b/>
                <w:bCs/>
              </w:rPr>
            </w:pPr>
          </w:p>
        </w:tc>
        <w:tc>
          <w:tcPr>
            <w:tcW w:w="4874" w:type="dxa"/>
            <w:tcMar>
              <w:top w:w="57" w:type="dxa"/>
              <w:bottom w:w="57" w:type="dxa"/>
            </w:tcMar>
          </w:tcPr>
          <w:p w14:paraId="15C3F2AC" w14:textId="132238F7" w:rsidR="00286622" w:rsidRPr="009754A0" w:rsidRDefault="00286622" w:rsidP="00256116">
            <w:pPr>
              <w:spacing w:line="276" w:lineRule="auto"/>
              <w:jc w:val="both"/>
              <w:rPr>
                <w:rFonts w:ascii="Times New Roman" w:hAnsi="Times New Roman" w:cs="Times New Roman"/>
              </w:rPr>
            </w:pPr>
            <w:r w:rsidRPr="009754A0">
              <w:rPr>
                <w:rFonts w:ascii="Times New Roman" w:eastAsia="Times New Roman" w:hAnsi="Times New Roman" w:cs="Times New Roman"/>
                <w:szCs w:val="20"/>
              </w:rPr>
              <w:object w:dxaOrig="1440" w:dyaOrig="1440" w14:anchorId="5E7689BD">
                <v:shape id="_x0000_i1163" type="#_x0000_t75" style="width:3in;height:20.55pt" o:ole="">
                  <v:imagedata r:id="rId65" o:title=""/>
                </v:shape>
                <w:control r:id="rId66" w:name="CheckBox391" w:shapeid="_x0000_i1163"/>
              </w:object>
            </w:r>
          </w:p>
          <w:p w14:paraId="19417725" w14:textId="3591EBD7" w:rsidR="00286622" w:rsidRPr="009754A0" w:rsidRDefault="00286622" w:rsidP="00256116">
            <w:pPr>
              <w:spacing w:line="276" w:lineRule="auto"/>
              <w:jc w:val="both"/>
              <w:rPr>
                <w:rFonts w:ascii="Times New Roman" w:hAnsi="Times New Roman" w:cs="Times New Roman"/>
              </w:rPr>
            </w:pPr>
            <w:r w:rsidRPr="009754A0">
              <w:rPr>
                <w:rFonts w:ascii="Times New Roman" w:eastAsia="Times New Roman" w:hAnsi="Times New Roman" w:cs="Times New Roman"/>
                <w:szCs w:val="20"/>
              </w:rPr>
              <w:object w:dxaOrig="1440" w:dyaOrig="1440" w14:anchorId="048F0536">
                <v:shape id="_x0000_i1165" type="#_x0000_t75" style="width:3in;height:20.55pt" o:ole="">
                  <v:imagedata r:id="rId67" o:title=""/>
                </v:shape>
                <w:control r:id="rId68" w:name="CheckBox401" w:shapeid="_x0000_i1165"/>
              </w:object>
            </w:r>
          </w:p>
          <w:p w14:paraId="7F8484EE" w14:textId="1D78F9B6" w:rsidR="00286622" w:rsidRPr="009754A0" w:rsidRDefault="00286622" w:rsidP="00256116">
            <w:pPr>
              <w:spacing w:line="276" w:lineRule="auto"/>
              <w:jc w:val="both"/>
              <w:rPr>
                <w:rFonts w:ascii="Times New Roman" w:hAnsi="Times New Roman" w:cs="Times New Roman"/>
              </w:rPr>
            </w:pPr>
            <w:r w:rsidRPr="009754A0">
              <w:rPr>
                <w:rFonts w:ascii="Times New Roman" w:eastAsia="Times New Roman" w:hAnsi="Times New Roman" w:cs="Times New Roman"/>
                <w:szCs w:val="20"/>
              </w:rPr>
              <w:object w:dxaOrig="1440" w:dyaOrig="1440" w14:anchorId="7DC78B28">
                <v:shape id="_x0000_i1167" type="#_x0000_t75" style="width:3in;height:20.55pt" o:ole="">
                  <v:imagedata r:id="rId69" o:title=""/>
                </v:shape>
                <w:control r:id="rId70" w:name="CheckBox411" w:shapeid="_x0000_i1167"/>
              </w:object>
            </w:r>
          </w:p>
          <w:p w14:paraId="19EC8B09" w14:textId="3E29501C" w:rsidR="00286622" w:rsidRPr="009754A0" w:rsidRDefault="00286622" w:rsidP="00256116">
            <w:pPr>
              <w:spacing w:line="276" w:lineRule="auto"/>
              <w:jc w:val="both"/>
              <w:rPr>
                <w:rFonts w:ascii="Times New Roman" w:hAnsi="Times New Roman" w:cs="Times New Roman"/>
              </w:rPr>
            </w:pPr>
            <w:r w:rsidRPr="009754A0">
              <w:rPr>
                <w:rFonts w:ascii="Times New Roman" w:eastAsia="Times New Roman" w:hAnsi="Times New Roman" w:cs="Times New Roman"/>
                <w:szCs w:val="20"/>
              </w:rPr>
              <w:object w:dxaOrig="1440" w:dyaOrig="1440" w14:anchorId="6B32739E">
                <v:shape id="_x0000_i1169" type="#_x0000_t75" style="width:3in;height:20.55pt" o:ole="">
                  <v:imagedata r:id="rId71" o:title=""/>
                </v:shape>
                <w:control r:id="rId72" w:name="CheckBox421" w:shapeid="_x0000_i1169"/>
              </w:object>
            </w:r>
          </w:p>
          <w:p w14:paraId="229E9364" w14:textId="6BBE3A02" w:rsidR="00286622" w:rsidRPr="009754A0" w:rsidRDefault="00286622" w:rsidP="00256116">
            <w:pPr>
              <w:spacing w:line="276" w:lineRule="auto"/>
              <w:jc w:val="both"/>
              <w:rPr>
                <w:rFonts w:ascii="Times New Roman" w:hAnsi="Times New Roman" w:cs="Times New Roman"/>
              </w:rPr>
            </w:pPr>
            <w:r w:rsidRPr="009754A0">
              <w:rPr>
                <w:rFonts w:ascii="Times New Roman" w:eastAsia="Times New Roman" w:hAnsi="Times New Roman" w:cs="Times New Roman"/>
                <w:szCs w:val="20"/>
              </w:rPr>
              <w:object w:dxaOrig="1440" w:dyaOrig="1440" w14:anchorId="098A586E">
                <v:shape id="_x0000_i1171" type="#_x0000_t75" style="width:3in;height:20.55pt" o:ole="">
                  <v:imagedata r:id="rId73" o:title=""/>
                </v:shape>
                <w:control r:id="rId74" w:name="CheckBox431" w:shapeid="_x0000_i1171"/>
              </w:object>
            </w:r>
          </w:p>
          <w:p w14:paraId="388922DE" w14:textId="1EFFD875" w:rsidR="00286622" w:rsidRPr="009754A0" w:rsidRDefault="00286622" w:rsidP="00256116">
            <w:pPr>
              <w:spacing w:line="276" w:lineRule="auto"/>
              <w:jc w:val="both"/>
              <w:rPr>
                <w:rFonts w:ascii="Times New Roman" w:hAnsi="Times New Roman" w:cs="Times New Roman"/>
              </w:rPr>
            </w:pPr>
            <w:r w:rsidRPr="009754A0">
              <w:rPr>
                <w:rFonts w:ascii="Times New Roman" w:hAnsi="Times New Roman" w:cs="Times New Roman"/>
              </w:rPr>
              <w:t>Comments:</w:t>
            </w:r>
            <w:r w:rsidR="000C571A" w:rsidRPr="009754A0">
              <w:rPr>
                <w:rFonts w:ascii="Times New Roman" w:hAnsi="Times New Roman" w:cs="Times New Roman"/>
              </w:rPr>
              <w:t xml:space="preserve"> CI/CD, version control, and access policies are audited and confirmed secure.</w:t>
            </w:r>
          </w:p>
        </w:tc>
        <w:tc>
          <w:tcPr>
            <w:tcW w:w="1843" w:type="dxa"/>
            <w:tcMar>
              <w:top w:w="57" w:type="dxa"/>
              <w:bottom w:w="57" w:type="dxa"/>
            </w:tcMar>
          </w:tcPr>
          <w:p w14:paraId="000B79B1" w14:textId="7B59C483" w:rsidR="00286622" w:rsidRPr="009754A0" w:rsidRDefault="000C571A" w:rsidP="00256116">
            <w:pPr>
              <w:spacing w:line="276" w:lineRule="auto"/>
              <w:jc w:val="both"/>
              <w:rPr>
                <w:rFonts w:ascii="Times New Roman" w:hAnsi="Times New Roman" w:cs="Times New Roman"/>
              </w:rPr>
            </w:pPr>
            <w:r w:rsidRPr="009754A0">
              <w:rPr>
                <w:rFonts w:ascii="Times New Roman" w:hAnsi="Times New Roman" w:cs="Times New Roman"/>
              </w:rPr>
              <w:t>6</w:t>
            </w:r>
            <w:r w:rsidRPr="009754A0">
              <w:rPr>
                <w:rFonts w:ascii="Times New Roman" w:hAnsi="Times New Roman" w:cs="Times New Roman"/>
                <w:vertAlign w:val="superscript"/>
              </w:rPr>
              <w:t>th</w:t>
            </w:r>
            <w:r w:rsidRPr="009754A0">
              <w:rPr>
                <w:rFonts w:ascii="Times New Roman" w:hAnsi="Times New Roman" w:cs="Times New Roman"/>
              </w:rPr>
              <w:t>/04/2025, C. M., K.M</w:t>
            </w:r>
          </w:p>
        </w:tc>
      </w:tr>
      <w:tr w:rsidR="000C571A" w:rsidRPr="009754A0" w14:paraId="0FE38E97" w14:textId="77777777" w:rsidTr="000C571A">
        <w:trPr>
          <w:cantSplit/>
        </w:trPr>
        <w:tc>
          <w:tcPr>
            <w:tcW w:w="2605" w:type="dxa"/>
            <w:tcMar>
              <w:top w:w="57" w:type="dxa"/>
              <w:bottom w:w="57" w:type="dxa"/>
            </w:tcMar>
          </w:tcPr>
          <w:p w14:paraId="11740E46" w14:textId="77777777" w:rsidR="00286622" w:rsidRPr="009754A0" w:rsidRDefault="00286622" w:rsidP="00256116">
            <w:pPr>
              <w:spacing w:after="60" w:line="276" w:lineRule="auto"/>
              <w:jc w:val="both"/>
              <w:rPr>
                <w:rFonts w:ascii="Times New Roman" w:hAnsi="Times New Roman" w:cs="Times New Roman"/>
                <w:b/>
                <w:bCs/>
              </w:rPr>
            </w:pPr>
            <w:r w:rsidRPr="009754A0">
              <w:rPr>
                <w:rFonts w:ascii="Times New Roman" w:hAnsi="Times New Roman" w:cs="Times New Roman"/>
                <w:b/>
                <w:bCs/>
              </w:rPr>
              <w:t>Result of inspection</w:t>
            </w:r>
          </w:p>
          <w:p w14:paraId="2C544EED" w14:textId="65C59425" w:rsidR="00286622" w:rsidRPr="009754A0" w:rsidRDefault="00286622" w:rsidP="00256116">
            <w:pPr>
              <w:spacing w:after="60" w:line="276" w:lineRule="auto"/>
              <w:jc w:val="both"/>
              <w:rPr>
                <w:rFonts w:ascii="Times New Roman" w:hAnsi="Times New Roman" w:cs="Times New Roman"/>
                <w:b/>
                <w:bCs/>
              </w:rPr>
            </w:pPr>
          </w:p>
        </w:tc>
        <w:tc>
          <w:tcPr>
            <w:tcW w:w="4874" w:type="dxa"/>
            <w:tcMar>
              <w:top w:w="57" w:type="dxa"/>
              <w:bottom w:w="57" w:type="dxa"/>
            </w:tcMar>
          </w:tcPr>
          <w:p w14:paraId="3964961E" w14:textId="2772F49D" w:rsidR="00286622" w:rsidRPr="009754A0" w:rsidRDefault="00286622" w:rsidP="00256116">
            <w:pPr>
              <w:spacing w:line="276" w:lineRule="auto"/>
              <w:jc w:val="both"/>
              <w:rPr>
                <w:rFonts w:ascii="Times New Roman" w:hAnsi="Times New Roman" w:cs="Times New Roman"/>
              </w:rPr>
            </w:pPr>
            <w:r w:rsidRPr="009754A0">
              <w:rPr>
                <w:rFonts w:ascii="Times New Roman" w:eastAsia="Times New Roman" w:hAnsi="Times New Roman" w:cs="Times New Roman"/>
                <w:szCs w:val="20"/>
              </w:rPr>
              <w:object w:dxaOrig="1440" w:dyaOrig="1440" w14:anchorId="1B6F3A52">
                <v:shape id="_x0000_i1173" type="#_x0000_t75" style="width:3in;height:20.55pt" o:ole="">
                  <v:imagedata r:id="rId75" o:title=""/>
                </v:shape>
                <w:control r:id="rId76" w:name="CheckBox4421" w:shapeid="_x0000_i1173"/>
              </w:object>
            </w:r>
          </w:p>
          <w:p w14:paraId="62DFC354" w14:textId="581FCAFB" w:rsidR="00286622" w:rsidRPr="009754A0" w:rsidRDefault="00286622" w:rsidP="00256116">
            <w:pPr>
              <w:spacing w:line="276" w:lineRule="auto"/>
              <w:jc w:val="both"/>
              <w:rPr>
                <w:rFonts w:ascii="Times New Roman" w:hAnsi="Times New Roman" w:cs="Times New Roman"/>
              </w:rPr>
            </w:pPr>
            <w:r w:rsidRPr="009754A0">
              <w:rPr>
                <w:rFonts w:ascii="Times New Roman" w:hAnsi="Times New Roman" w:cs="Times New Roman"/>
              </w:rPr>
              <w:t>Comments:</w:t>
            </w:r>
            <w:r w:rsidR="000C571A" w:rsidRPr="009754A0">
              <w:rPr>
                <w:rFonts w:ascii="Times New Roman" w:hAnsi="Times New Roman" w:cs="Times New Roman"/>
              </w:rPr>
              <w:t xml:space="preserve"> The Inspection board unanimously approved all deliverables for pilot roll‑out.</w:t>
            </w:r>
          </w:p>
        </w:tc>
        <w:tc>
          <w:tcPr>
            <w:tcW w:w="1843" w:type="dxa"/>
            <w:tcMar>
              <w:top w:w="57" w:type="dxa"/>
              <w:bottom w:w="57" w:type="dxa"/>
            </w:tcMar>
          </w:tcPr>
          <w:p w14:paraId="3D5563D4" w14:textId="3071E7B9" w:rsidR="00286622" w:rsidRPr="009754A0" w:rsidRDefault="000C571A" w:rsidP="00256116">
            <w:pPr>
              <w:spacing w:line="276" w:lineRule="auto"/>
              <w:jc w:val="both"/>
              <w:rPr>
                <w:rFonts w:ascii="Times New Roman" w:hAnsi="Times New Roman" w:cs="Times New Roman"/>
              </w:rPr>
            </w:pPr>
            <w:r w:rsidRPr="009754A0">
              <w:rPr>
                <w:rFonts w:ascii="Times New Roman" w:hAnsi="Times New Roman" w:cs="Times New Roman"/>
              </w:rPr>
              <w:t>1</w:t>
            </w:r>
            <w:r w:rsidRPr="009754A0">
              <w:rPr>
                <w:rFonts w:ascii="Times New Roman" w:hAnsi="Times New Roman" w:cs="Times New Roman"/>
                <w:vertAlign w:val="superscript"/>
              </w:rPr>
              <w:t>st</w:t>
            </w:r>
            <w:r w:rsidRPr="009754A0">
              <w:rPr>
                <w:rFonts w:ascii="Times New Roman" w:hAnsi="Times New Roman" w:cs="Times New Roman"/>
              </w:rPr>
              <w:t xml:space="preserve">/05/2025, K.J., A.A </w:t>
            </w:r>
          </w:p>
        </w:tc>
      </w:tr>
    </w:tbl>
    <w:p w14:paraId="07104208" w14:textId="6DE90C86" w:rsidR="00393FA1" w:rsidRPr="009754A0" w:rsidRDefault="00393FA1" w:rsidP="00256116">
      <w:pPr>
        <w:spacing w:after="140" w:line="276" w:lineRule="auto"/>
        <w:jc w:val="both"/>
        <w:rPr>
          <w:rFonts w:ascii="Times New Roman" w:hAnsi="Times New Roman" w:cs="Times New Roman"/>
        </w:rPr>
      </w:pPr>
    </w:p>
    <w:p w14:paraId="21DEC56E" w14:textId="59A9F7D6" w:rsidR="00286622" w:rsidRPr="009754A0" w:rsidRDefault="00F26718" w:rsidP="00256116">
      <w:pPr>
        <w:pStyle w:val="Heading2"/>
        <w:spacing w:line="276" w:lineRule="auto"/>
        <w:rPr>
          <w:rFonts w:ascii="Times New Roman" w:hAnsi="Times New Roman" w:cs="Times New Roman"/>
          <w:color w:val="auto"/>
        </w:rPr>
      </w:pPr>
      <w:bookmarkStart w:id="37" w:name="_Toc197924295"/>
      <w:r w:rsidRPr="009754A0">
        <w:rPr>
          <w:rFonts w:ascii="Times New Roman" w:hAnsi="Times New Roman" w:cs="Times New Roman"/>
          <w:color w:val="auto"/>
        </w:rPr>
        <w:t>Prototype t</w:t>
      </w:r>
      <w:r w:rsidR="00286622" w:rsidRPr="009754A0">
        <w:rPr>
          <w:rFonts w:ascii="Times New Roman" w:hAnsi="Times New Roman" w:cs="Times New Roman"/>
          <w:color w:val="auto"/>
        </w:rPr>
        <w:t>est plan</w:t>
      </w:r>
      <w:bookmarkEnd w:id="37"/>
    </w:p>
    <w:p w14:paraId="6C844E1B" w14:textId="77777777" w:rsidR="00393FA1" w:rsidRPr="009754A0" w:rsidRDefault="00393FA1" w:rsidP="00256116">
      <w:pPr>
        <w:spacing w:after="140" w:line="276" w:lineRule="auto"/>
        <w:rPr>
          <w:rFonts w:ascii="Times New Roman" w:hAnsi="Times New Roman" w:cs="Times New Roman"/>
          <w:b/>
          <w:bCs/>
        </w:rPr>
      </w:pPr>
      <w:r w:rsidRPr="009754A0">
        <w:rPr>
          <w:rFonts w:ascii="Times New Roman" w:hAnsi="Times New Roman" w:cs="Times New Roman"/>
          <w:b/>
          <w:bCs/>
        </w:rPr>
        <w:t>Document ID: TP</w:t>
      </w:r>
      <w:r w:rsidRPr="009754A0">
        <w:rPr>
          <w:rFonts w:ascii="Times New Roman" w:hAnsi="Times New Roman" w:cs="Times New Roman"/>
          <w:b/>
          <w:bCs/>
        </w:rPr>
        <w:noBreakHyphen/>
        <w:t>FAW</w:t>
      </w:r>
      <w:r w:rsidRPr="009754A0">
        <w:rPr>
          <w:rFonts w:ascii="Times New Roman" w:hAnsi="Times New Roman" w:cs="Times New Roman"/>
          <w:b/>
          <w:bCs/>
        </w:rPr>
        <w:noBreakHyphen/>
        <w:t>01</w:t>
      </w:r>
    </w:p>
    <w:p w14:paraId="34A3C055" w14:textId="77777777" w:rsidR="00393FA1" w:rsidRPr="009754A0" w:rsidRDefault="00393FA1" w:rsidP="00256116">
      <w:pPr>
        <w:spacing w:after="140" w:line="276" w:lineRule="auto"/>
        <w:rPr>
          <w:rFonts w:ascii="Times New Roman" w:hAnsi="Times New Roman" w:cs="Times New Roman"/>
        </w:rPr>
      </w:pPr>
      <w:r w:rsidRPr="009754A0">
        <w:rPr>
          <w:rFonts w:ascii="Times New Roman" w:hAnsi="Times New Roman" w:cs="Times New Roman"/>
        </w:rPr>
        <w:t>Revision: 0.1</w:t>
      </w:r>
    </w:p>
    <w:p w14:paraId="64850329" w14:textId="46E34819" w:rsidR="00393FA1" w:rsidRPr="009754A0" w:rsidRDefault="00393FA1" w:rsidP="00256116">
      <w:pPr>
        <w:spacing w:after="140" w:line="276" w:lineRule="auto"/>
        <w:rPr>
          <w:rFonts w:ascii="Times New Roman" w:hAnsi="Times New Roman" w:cs="Times New Roman"/>
        </w:rPr>
      </w:pPr>
      <w:r w:rsidRPr="009754A0">
        <w:rPr>
          <w:rFonts w:ascii="Times New Roman" w:hAnsi="Times New Roman" w:cs="Times New Roman"/>
        </w:rPr>
        <w:t>Execution Window: 30 Apr 2025 (08:00 – 18:00 EAT)</w:t>
      </w:r>
      <w:r w:rsidRPr="009754A0">
        <w:rPr>
          <w:rFonts w:ascii="Times New Roman" w:hAnsi="Times New Roman" w:cs="Times New Roman"/>
        </w:rPr>
        <w:br/>
        <w:t>Responsible Engineer: Kirabo Jelly Rollings</w:t>
      </w:r>
    </w:p>
    <w:p w14:paraId="5DD72DA2" w14:textId="430CDB15" w:rsidR="00393FA1" w:rsidRPr="009754A0" w:rsidRDefault="00393FA1" w:rsidP="00256116">
      <w:pPr>
        <w:pStyle w:val="Heading3"/>
        <w:spacing w:line="276" w:lineRule="auto"/>
        <w:rPr>
          <w:rFonts w:ascii="Times New Roman" w:hAnsi="Times New Roman" w:cs="Times New Roman"/>
          <w:color w:val="auto"/>
        </w:rPr>
      </w:pPr>
      <w:bookmarkStart w:id="38" w:name="_Toc197924296"/>
      <w:r w:rsidRPr="009754A0">
        <w:rPr>
          <w:rFonts w:ascii="Times New Roman" w:hAnsi="Times New Roman" w:cs="Times New Roman"/>
          <w:color w:val="auto"/>
        </w:rPr>
        <w:t>Purpose &amp; Objectives</w:t>
      </w:r>
      <w:bookmarkEnd w:id="38"/>
    </w:p>
    <w:p w14:paraId="22FE95B7" w14:textId="77777777" w:rsidR="00393FA1" w:rsidRPr="009754A0" w:rsidRDefault="00393FA1" w:rsidP="00256116">
      <w:pPr>
        <w:spacing w:after="140" w:line="276" w:lineRule="auto"/>
        <w:jc w:val="both"/>
        <w:rPr>
          <w:rFonts w:ascii="Times New Roman" w:hAnsi="Times New Roman" w:cs="Times New Roman"/>
        </w:rPr>
      </w:pPr>
      <w:r w:rsidRPr="009754A0">
        <w:rPr>
          <w:rFonts w:ascii="Times New Roman" w:hAnsi="Times New Roman" w:cs="Times New Roman"/>
        </w:rPr>
        <w:t>This test plan evaluates the functional and operational performance of the FactoryAirWatch prototype in a controlled lab setting. The aim was to verify core requirements, identify risks, and establish readiness for field pilot deployment.</w:t>
      </w:r>
    </w:p>
    <w:p w14:paraId="1BC25C9B" w14:textId="4C28A70F" w:rsidR="00393FA1" w:rsidRPr="009754A0" w:rsidRDefault="00F25DC3" w:rsidP="00256116">
      <w:pPr>
        <w:spacing w:after="140" w:line="276" w:lineRule="auto"/>
        <w:jc w:val="both"/>
        <w:rPr>
          <w:rFonts w:ascii="Times New Roman" w:hAnsi="Times New Roman" w:cs="Times New Roman"/>
        </w:rPr>
      </w:pPr>
      <w:r w:rsidRPr="009754A0">
        <w:rPr>
          <w:rFonts w:ascii="Times New Roman" w:hAnsi="Times New Roman" w:cs="Times New Roman"/>
        </w:rPr>
        <w:t>Objectives:</w:t>
      </w:r>
    </w:p>
    <w:p w14:paraId="0A6778F5" w14:textId="509E7B95" w:rsidR="00393FA1" w:rsidRPr="009754A0" w:rsidRDefault="00393FA1" w:rsidP="007B6476">
      <w:pPr>
        <w:numPr>
          <w:ilvl w:val="0"/>
          <w:numId w:val="40"/>
        </w:numPr>
        <w:spacing w:after="140" w:line="276" w:lineRule="auto"/>
        <w:jc w:val="both"/>
        <w:rPr>
          <w:rFonts w:ascii="Times New Roman" w:hAnsi="Times New Roman" w:cs="Times New Roman"/>
        </w:rPr>
      </w:pPr>
      <w:r w:rsidRPr="009754A0">
        <w:rPr>
          <w:rFonts w:ascii="Times New Roman" w:hAnsi="Times New Roman" w:cs="Times New Roman"/>
        </w:rPr>
        <w:t>Functional correctness</w:t>
      </w:r>
      <w:r w:rsidR="00CF5DA5" w:rsidRPr="009754A0">
        <w:rPr>
          <w:rFonts w:ascii="Times New Roman" w:hAnsi="Times New Roman" w:cs="Times New Roman"/>
        </w:rPr>
        <w:t xml:space="preserve">: </w:t>
      </w:r>
      <w:r w:rsidRPr="009754A0">
        <w:rPr>
          <w:rFonts w:ascii="Times New Roman" w:hAnsi="Times New Roman" w:cs="Times New Roman"/>
        </w:rPr>
        <w:t>Validate that each sensor, API endpoint, and UI control operates within the limits defined in the SRS.</w:t>
      </w:r>
    </w:p>
    <w:p w14:paraId="3E980FE4" w14:textId="38C9388A" w:rsidR="00393FA1" w:rsidRPr="009754A0" w:rsidRDefault="00393FA1" w:rsidP="007B6476">
      <w:pPr>
        <w:numPr>
          <w:ilvl w:val="0"/>
          <w:numId w:val="40"/>
        </w:numPr>
        <w:spacing w:after="140" w:line="276" w:lineRule="auto"/>
        <w:jc w:val="both"/>
        <w:rPr>
          <w:rFonts w:ascii="Times New Roman" w:hAnsi="Times New Roman" w:cs="Times New Roman"/>
        </w:rPr>
      </w:pPr>
      <w:r w:rsidRPr="009754A0">
        <w:rPr>
          <w:rFonts w:ascii="Times New Roman" w:hAnsi="Times New Roman" w:cs="Times New Roman"/>
        </w:rPr>
        <w:t>Alert responsiveness</w:t>
      </w:r>
      <w:r w:rsidR="00CF5DA5" w:rsidRPr="009754A0">
        <w:rPr>
          <w:rFonts w:ascii="Times New Roman" w:hAnsi="Times New Roman" w:cs="Times New Roman"/>
        </w:rPr>
        <w:t xml:space="preserve">: </w:t>
      </w:r>
      <w:r w:rsidRPr="009754A0">
        <w:rPr>
          <w:rFonts w:ascii="Times New Roman" w:hAnsi="Times New Roman" w:cs="Times New Roman"/>
        </w:rPr>
        <w:t>Confirm that red-level air quality breaches trigger audible (buzzer), visual (LED), and digital (dashboard) warnings within 5 seconds.</w:t>
      </w:r>
    </w:p>
    <w:p w14:paraId="6AA68334" w14:textId="008BDF47" w:rsidR="00393FA1" w:rsidRPr="009754A0" w:rsidRDefault="00393FA1" w:rsidP="007B6476">
      <w:pPr>
        <w:numPr>
          <w:ilvl w:val="0"/>
          <w:numId w:val="40"/>
        </w:numPr>
        <w:spacing w:after="140" w:line="276" w:lineRule="auto"/>
        <w:jc w:val="both"/>
        <w:rPr>
          <w:rFonts w:ascii="Times New Roman" w:hAnsi="Times New Roman" w:cs="Times New Roman"/>
        </w:rPr>
      </w:pPr>
      <w:r w:rsidRPr="009754A0">
        <w:rPr>
          <w:rFonts w:ascii="Times New Roman" w:hAnsi="Times New Roman" w:cs="Times New Roman"/>
        </w:rPr>
        <w:t>Data resilience</w:t>
      </w:r>
      <w:r w:rsidR="00CF5DA5" w:rsidRPr="009754A0">
        <w:rPr>
          <w:rFonts w:ascii="Times New Roman" w:hAnsi="Times New Roman" w:cs="Times New Roman"/>
        </w:rPr>
        <w:t xml:space="preserve">: </w:t>
      </w:r>
      <w:r w:rsidRPr="009754A0">
        <w:rPr>
          <w:rFonts w:ascii="Times New Roman" w:hAnsi="Times New Roman" w:cs="Times New Roman"/>
        </w:rPr>
        <w:t xml:space="preserve"> Ensure the system caches data during GSM outages and successfully uploads when connectivity resumes.</w:t>
      </w:r>
    </w:p>
    <w:p w14:paraId="110458E1" w14:textId="7A821131" w:rsidR="00393FA1" w:rsidRPr="009754A0" w:rsidRDefault="00393FA1" w:rsidP="007B6476">
      <w:pPr>
        <w:numPr>
          <w:ilvl w:val="0"/>
          <w:numId w:val="40"/>
        </w:numPr>
        <w:spacing w:after="140" w:line="276" w:lineRule="auto"/>
        <w:jc w:val="both"/>
        <w:rPr>
          <w:rFonts w:ascii="Times New Roman" w:hAnsi="Times New Roman" w:cs="Times New Roman"/>
        </w:rPr>
      </w:pPr>
      <w:r w:rsidRPr="009754A0">
        <w:rPr>
          <w:rFonts w:ascii="Times New Roman" w:hAnsi="Times New Roman" w:cs="Times New Roman"/>
        </w:rPr>
        <w:t>System stabilit</w:t>
      </w:r>
      <w:r w:rsidR="00CF5DA5" w:rsidRPr="009754A0">
        <w:rPr>
          <w:rFonts w:ascii="Times New Roman" w:hAnsi="Times New Roman" w:cs="Times New Roman"/>
        </w:rPr>
        <w:t xml:space="preserve">y: </w:t>
      </w:r>
      <w:r w:rsidRPr="009754A0">
        <w:rPr>
          <w:rFonts w:ascii="Times New Roman" w:hAnsi="Times New Roman" w:cs="Times New Roman"/>
        </w:rPr>
        <w:t>Verify uninterrupted operation for at least 10 hours without memory leaks, watchdog resets, or missed samples.</w:t>
      </w:r>
    </w:p>
    <w:p w14:paraId="6F7D0674" w14:textId="5C197BD1" w:rsidR="00393FA1" w:rsidRPr="009754A0" w:rsidRDefault="00393FA1" w:rsidP="007B6476">
      <w:pPr>
        <w:numPr>
          <w:ilvl w:val="0"/>
          <w:numId w:val="40"/>
        </w:numPr>
        <w:spacing w:after="140" w:line="276" w:lineRule="auto"/>
        <w:jc w:val="both"/>
        <w:rPr>
          <w:rFonts w:ascii="Times New Roman" w:hAnsi="Times New Roman" w:cs="Times New Roman"/>
        </w:rPr>
      </w:pPr>
      <w:r w:rsidRPr="009754A0">
        <w:rPr>
          <w:rFonts w:ascii="Times New Roman" w:hAnsi="Times New Roman" w:cs="Times New Roman"/>
        </w:rPr>
        <w:t>Usabilit</w:t>
      </w:r>
      <w:r w:rsidR="00CF5DA5" w:rsidRPr="009754A0">
        <w:rPr>
          <w:rFonts w:ascii="Times New Roman" w:hAnsi="Times New Roman" w:cs="Times New Roman"/>
        </w:rPr>
        <w:t xml:space="preserve">y: </w:t>
      </w:r>
      <w:r w:rsidRPr="009754A0">
        <w:rPr>
          <w:rFonts w:ascii="Times New Roman" w:hAnsi="Times New Roman" w:cs="Times New Roman"/>
        </w:rPr>
        <w:t>Confirm that a factory operator can complete key tasks (view live data, export reports) in under 4 clicks on common devices.</w:t>
      </w:r>
    </w:p>
    <w:p w14:paraId="3D9E52D5" w14:textId="77777777" w:rsidR="000F39F1" w:rsidRPr="009754A0" w:rsidRDefault="000F39F1" w:rsidP="00256116">
      <w:pPr>
        <w:spacing w:after="140" w:line="276" w:lineRule="auto"/>
        <w:ind w:left="360"/>
        <w:jc w:val="both"/>
        <w:rPr>
          <w:rFonts w:ascii="Times New Roman" w:hAnsi="Times New Roman" w:cs="Times New Roman"/>
        </w:rPr>
      </w:pPr>
    </w:p>
    <w:p w14:paraId="7C035D46" w14:textId="46451B6F" w:rsidR="00393FA1" w:rsidRPr="009754A0" w:rsidRDefault="00393FA1" w:rsidP="00256116">
      <w:pPr>
        <w:pStyle w:val="Heading3"/>
        <w:spacing w:line="276" w:lineRule="auto"/>
        <w:rPr>
          <w:rFonts w:ascii="Times New Roman" w:hAnsi="Times New Roman" w:cs="Times New Roman"/>
          <w:color w:val="auto"/>
        </w:rPr>
      </w:pPr>
      <w:bookmarkStart w:id="39" w:name="_Toc197924297"/>
      <w:r w:rsidRPr="009754A0">
        <w:rPr>
          <w:rFonts w:ascii="Times New Roman" w:hAnsi="Times New Roman" w:cs="Times New Roman"/>
          <w:color w:val="auto"/>
        </w:rPr>
        <w:lastRenderedPageBreak/>
        <w:t>Scope and Coverage</w:t>
      </w:r>
      <w:bookmarkEnd w:id="39"/>
    </w:p>
    <w:p w14:paraId="281E51A6" w14:textId="77777777" w:rsidR="00393FA1" w:rsidRPr="009754A0" w:rsidRDefault="00393FA1" w:rsidP="00256116">
      <w:pPr>
        <w:spacing w:after="140" w:line="276" w:lineRule="auto"/>
        <w:jc w:val="both"/>
        <w:rPr>
          <w:rFonts w:ascii="Times New Roman" w:hAnsi="Times New Roman" w:cs="Times New Roman"/>
        </w:rPr>
      </w:pPr>
      <w:r w:rsidRPr="009754A0">
        <w:rPr>
          <w:rFonts w:ascii="Times New Roman" w:hAnsi="Times New Roman" w:cs="Times New Roman"/>
        </w:rPr>
        <w:t>In Scope:</w:t>
      </w:r>
    </w:p>
    <w:p w14:paraId="2E2F13AA" w14:textId="1ADB9788" w:rsidR="00393FA1" w:rsidRPr="009754A0" w:rsidRDefault="00393FA1" w:rsidP="007B6476">
      <w:pPr>
        <w:numPr>
          <w:ilvl w:val="0"/>
          <w:numId w:val="41"/>
        </w:numPr>
        <w:spacing w:after="140" w:line="276" w:lineRule="auto"/>
        <w:jc w:val="both"/>
        <w:rPr>
          <w:rFonts w:ascii="Times New Roman" w:hAnsi="Times New Roman" w:cs="Times New Roman"/>
        </w:rPr>
      </w:pPr>
      <w:r w:rsidRPr="009754A0">
        <w:rPr>
          <w:rFonts w:ascii="Times New Roman" w:hAnsi="Times New Roman" w:cs="Times New Roman"/>
        </w:rPr>
        <w:t>One IoT node (firmware v1.</w:t>
      </w:r>
      <w:r w:rsidR="00694428" w:rsidRPr="009754A0">
        <w:rPr>
          <w:rFonts w:ascii="Times New Roman" w:hAnsi="Times New Roman" w:cs="Times New Roman"/>
        </w:rPr>
        <w:t>0</w:t>
      </w:r>
      <w:r w:rsidRPr="009754A0">
        <w:rPr>
          <w:rFonts w:ascii="Times New Roman" w:hAnsi="Times New Roman" w:cs="Times New Roman"/>
        </w:rPr>
        <w:t>)</w:t>
      </w:r>
    </w:p>
    <w:p w14:paraId="5F1229BD" w14:textId="77777777" w:rsidR="00393FA1" w:rsidRPr="009754A0" w:rsidRDefault="00393FA1" w:rsidP="007B6476">
      <w:pPr>
        <w:numPr>
          <w:ilvl w:val="0"/>
          <w:numId w:val="41"/>
        </w:numPr>
        <w:spacing w:after="140" w:line="276" w:lineRule="auto"/>
        <w:jc w:val="both"/>
        <w:rPr>
          <w:rFonts w:ascii="Times New Roman" w:hAnsi="Times New Roman" w:cs="Times New Roman"/>
        </w:rPr>
      </w:pPr>
      <w:r w:rsidRPr="009754A0">
        <w:rPr>
          <w:rFonts w:ascii="Times New Roman" w:hAnsi="Times New Roman" w:cs="Times New Roman"/>
        </w:rPr>
        <w:t>MySQL 8.1 backend</w:t>
      </w:r>
    </w:p>
    <w:p w14:paraId="56D80E5A" w14:textId="77777777" w:rsidR="00393FA1" w:rsidRPr="009754A0" w:rsidRDefault="00393FA1" w:rsidP="007B6476">
      <w:pPr>
        <w:numPr>
          <w:ilvl w:val="0"/>
          <w:numId w:val="41"/>
        </w:numPr>
        <w:spacing w:after="140" w:line="276" w:lineRule="auto"/>
        <w:jc w:val="both"/>
        <w:rPr>
          <w:rFonts w:ascii="Times New Roman" w:hAnsi="Times New Roman" w:cs="Times New Roman"/>
        </w:rPr>
      </w:pPr>
      <w:r w:rsidRPr="009754A0">
        <w:rPr>
          <w:rFonts w:ascii="Times New Roman" w:hAnsi="Times New Roman" w:cs="Times New Roman"/>
        </w:rPr>
        <w:t>Web dashboard (accessible on desktop and mobile browsers)</w:t>
      </w:r>
    </w:p>
    <w:p w14:paraId="39AB729B" w14:textId="77777777" w:rsidR="00393FA1" w:rsidRPr="009754A0" w:rsidRDefault="00393FA1" w:rsidP="00256116">
      <w:pPr>
        <w:spacing w:after="140" w:line="276" w:lineRule="auto"/>
        <w:jc w:val="both"/>
        <w:rPr>
          <w:rFonts w:ascii="Times New Roman" w:hAnsi="Times New Roman" w:cs="Times New Roman"/>
        </w:rPr>
      </w:pPr>
      <w:r w:rsidRPr="009754A0">
        <w:rPr>
          <w:rFonts w:ascii="Times New Roman" w:hAnsi="Times New Roman" w:cs="Times New Roman"/>
        </w:rPr>
        <w:t>Out of Scope:</w:t>
      </w:r>
    </w:p>
    <w:p w14:paraId="01586AF8" w14:textId="77777777" w:rsidR="00393FA1" w:rsidRPr="009754A0" w:rsidRDefault="00393FA1" w:rsidP="007B6476">
      <w:pPr>
        <w:numPr>
          <w:ilvl w:val="0"/>
          <w:numId w:val="42"/>
        </w:numPr>
        <w:spacing w:after="140" w:line="276" w:lineRule="auto"/>
        <w:jc w:val="both"/>
        <w:rPr>
          <w:rFonts w:ascii="Times New Roman" w:hAnsi="Times New Roman" w:cs="Times New Roman"/>
        </w:rPr>
      </w:pPr>
      <w:r w:rsidRPr="009754A0">
        <w:rPr>
          <w:rFonts w:ascii="Times New Roman" w:hAnsi="Times New Roman" w:cs="Times New Roman"/>
        </w:rPr>
        <w:t>SMS alerts and multi-node deployments</w:t>
      </w:r>
    </w:p>
    <w:p w14:paraId="72793BA5" w14:textId="5953DE86" w:rsidR="00117C14" w:rsidRPr="009754A0" w:rsidRDefault="00393FA1" w:rsidP="007B6476">
      <w:pPr>
        <w:numPr>
          <w:ilvl w:val="0"/>
          <w:numId w:val="42"/>
        </w:numPr>
        <w:spacing w:after="140" w:line="276" w:lineRule="auto"/>
        <w:jc w:val="both"/>
        <w:rPr>
          <w:rFonts w:ascii="Times New Roman" w:hAnsi="Times New Roman" w:cs="Times New Roman"/>
        </w:rPr>
      </w:pPr>
      <w:r w:rsidRPr="009754A0">
        <w:rPr>
          <w:rFonts w:ascii="Times New Roman" w:hAnsi="Times New Roman" w:cs="Times New Roman"/>
        </w:rPr>
        <w:t>Extended soak or load tests beyond 24 hours</w:t>
      </w:r>
    </w:p>
    <w:p w14:paraId="4F61C2B3" w14:textId="6A6A3590" w:rsidR="00393FA1" w:rsidRPr="009754A0" w:rsidRDefault="00393FA1" w:rsidP="00256116">
      <w:pPr>
        <w:spacing w:after="140" w:line="276" w:lineRule="auto"/>
        <w:jc w:val="both"/>
        <w:rPr>
          <w:rFonts w:ascii="Times New Roman" w:hAnsi="Times New Roman" w:cs="Times New Roman"/>
        </w:rPr>
      </w:pPr>
      <w:r w:rsidRPr="009754A0">
        <w:rPr>
          <w:rFonts w:ascii="Times New Roman" w:hAnsi="Times New Roman" w:cs="Times New Roman"/>
        </w:rPr>
        <w:t>Subsystem Coverage</w:t>
      </w:r>
    </w:p>
    <w:p w14:paraId="6949D6DC" w14:textId="003D2C73" w:rsidR="00204C7B" w:rsidRPr="009754A0" w:rsidRDefault="00204C7B" w:rsidP="00256116">
      <w:pPr>
        <w:pStyle w:val="Caption"/>
        <w:keepNext/>
        <w:spacing w:line="276" w:lineRule="auto"/>
        <w:rPr>
          <w:rFonts w:ascii="Times New Roman" w:hAnsi="Times New Roman" w:cs="Times New Roman"/>
          <w:color w:val="auto"/>
        </w:rPr>
      </w:pPr>
      <w:r w:rsidRPr="009754A0">
        <w:rPr>
          <w:rFonts w:ascii="Times New Roman" w:hAnsi="Times New Roman" w:cs="Times New Roman"/>
          <w:color w:val="auto"/>
        </w:rPr>
        <w:t xml:space="preserve">Table </w:t>
      </w:r>
      <w:r w:rsidR="003802B2" w:rsidRPr="009754A0">
        <w:rPr>
          <w:rFonts w:ascii="Times New Roman" w:hAnsi="Times New Roman" w:cs="Times New Roman"/>
          <w:color w:val="auto"/>
        </w:rPr>
        <w:fldChar w:fldCharType="begin"/>
      </w:r>
      <w:r w:rsidR="003802B2" w:rsidRPr="009754A0">
        <w:rPr>
          <w:rFonts w:ascii="Times New Roman" w:hAnsi="Times New Roman" w:cs="Times New Roman"/>
          <w:color w:val="auto"/>
        </w:rPr>
        <w:instrText xml:space="preserve"> STYLEREF 1 \s </w:instrText>
      </w:r>
      <w:r w:rsidR="003802B2" w:rsidRPr="009754A0">
        <w:rPr>
          <w:rFonts w:ascii="Times New Roman" w:hAnsi="Times New Roman" w:cs="Times New Roman"/>
          <w:color w:val="auto"/>
        </w:rPr>
        <w:fldChar w:fldCharType="separate"/>
      </w:r>
      <w:r w:rsidR="004F2D4E">
        <w:rPr>
          <w:rFonts w:ascii="Times New Roman" w:hAnsi="Times New Roman" w:cs="Times New Roman"/>
          <w:noProof/>
          <w:color w:val="auto"/>
        </w:rPr>
        <w:t>4</w:t>
      </w:r>
      <w:r w:rsidR="003802B2" w:rsidRPr="009754A0">
        <w:rPr>
          <w:rFonts w:ascii="Times New Roman" w:hAnsi="Times New Roman" w:cs="Times New Roman"/>
          <w:color w:val="auto"/>
        </w:rPr>
        <w:fldChar w:fldCharType="end"/>
      </w:r>
      <w:r w:rsidR="003802B2" w:rsidRPr="009754A0">
        <w:rPr>
          <w:rFonts w:ascii="Times New Roman" w:hAnsi="Times New Roman" w:cs="Times New Roman"/>
          <w:color w:val="auto"/>
        </w:rPr>
        <w:t>.</w:t>
      </w:r>
      <w:r w:rsidR="009A1D8A" w:rsidRPr="009754A0">
        <w:rPr>
          <w:rFonts w:ascii="Times New Roman" w:hAnsi="Times New Roman" w:cs="Times New Roman"/>
          <w:color w:val="auto"/>
        </w:rPr>
        <w:t>2</w:t>
      </w:r>
      <w:r w:rsidR="000C0256" w:rsidRPr="009754A0">
        <w:rPr>
          <w:rFonts w:ascii="Times New Roman" w:hAnsi="Times New Roman" w:cs="Times New Roman"/>
          <w:color w:val="auto"/>
        </w:rPr>
        <w:t>.</w:t>
      </w:r>
      <w:r w:rsidR="005A4838" w:rsidRPr="009754A0">
        <w:rPr>
          <w:rFonts w:ascii="Times New Roman" w:hAnsi="Times New Roman" w:cs="Times New Roman"/>
          <w:color w:val="auto"/>
        </w:rPr>
        <w:t>2</w:t>
      </w:r>
      <w:r w:rsidR="000F39F1" w:rsidRPr="009754A0">
        <w:rPr>
          <w:rFonts w:ascii="Times New Roman" w:hAnsi="Times New Roman" w:cs="Times New Roman"/>
          <w:color w:val="auto"/>
        </w:rPr>
        <w:t>.1</w:t>
      </w:r>
      <w:r w:rsidRPr="009754A0">
        <w:rPr>
          <w:rFonts w:ascii="Times New Roman" w:hAnsi="Times New Roman" w:cs="Times New Roman"/>
          <w:color w:val="auto"/>
        </w:rPr>
        <w:t xml:space="preserve"> Subsystem coverage</w:t>
      </w:r>
    </w:p>
    <w:tbl>
      <w:tblPr>
        <w:tblStyle w:val="TableGrid"/>
        <w:tblW w:w="0" w:type="auto"/>
        <w:tblLook w:val="04A0" w:firstRow="1" w:lastRow="0" w:firstColumn="1" w:lastColumn="0" w:noHBand="0" w:noVBand="1"/>
      </w:tblPr>
      <w:tblGrid>
        <w:gridCol w:w="1310"/>
        <w:gridCol w:w="7061"/>
      </w:tblGrid>
      <w:tr w:rsidR="009754A0" w:rsidRPr="009754A0" w14:paraId="7E930767" w14:textId="77777777" w:rsidTr="00FF1BEE">
        <w:tc>
          <w:tcPr>
            <w:tcW w:w="0" w:type="auto"/>
            <w:shd w:val="clear" w:color="auto" w:fill="BFBFBF" w:themeFill="background1" w:themeFillShade="BF"/>
            <w:hideMark/>
          </w:tcPr>
          <w:p w14:paraId="747739E5" w14:textId="77777777" w:rsidR="00393FA1" w:rsidRPr="009754A0" w:rsidRDefault="00393FA1" w:rsidP="00256116">
            <w:pPr>
              <w:spacing w:after="140" w:line="276" w:lineRule="auto"/>
              <w:jc w:val="both"/>
              <w:rPr>
                <w:rFonts w:ascii="Times New Roman" w:hAnsi="Times New Roman" w:cs="Times New Roman"/>
                <w:b/>
                <w:bCs/>
              </w:rPr>
            </w:pPr>
            <w:r w:rsidRPr="009754A0">
              <w:rPr>
                <w:rFonts w:ascii="Times New Roman" w:hAnsi="Times New Roman" w:cs="Times New Roman"/>
                <w:b/>
                <w:bCs/>
              </w:rPr>
              <w:t>Subsystem</w:t>
            </w:r>
          </w:p>
        </w:tc>
        <w:tc>
          <w:tcPr>
            <w:tcW w:w="0" w:type="auto"/>
            <w:shd w:val="clear" w:color="auto" w:fill="BFBFBF" w:themeFill="background1" w:themeFillShade="BF"/>
            <w:hideMark/>
          </w:tcPr>
          <w:p w14:paraId="1CF50379" w14:textId="77777777" w:rsidR="00393FA1" w:rsidRPr="009754A0" w:rsidRDefault="00393FA1" w:rsidP="00256116">
            <w:pPr>
              <w:spacing w:after="140" w:line="276" w:lineRule="auto"/>
              <w:jc w:val="both"/>
              <w:rPr>
                <w:rFonts w:ascii="Times New Roman" w:hAnsi="Times New Roman" w:cs="Times New Roman"/>
                <w:b/>
                <w:bCs/>
              </w:rPr>
            </w:pPr>
            <w:r w:rsidRPr="009754A0">
              <w:rPr>
                <w:rFonts w:ascii="Times New Roman" w:hAnsi="Times New Roman" w:cs="Times New Roman"/>
                <w:b/>
                <w:bCs/>
              </w:rPr>
              <w:t>Coverage Details</w:t>
            </w:r>
          </w:p>
        </w:tc>
      </w:tr>
      <w:tr w:rsidR="009754A0" w:rsidRPr="009754A0" w14:paraId="4E961A81" w14:textId="77777777" w:rsidTr="00393FA1">
        <w:tc>
          <w:tcPr>
            <w:tcW w:w="0" w:type="auto"/>
            <w:hideMark/>
          </w:tcPr>
          <w:p w14:paraId="69900170" w14:textId="77777777" w:rsidR="00393FA1" w:rsidRPr="009754A0" w:rsidRDefault="00393FA1" w:rsidP="00256116">
            <w:pPr>
              <w:spacing w:after="140" w:line="276" w:lineRule="auto"/>
              <w:jc w:val="both"/>
              <w:rPr>
                <w:rFonts w:ascii="Times New Roman" w:hAnsi="Times New Roman" w:cs="Times New Roman"/>
              </w:rPr>
            </w:pPr>
            <w:r w:rsidRPr="009754A0">
              <w:rPr>
                <w:rFonts w:ascii="Times New Roman" w:hAnsi="Times New Roman" w:cs="Times New Roman"/>
              </w:rPr>
              <w:t>Firmware</w:t>
            </w:r>
          </w:p>
        </w:tc>
        <w:tc>
          <w:tcPr>
            <w:tcW w:w="0" w:type="auto"/>
            <w:hideMark/>
          </w:tcPr>
          <w:p w14:paraId="54940BD0" w14:textId="77777777" w:rsidR="00393FA1" w:rsidRPr="009754A0" w:rsidRDefault="00393FA1" w:rsidP="00256116">
            <w:pPr>
              <w:spacing w:after="140" w:line="276" w:lineRule="auto"/>
              <w:jc w:val="both"/>
              <w:rPr>
                <w:rFonts w:ascii="Times New Roman" w:hAnsi="Times New Roman" w:cs="Times New Roman"/>
              </w:rPr>
            </w:pPr>
            <w:r w:rsidRPr="009754A0">
              <w:rPr>
                <w:rFonts w:ascii="Times New Roman" w:hAnsi="Times New Roman" w:cs="Times New Roman"/>
              </w:rPr>
              <w:t>Sensor polling, LED/buzzer alerts, basic error detection</w:t>
            </w:r>
          </w:p>
        </w:tc>
      </w:tr>
      <w:tr w:rsidR="009754A0" w:rsidRPr="009754A0" w14:paraId="5461356D" w14:textId="77777777" w:rsidTr="00393FA1">
        <w:tc>
          <w:tcPr>
            <w:tcW w:w="0" w:type="auto"/>
            <w:hideMark/>
          </w:tcPr>
          <w:p w14:paraId="6F83AEF0" w14:textId="77777777" w:rsidR="00393FA1" w:rsidRPr="009754A0" w:rsidRDefault="00393FA1" w:rsidP="00256116">
            <w:pPr>
              <w:spacing w:after="140" w:line="276" w:lineRule="auto"/>
              <w:jc w:val="both"/>
              <w:rPr>
                <w:rFonts w:ascii="Times New Roman" w:hAnsi="Times New Roman" w:cs="Times New Roman"/>
              </w:rPr>
            </w:pPr>
            <w:r w:rsidRPr="009754A0">
              <w:rPr>
                <w:rFonts w:ascii="Times New Roman" w:hAnsi="Times New Roman" w:cs="Times New Roman"/>
              </w:rPr>
              <w:t>Backend</w:t>
            </w:r>
          </w:p>
        </w:tc>
        <w:tc>
          <w:tcPr>
            <w:tcW w:w="0" w:type="auto"/>
            <w:hideMark/>
          </w:tcPr>
          <w:p w14:paraId="29DB127E" w14:textId="29DD77E6" w:rsidR="00393FA1" w:rsidRPr="009754A0" w:rsidRDefault="00393FA1" w:rsidP="00256116">
            <w:pPr>
              <w:spacing w:after="140" w:line="276" w:lineRule="auto"/>
              <w:jc w:val="both"/>
              <w:rPr>
                <w:rFonts w:ascii="Times New Roman" w:hAnsi="Times New Roman" w:cs="Times New Roman"/>
              </w:rPr>
            </w:pPr>
            <w:r w:rsidRPr="009754A0">
              <w:rPr>
                <w:rFonts w:ascii="Times New Roman" w:hAnsi="Times New Roman" w:cs="Times New Roman"/>
              </w:rPr>
              <w:t>2 REST endpoints, PDF generator, threshold logic, audit logging</w:t>
            </w:r>
          </w:p>
        </w:tc>
      </w:tr>
      <w:tr w:rsidR="009754A0" w:rsidRPr="009754A0" w14:paraId="6E7993DE" w14:textId="77777777" w:rsidTr="00393FA1">
        <w:tc>
          <w:tcPr>
            <w:tcW w:w="0" w:type="auto"/>
            <w:hideMark/>
          </w:tcPr>
          <w:p w14:paraId="304B85A5" w14:textId="77777777" w:rsidR="00393FA1" w:rsidRPr="009754A0" w:rsidRDefault="00393FA1" w:rsidP="00256116">
            <w:pPr>
              <w:spacing w:after="140" w:line="276" w:lineRule="auto"/>
              <w:jc w:val="both"/>
              <w:rPr>
                <w:rFonts w:ascii="Times New Roman" w:hAnsi="Times New Roman" w:cs="Times New Roman"/>
              </w:rPr>
            </w:pPr>
            <w:r w:rsidRPr="009754A0">
              <w:rPr>
                <w:rFonts w:ascii="Times New Roman" w:hAnsi="Times New Roman" w:cs="Times New Roman"/>
              </w:rPr>
              <w:t>Database</w:t>
            </w:r>
          </w:p>
        </w:tc>
        <w:tc>
          <w:tcPr>
            <w:tcW w:w="0" w:type="auto"/>
            <w:hideMark/>
          </w:tcPr>
          <w:p w14:paraId="5C52C5C2" w14:textId="77777777" w:rsidR="00393FA1" w:rsidRPr="009754A0" w:rsidRDefault="00393FA1" w:rsidP="00256116">
            <w:pPr>
              <w:spacing w:after="140" w:line="276" w:lineRule="auto"/>
              <w:jc w:val="both"/>
              <w:rPr>
                <w:rFonts w:ascii="Times New Roman" w:hAnsi="Times New Roman" w:cs="Times New Roman"/>
              </w:rPr>
            </w:pPr>
            <w:r w:rsidRPr="009754A0">
              <w:rPr>
                <w:rFonts w:ascii="Times New Roman" w:hAnsi="Times New Roman" w:cs="Times New Roman"/>
              </w:rPr>
              <w:t>MySQL insertions, schema migration, response to load spikes</w:t>
            </w:r>
          </w:p>
        </w:tc>
      </w:tr>
      <w:tr w:rsidR="009754A0" w:rsidRPr="009754A0" w14:paraId="5EF42315" w14:textId="77777777" w:rsidTr="00393FA1">
        <w:tc>
          <w:tcPr>
            <w:tcW w:w="0" w:type="auto"/>
            <w:hideMark/>
          </w:tcPr>
          <w:p w14:paraId="492A972C" w14:textId="77777777" w:rsidR="00393FA1" w:rsidRPr="009754A0" w:rsidRDefault="00393FA1" w:rsidP="00256116">
            <w:pPr>
              <w:spacing w:after="140" w:line="276" w:lineRule="auto"/>
              <w:jc w:val="both"/>
              <w:rPr>
                <w:rFonts w:ascii="Times New Roman" w:hAnsi="Times New Roman" w:cs="Times New Roman"/>
              </w:rPr>
            </w:pPr>
            <w:r w:rsidRPr="009754A0">
              <w:rPr>
                <w:rFonts w:ascii="Times New Roman" w:hAnsi="Times New Roman" w:cs="Times New Roman"/>
              </w:rPr>
              <w:t>Dashboard</w:t>
            </w:r>
          </w:p>
        </w:tc>
        <w:tc>
          <w:tcPr>
            <w:tcW w:w="0" w:type="auto"/>
            <w:hideMark/>
          </w:tcPr>
          <w:p w14:paraId="01F63FA4" w14:textId="7C1E1A22" w:rsidR="00393FA1" w:rsidRPr="009754A0" w:rsidRDefault="00393FA1" w:rsidP="00256116">
            <w:pPr>
              <w:spacing w:after="140" w:line="276" w:lineRule="auto"/>
              <w:jc w:val="both"/>
              <w:rPr>
                <w:rFonts w:ascii="Times New Roman" w:hAnsi="Times New Roman" w:cs="Times New Roman"/>
              </w:rPr>
            </w:pPr>
            <w:r w:rsidRPr="009754A0">
              <w:rPr>
                <w:rFonts w:ascii="Times New Roman" w:hAnsi="Times New Roman" w:cs="Times New Roman"/>
              </w:rPr>
              <w:t>5 React routes, role-based access, responsiveness, dark mode rendering</w:t>
            </w:r>
          </w:p>
        </w:tc>
      </w:tr>
    </w:tbl>
    <w:p w14:paraId="3D73870A" w14:textId="2EAA9321" w:rsidR="00393FA1" w:rsidRPr="009754A0" w:rsidRDefault="00393FA1" w:rsidP="00256116">
      <w:pPr>
        <w:pStyle w:val="Heading3"/>
        <w:spacing w:line="276" w:lineRule="auto"/>
        <w:rPr>
          <w:rFonts w:ascii="Times New Roman" w:hAnsi="Times New Roman" w:cs="Times New Roman"/>
          <w:color w:val="auto"/>
        </w:rPr>
      </w:pPr>
      <w:bookmarkStart w:id="40" w:name="_Toc197924298"/>
      <w:r w:rsidRPr="009754A0">
        <w:rPr>
          <w:rFonts w:ascii="Times New Roman" w:hAnsi="Times New Roman" w:cs="Times New Roman"/>
          <w:color w:val="auto"/>
        </w:rPr>
        <w:t>Types and Levels of Testing</w:t>
      </w:r>
      <w:bookmarkEnd w:id="40"/>
    </w:p>
    <w:p w14:paraId="253B191D" w14:textId="77777777" w:rsidR="007B6476" w:rsidRPr="007B6476" w:rsidRDefault="007B6476" w:rsidP="007B6476">
      <w:pPr>
        <w:spacing w:line="276" w:lineRule="auto"/>
        <w:jc w:val="both"/>
        <w:rPr>
          <w:rFonts w:ascii="Times New Roman" w:hAnsi="Times New Roman" w:cs="Times New Roman"/>
        </w:rPr>
      </w:pPr>
      <w:r w:rsidRPr="007B6476">
        <w:rPr>
          <w:rFonts w:ascii="Times New Roman" w:hAnsi="Times New Roman" w:cs="Times New Roman"/>
        </w:rPr>
        <w:t>The FactoryAirWatch quality-assurance programme employed five complementary types of testing.</w:t>
      </w:r>
    </w:p>
    <w:p w14:paraId="673F2355" w14:textId="7EF050CD" w:rsidR="007B6476" w:rsidRPr="009754A0" w:rsidRDefault="007B6476" w:rsidP="007B6476">
      <w:pPr>
        <w:pStyle w:val="ListParagraph"/>
        <w:numPr>
          <w:ilvl w:val="0"/>
          <w:numId w:val="64"/>
        </w:numPr>
        <w:spacing w:line="276" w:lineRule="auto"/>
        <w:jc w:val="both"/>
        <w:rPr>
          <w:rFonts w:ascii="Times New Roman" w:hAnsi="Times New Roman" w:cs="Times New Roman"/>
        </w:rPr>
      </w:pPr>
      <w:r w:rsidRPr="009754A0">
        <w:rPr>
          <w:rFonts w:ascii="Times New Roman" w:hAnsi="Times New Roman" w:cs="Times New Roman"/>
        </w:rPr>
        <w:t>Functional testing verified end-to-end correctness of every requirement in the SRS. Each sensor was stimulated with a known reference value</w:t>
      </w:r>
      <w:r w:rsidR="00B4113C">
        <w:rPr>
          <w:rFonts w:ascii="Times New Roman" w:hAnsi="Times New Roman" w:cs="Times New Roman"/>
        </w:rPr>
        <w:t>,</w:t>
      </w:r>
      <w:r w:rsidRPr="009754A0">
        <w:rPr>
          <w:rFonts w:ascii="Times New Roman" w:hAnsi="Times New Roman" w:cs="Times New Roman"/>
        </w:rPr>
        <w:t xml:space="preserve"> and the resulting measurement was traced through the firmware, the GSM uplink, the ingestion API, the MySQL store</w:t>
      </w:r>
      <w:r w:rsidR="00B4113C">
        <w:rPr>
          <w:rFonts w:ascii="Times New Roman" w:hAnsi="Times New Roman" w:cs="Times New Roman"/>
        </w:rPr>
        <w:t>,</w:t>
      </w:r>
      <w:r w:rsidRPr="009754A0">
        <w:rPr>
          <w:rFonts w:ascii="Times New Roman" w:hAnsi="Times New Roman" w:cs="Times New Roman"/>
        </w:rPr>
        <w:t xml:space="preserve"> and finally the React dashboard. A test was deemed successful only when the value appeared on-screen with the expected scaling, unit</w:t>
      </w:r>
      <w:r w:rsidR="00B4113C">
        <w:rPr>
          <w:rFonts w:ascii="Times New Roman" w:hAnsi="Times New Roman" w:cs="Times New Roman"/>
        </w:rPr>
        <w:t>,</w:t>
      </w:r>
      <w:r w:rsidRPr="009754A0">
        <w:rPr>
          <w:rFonts w:ascii="Times New Roman" w:hAnsi="Times New Roman" w:cs="Times New Roman"/>
        </w:rPr>
        <w:t xml:space="preserve"> and timestamp.</w:t>
      </w:r>
    </w:p>
    <w:p w14:paraId="7C3B5DC0" w14:textId="77777777" w:rsidR="007B6476" w:rsidRPr="009754A0" w:rsidRDefault="007B6476" w:rsidP="007B6476">
      <w:pPr>
        <w:pStyle w:val="ListParagraph"/>
        <w:numPr>
          <w:ilvl w:val="0"/>
          <w:numId w:val="64"/>
        </w:numPr>
        <w:spacing w:line="276" w:lineRule="auto"/>
        <w:jc w:val="both"/>
        <w:rPr>
          <w:rFonts w:ascii="Times New Roman" w:hAnsi="Times New Roman" w:cs="Times New Roman"/>
        </w:rPr>
      </w:pPr>
      <w:r w:rsidRPr="009754A0">
        <w:rPr>
          <w:rFonts w:ascii="Times New Roman" w:hAnsi="Times New Roman" w:cs="Times New Roman"/>
        </w:rPr>
        <w:t>Performance testing assessed whether the system met its explicit timing and throughput targets. Latency from threshold breach to audible/visual alert and dashboard banner was measured with a stopwatch and had to remain below five seconds; the cloud API was stress-tested with synthetic traffic at one sample every thirty seconds per node to confirm sustainable ingestion on a 2 vCPU Vercel instance.</w:t>
      </w:r>
    </w:p>
    <w:p w14:paraId="0C8881D8" w14:textId="2E99CEE3" w:rsidR="007B6476" w:rsidRPr="009754A0" w:rsidRDefault="007B6476" w:rsidP="007B6476">
      <w:pPr>
        <w:pStyle w:val="ListParagraph"/>
        <w:numPr>
          <w:ilvl w:val="0"/>
          <w:numId w:val="64"/>
        </w:numPr>
        <w:spacing w:line="276" w:lineRule="auto"/>
        <w:jc w:val="both"/>
        <w:rPr>
          <w:rFonts w:ascii="Times New Roman" w:hAnsi="Times New Roman" w:cs="Times New Roman"/>
        </w:rPr>
      </w:pPr>
      <w:r w:rsidRPr="009754A0">
        <w:rPr>
          <w:rFonts w:ascii="Times New Roman" w:hAnsi="Times New Roman" w:cs="Times New Roman"/>
        </w:rPr>
        <w:t>Usability testing evaluated the human–machine interface in realistic shop-floor conditions. A plant safety officer unaffiliated with the project was asked to log in, locate the live metrics, acknowledge an alert</w:t>
      </w:r>
      <w:r w:rsidR="00B4113C">
        <w:rPr>
          <w:rFonts w:ascii="Times New Roman" w:hAnsi="Times New Roman" w:cs="Times New Roman"/>
        </w:rPr>
        <w:t>,</w:t>
      </w:r>
      <w:r w:rsidRPr="009754A0">
        <w:rPr>
          <w:rFonts w:ascii="Times New Roman" w:hAnsi="Times New Roman" w:cs="Times New Roman"/>
        </w:rPr>
        <w:t xml:space="preserve"> and export a compliance report. Success criteria required that the complete flow be discoverable and executable in four clicks or fewer on a low-resolution laptop.</w:t>
      </w:r>
    </w:p>
    <w:p w14:paraId="6BE9EEF1" w14:textId="3481EDB6" w:rsidR="007B6476" w:rsidRPr="009754A0" w:rsidRDefault="007B6476" w:rsidP="007B6476">
      <w:pPr>
        <w:pStyle w:val="ListParagraph"/>
        <w:numPr>
          <w:ilvl w:val="0"/>
          <w:numId w:val="64"/>
        </w:numPr>
        <w:spacing w:line="276" w:lineRule="auto"/>
        <w:jc w:val="both"/>
        <w:rPr>
          <w:rFonts w:ascii="Times New Roman" w:hAnsi="Times New Roman" w:cs="Times New Roman"/>
        </w:rPr>
      </w:pPr>
      <w:r w:rsidRPr="009754A0">
        <w:rPr>
          <w:rFonts w:ascii="Times New Roman" w:hAnsi="Times New Roman" w:cs="Times New Roman"/>
        </w:rPr>
        <w:t xml:space="preserve">Boundary and stress testing explored system </w:t>
      </w:r>
      <w:r w:rsidR="00DD2E0F" w:rsidRPr="009754A0">
        <w:rPr>
          <w:rFonts w:ascii="Times New Roman" w:hAnsi="Times New Roman" w:cs="Times New Roman"/>
        </w:rPr>
        <w:t>behavior</w:t>
      </w:r>
      <w:r w:rsidRPr="009754A0">
        <w:rPr>
          <w:rFonts w:ascii="Times New Roman" w:hAnsi="Times New Roman" w:cs="Times New Roman"/>
        </w:rPr>
        <w:t xml:space="preserve"> outside nominal operating envelopes. Scenarios included high particulate loads produced by match-box smoke, deliberate GSM signal attenuation and a 4 V brown-out of the 5 V rail. The device was required to remain operational, preserve cached data and recover automatically once normal conditions returned.</w:t>
      </w:r>
    </w:p>
    <w:p w14:paraId="08808B97" w14:textId="746A259B" w:rsidR="007B6476" w:rsidRPr="009754A0" w:rsidRDefault="007B6476" w:rsidP="007B6476">
      <w:pPr>
        <w:pStyle w:val="ListParagraph"/>
        <w:numPr>
          <w:ilvl w:val="0"/>
          <w:numId w:val="64"/>
        </w:numPr>
        <w:spacing w:line="276" w:lineRule="auto"/>
        <w:jc w:val="both"/>
        <w:rPr>
          <w:rFonts w:ascii="Times New Roman" w:hAnsi="Times New Roman" w:cs="Times New Roman"/>
        </w:rPr>
      </w:pPr>
      <w:r w:rsidRPr="009754A0">
        <w:rPr>
          <w:rFonts w:ascii="Times New Roman" w:hAnsi="Times New Roman" w:cs="Times New Roman"/>
        </w:rPr>
        <w:lastRenderedPageBreak/>
        <w:t xml:space="preserve">Validation testing compared sensor outputs with traceable calibration standards. A </w:t>
      </w:r>
      <w:r w:rsidR="00B4113C" w:rsidRPr="009754A0">
        <w:rPr>
          <w:rFonts w:ascii="Times New Roman" w:hAnsi="Times New Roman" w:cs="Times New Roman"/>
        </w:rPr>
        <w:t>200-ppm</w:t>
      </w:r>
      <w:r w:rsidRPr="009754A0">
        <w:rPr>
          <w:rFonts w:ascii="Times New Roman" w:hAnsi="Times New Roman" w:cs="Times New Roman"/>
        </w:rPr>
        <w:t xml:space="preserve"> carbon-monoxide span gas and laboratory dust chambers were used to confirm that reported concentrations lay within ± 5 % of reference values, thereby ensuring legal defensibility of the data for NEMA or OSHA audits.</w:t>
      </w:r>
    </w:p>
    <w:p w14:paraId="4677D308" w14:textId="32EF1357" w:rsidR="007B6476" w:rsidRPr="007B6476" w:rsidRDefault="007B6476" w:rsidP="007B6476">
      <w:pPr>
        <w:spacing w:line="276" w:lineRule="auto"/>
        <w:jc w:val="both"/>
        <w:rPr>
          <w:rFonts w:ascii="Times New Roman" w:hAnsi="Times New Roman" w:cs="Times New Roman"/>
        </w:rPr>
      </w:pPr>
    </w:p>
    <w:p w14:paraId="7DE7B611" w14:textId="77777777" w:rsidR="007B6476" w:rsidRPr="007B6476" w:rsidRDefault="007B6476" w:rsidP="007B6476">
      <w:pPr>
        <w:spacing w:line="276" w:lineRule="auto"/>
        <w:jc w:val="both"/>
        <w:rPr>
          <w:rFonts w:ascii="Times New Roman" w:hAnsi="Times New Roman" w:cs="Times New Roman"/>
        </w:rPr>
      </w:pPr>
      <w:r w:rsidRPr="007B6476">
        <w:rPr>
          <w:rFonts w:ascii="Times New Roman" w:hAnsi="Times New Roman" w:cs="Times New Roman"/>
        </w:rPr>
        <w:t>The above activities were executed at three test levels.</w:t>
      </w:r>
    </w:p>
    <w:p w14:paraId="3D40940D" w14:textId="3D5E3BAF" w:rsidR="007B6476" w:rsidRPr="007B6476" w:rsidRDefault="007B6476" w:rsidP="007B6476">
      <w:pPr>
        <w:numPr>
          <w:ilvl w:val="0"/>
          <w:numId w:val="63"/>
        </w:numPr>
        <w:spacing w:line="276" w:lineRule="auto"/>
        <w:jc w:val="both"/>
        <w:rPr>
          <w:rFonts w:ascii="Times New Roman" w:hAnsi="Times New Roman" w:cs="Times New Roman"/>
        </w:rPr>
      </w:pPr>
      <w:r w:rsidRPr="007B6476">
        <w:rPr>
          <w:rFonts w:ascii="Times New Roman" w:hAnsi="Times New Roman" w:cs="Times New Roman"/>
        </w:rPr>
        <w:t xml:space="preserve">Unit tests isolated individual firmware routines (Unity) and Node/TypeScript helpers (Jest). These tests guaranteed deterministic </w:t>
      </w:r>
      <w:r w:rsidR="00B4113C" w:rsidRPr="007B6476">
        <w:rPr>
          <w:rFonts w:ascii="Times New Roman" w:hAnsi="Times New Roman" w:cs="Times New Roman"/>
        </w:rPr>
        <w:t>behavior</w:t>
      </w:r>
      <w:r w:rsidRPr="007B6476">
        <w:rPr>
          <w:rFonts w:ascii="Times New Roman" w:hAnsi="Times New Roman" w:cs="Times New Roman"/>
        </w:rPr>
        <w:t xml:space="preserve"> for arithmetic functions, authentication utilities</w:t>
      </w:r>
      <w:r w:rsidR="00B4113C">
        <w:rPr>
          <w:rFonts w:ascii="Times New Roman" w:hAnsi="Times New Roman" w:cs="Times New Roman"/>
        </w:rPr>
        <w:t>,</w:t>
      </w:r>
      <w:r w:rsidRPr="007B6476">
        <w:rPr>
          <w:rFonts w:ascii="Times New Roman" w:hAnsi="Times New Roman" w:cs="Times New Roman"/>
        </w:rPr>
        <w:t xml:space="preserve"> and error-handling branches before any integration was attempted.</w:t>
      </w:r>
    </w:p>
    <w:p w14:paraId="717C8385" w14:textId="77777777" w:rsidR="007B6476" w:rsidRPr="007B6476" w:rsidRDefault="007B6476" w:rsidP="007B6476">
      <w:pPr>
        <w:numPr>
          <w:ilvl w:val="0"/>
          <w:numId w:val="63"/>
        </w:numPr>
        <w:spacing w:line="276" w:lineRule="auto"/>
        <w:jc w:val="both"/>
        <w:rPr>
          <w:rFonts w:ascii="Times New Roman" w:hAnsi="Times New Roman" w:cs="Times New Roman"/>
        </w:rPr>
      </w:pPr>
      <w:r w:rsidRPr="007B6476">
        <w:rPr>
          <w:rFonts w:ascii="Times New Roman" w:hAnsi="Times New Roman" w:cs="Times New Roman"/>
        </w:rPr>
        <w:t>Integration tests confirmed the integrity of the complete data pipeline. Postman collections injected synthetic JSON payloads into the /ingest endpoint, while Cypress scripts verified that the same records appeared in dashboard widgets and exactly one corresponding row existed in the database.</w:t>
      </w:r>
    </w:p>
    <w:p w14:paraId="50CE8C7D" w14:textId="4E731094" w:rsidR="007B6476" w:rsidRPr="007B6476" w:rsidRDefault="007B6476" w:rsidP="007B6476">
      <w:pPr>
        <w:numPr>
          <w:ilvl w:val="0"/>
          <w:numId w:val="63"/>
        </w:numPr>
        <w:spacing w:line="276" w:lineRule="auto"/>
        <w:jc w:val="both"/>
        <w:rPr>
          <w:rFonts w:ascii="Times New Roman" w:hAnsi="Times New Roman" w:cs="Times New Roman"/>
        </w:rPr>
      </w:pPr>
      <w:r w:rsidRPr="007B6476">
        <w:rPr>
          <w:rFonts w:ascii="Times New Roman" w:hAnsi="Times New Roman" w:cs="Times New Roman"/>
        </w:rPr>
        <w:t xml:space="preserve">System-acceptance testing (SAT-01) constituted an eight-hour continuous-operation trial carried out </w:t>
      </w:r>
      <w:r w:rsidR="00F11F3D">
        <w:rPr>
          <w:rFonts w:ascii="Times New Roman" w:hAnsi="Times New Roman" w:cs="Times New Roman"/>
        </w:rPr>
        <w:t>at College of Computing and Information Technology</w:t>
      </w:r>
      <w:r w:rsidRPr="007B6476">
        <w:rPr>
          <w:rFonts w:ascii="Times New Roman" w:hAnsi="Times New Roman" w:cs="Times New Roman"/>
        </w:rPr>
        <w:t xml:space="preserve"> on 30 April 2025. The session combined live sensor stimuli, forced network outages, role-based access checks and automated report generation. All observations were captured in TPR-FAW-01 and the results were co-signed by the four BSE25-5 members and the project supervisor, thereby providing formal approval for limited pilot deployment in an operational factory environment.</w:t>
      </w:r>
    </w:p>
    <w:p w14:paraId="429E910B" w14:textId="77777777" w:rsidR="00B00FFC" w:rsidRPr="009754A0" w:rsidRDefault="00B00FFC" w:rsidP="00256116">
      <w:pPr>
        <w:spacing w:line="276" w:lineRule="auto"/>
        <w:rPr>
          <w:rFonts w:ascii="Times New Roman" w:hAnsi="Times New Roman" w:cs="Times New Roman"/>
        </w:rPr>
      </w:pPr>
    </w:p>
    <w:p w14:paraId="1A421664" w14:textId="7AC3BFB6" w:rsidR="00393FA1" w:rsidRPr="009754A0" w:rsidRDefault="00393FA1" w:rsidP="00256116">
      <w:pPr>
        <w:spacing w:line="276" w:lineRule="auto"/>
        <w:rPr>
          <w:rFonts w:ascii="Times New Roman" w:hAnsi="Times New Roman" w:cs="Times New Roman"/>
        </w:rPr>
      </w:pPr>
      <w:r w:rsidRPr="009754A0">
        <w:rPr>
          <w:rFonts w:ascii="Times New Roman" w:hAnsi="Times New Roman" w:cs="Times New Roman"/>
        </w:rPr>
        <w:t>Main Test Cases</w:t>
      </w:r>
    </w:p>
    <w:p w14:paraId="6159972A" w14:textId="14F98285" w:rsidR="00204C7B" w:rsidRPr="009754A0" w:rsidRDefault="00204C7B" w:rsidP="00256116">
      <w:pPr>
        <w:pStyle w:val="Caption"/>
        <w:keepNext/>
        <w:spacing w:line="276" w:lineRule="auto"/>
        <w:rPr>
          <w:rFonts w:ascii="Times New Roman" w:hAnsi="Times New Roman" w:cs="Times New Roman"/>
          <w:color w:val="auto"/>
        </w:rPr>
      </w:pPr>
      <w:r w:rsidRPr="009754A0">
        <w:rPr>
          <w:rFonts w:ascii="Times New Roman" w:hAnsi="Times New Roman" w:cs="Times New Roman"/>
          <w:color w:val="auto"/>
        </w:rPr>
        <w:t xml:space="preserve">Table </w:t>
      </w:r>
      <w:r w:rsidRPr="009754A0">
        <w:rPr>
          <w:rFonts w:ascii="Times New Roman" w:hAnsi="Times New Roman" w:cs="Times New Roman"/>
          <w:color w:val="auto"/>
        </w:rPr>
        <w:fldChar w:fldCharType="begin"/>
      </w:r>
      <w:r w:rsidRPr="009754A0">
        <w:rPr>
          <w:rFonts w:ascii="Times New Roman" w:hAnsi="Times New Roman" w:cs="Times New Roman"/>
          <w:color w:val="auto"/>
        </w:rPr>
        <w:instrText xml:space="preserve"> STYLEREF 2 \s </w:instrText>
      </w:r>
      <w:r w:rsidRPr="009754A0">
        <w:rPr>
          <w:rFonts w:ascii="Times New Roman" w:hAnsi="Times New Roman" w:cs="Times New Roman"/>
          <w:color w:val="auto"/>
        </w:rPr>
        <w:fldChar w:fldCharType="separate"/>
      </w:r>
      <w:r w:rsidR="004F2D4E">
        <w:rPr>
          <w:rFonts w:ascii="Times New Roman" w:hAnsi="Times New Roman" w:cs="Times New Roman"/>
          <w:noProof/>
          <w:color w:val="auto"/>
        </w:rPr>
        <w:t>4.2</w:t>
      </w:r>
      <w:r w:rsidRPr="009754A0">
        <w:rPr>
          <w:rFonts w:ascii="Times New Roman" w:hAnsi="Times New Roman" w:cs="Times New Roman"/>
          <w:color w:val="auto"/>
        </w:rPr>
        <w:fldChar w:fldCharType="end"/>
      </w:r>
      <w:r w:rsidRPr="009754A0">
        <w:rPr>
          <w:rFonts w:ascii="Times New Roman" w:hAnsi="Times New Roman" w:cs="Times New Roman"/>
          <w:color w:val="auto"/>
        </w:rPr>
        <w:t>.</w:t>
      </w:r>
      <w:r w:rsidR="00F25DC3" w:rsidRPr="009754A0">
        <w:rPr>
          <w:rFonts w:ascii="Times New Roman" w:hAnsi="Times New Roman" w:cs="Times New Roman"/>
          <w:color w:val="auto"/>
        </w:rPr>
        <w:t>3.1</w:t>
      </w:r>
      <w:r w:rsidRPr="009754A0">
        <w:rPr>
          <w:rFonts w:ascii="Times New Roman" w:hAnsi="Times New Roman" w:cs="Times New Roman"/>
          <w:color w:val="auto"/>
        </w:rPr>
        <w:t xml:space="preserve"> Main test cases</w:t>
      </w:r>
    </w:p>
    <w:tbl>
      <w:tblPr>
        <w:tblStyle w:val="TableGrid"/>
        <w:tblW w:w="0" w:type="auto"/>
        <w:tblLook w:val="04A0" w:firstRow="1" w:lastRow="0" w:firstColumn="1" w:lastColumn="0" w:noHBand="0" w:noVBand="1"/>
      </w:tblPr>
      <w:tblGrid>
        <w:gridCol w:w="1730"/>
        <w:gridCol w:w="6277"/>
        <w:gridCol w:w="1621"/>
      </w:tblGrid>
      <w:tr w:rsidR="009754A0" w:rsidRPr="009754A0" w14:paraId="4224DEF7" w14:textId="77777777" w:rsidTr="00117C14">
        <w:tc>
          <w:tcPr>
            <w:tcW w:w="0" w:type="auto"/>
            <w:shd w:val="clear" w:color="auto" w:fill="BFBFBF" w:themeFill="background1" w:themeFillShade="BF"/>
            <w:hideMark/>
          </w:tcPr>
          <w:p w14:paraId="7461B332" w14:textId="77777777" w:rsidR="00393FA1" w:rsidRPr="009754A0" w:rsidRDefault="00393FA1" w:rsidP="00256116">
            <w:pPr>
              <w:spacing w:after="140" w:line="276" w:lineRule="auto"/>
              <w:jc w:val="both"/>
              <w:rPr>
                <w:rFonts w:ascii="Times New Roman" w:hAnsi="Times New Roman" w:cs="Times New Roman"/>
                <w:b/>
                <w:bCs/>
              </w:rPr>
            </w:pPr>
            <w:r w:rsidRPr="009754A0">
              <w:rPr>
                <w:rFonts w:ascii="Times New Roman" w:hAnsi="Times New Roman" w:cs="Times New Roman"/>
                <w:b/>
                <w:bCs/>
              </w:rPr>
              <w:t>Test Case</w:t>
            </w:r>
          </w:p>
        </w:tc>
        <w:tc>
          <w:tcPr>
            <w:tcW w:w="0" w:type="auto"/>
            <w:shd w:val="clear" w:color="auto" w:fill="BFBFBF" w:themeFill="background1" w:themeFillShade="BF"/>
            <w:hideMark/>
          </w:tcPr>
          <w:p w14:paraId="63248032" w14:textId="77777777" w:rsidR="00393FA1" w:rsidRPr="009754A0" w:rsidRDefault="00393FA1" w:rsidP="00256116">
            <w:pPr>
              <w:spacing w:after="140" w:line="276" w:lineRule="auto"/>
              <w:jc w:val="both"/>
              <w:rPr>
                <w:rFonts w:ascii="Times New Roman" w:hAnsi="Times New Roman" w:cs="Times New Roman"/>
                <w:b/>
                <w:bCs/>
              </w:rPr>
            </w:pPr>
            <w:r w:rsidRPr="009754A0">
              <w:rPr>
                <w:rFonts w:ascii="Times New Roman" w:hAnsi="Times New Roman" w:cs="Times New Roman"/>
                <w:b/>
                <w:bCs/>
              </w:rPr>
              <w:t>Description</w:t>
            </w:r>
          </w:p>
        </w:tc>
        <w:tc>
          <w:tcPr>
            <w:tcW w:w="0" w:type="auto"/>
            <w:shd w:val="clear" w:color="auto" w:fill="BFBFBF" w:themeFill="background1" w:themeFillShade="BF"/>
            <w:hideMark/>
          </w:tcPr>
          <w:p w14:paraId="0A56E1E6" w14:textId="77777777" w:rsidR="00393FA1" w:rsidRPr="009754A0" w:rsidRDefault="00393FA1" w:rsidP="00256116">
            <w:pPr>
              <w:spacing w:after="140" w:line="276" w:lineRule="auto"/>
              <w:jc w:val="both"/>
              <w:rPr>
                <w:rFonts w:ascii="Times New Roman" w:hAnsi="Times New Roman" w:cs="Times New Roman"/>
                <w:b/>
                <w:bCs/>
              </w:rPr>
            </w:pPr>
            <w:r w:rsidRPr="009754A0">
              <w:rPr>
                <w:rFonts w:ascii="Times New Roman" w:hAnsi="Times New Roman" w:cs="Times New Roman"/>
                <w:b/>
                <w:bCs/>
              </w:rPr>
              <w:t>Result</w:t>
            </w:r>
          </w:p>
        </w:tc>
      </w:tr>
      <w:tr w:rsidR="009754A0" w:rsidRPr="009754A0" w14:paraId="1CCB2995" w14:textId="77777777" w:rsidTr="00E3209A">
        <w:tc>
          <w:tcPr>
            <w:tcW w:w="0" w:type="auto"/>
            <w:hideMark/>
          </w:tcPr>
          <w:p w14:paraId="1B8A7C3B" w14:textId="77777777" w:rsidR="00393FA1" w:rsidRPr="009754A0" w:rsidRDefault="00393FA1" w:rsidP="00256116">
            <w:pPr>
              <w:spacing w:after="140" w:line="276" w:lineRule="auto"/>
              <w:jc w:val="both"/>
              <w:rPr>
                <w:rFonts w:ascii="Times New Roman" w:hAnsi="Times New Roman" w:cs="Times New Roman"/>
              </w:rPr>
            </w:pPr>
            <w:r w:rsidRPr="009754A0">
              <w:rPr>
                <w:rFonts w:ascii="Times New Roman" w:hAnsi="Times New Roman" w:cs="Times New Roman"/>
              </w:rPr>
              <w:t>TC-F-PMS</w:t>
            </w:r>
          </w:p>
        </w:tc>
        <w:tc>
          <w:tcPr>
            <w:tcW w:w="0" w:type="auto"/>
            <w:hideMark/>
          </w:tcPr>
          <w:p w14:paraId="2ACC9663" w14:textId="77777777" w:rsidR="00393FA1" w:rsidRPr="009754A0" w:rsidRDefault="00393FA1" w:rsidP="00256116">
            <w:pPr>
              <w:spacing w:after="140" w:line="276" w:lineRule="auto"/>
              <w:jc w:val="both"/>
              <w:rPr>
                <w:rFonts w:ascii="Times New Roman" w:hAnsi="Times New Roman" w:cs="Times New Roman"/>
              </w:rPr>
            </w:pPr>
            <w:r w:rsidRPr="009754A0">
              <w:rPr>
                <w:rFonts w:ascii="Times New Roman" w:hAnsi="Times New Roman" w:cs="Times New Roman"/>
              </w:rPr>
              <w:t>Waft match smoke across PMS5003 for 3 seconds. Observe alert chain reaction.</w:t>
            </w:r>
          </w:p>
        </w:tc>
        <w:tc>
          <w:tcPr>
            <w:tcW w:w="0" w:type="auto"/>
            <w:hideMark/>
          </w:tcPr>
          <w:p w14:paraId="05B21B3A" w14:textId="77777777" w:rsidR="00393FA1" w:rsidRPr="009754A0" w:rsidRDefault="00393FA1" w:rsidP="00256116">
            <w:pPr>
              <w:spacing w:after="140" w:line="276" w:lineRule="auto"/>
              <w:jc w:val="both"/>
              <w:rPr>
                <w:rFonts w:ascii="Times New Roman" w:hAnsi="Times New Roman" w:cs="Times New Roman"/>
              </w:rPr>
            </w:pPr>
            <w:r w:rsidRPr="009754A0">
              <w:rPr>
                <w:rFonts w:ascii="Times New Roman" w:hAnsi="Times New Roman" w:cs="Times New Roman"/>
              </w:rPr>
              <w:t>Pass</w:t>
            </w:r>
          </w:p>
        </w:tc>
      </w:tr>
      <w:tr w:rsidR="009754A0" w:rsidRPr="009754A0" w14:paraId="49E6D3EB" w14:textId="77777777" w:rsidTr="00E3209A">
        <w:tc>
          <w:tcPr>
            <w:tcW w:w="0" w:type="auto"/>
            <w:hideMark/>
          </w:tcPr>
          <w:p w14:paraId="390704BB" w14:textId="77777777" w:rsidR="00393FA1" w:rsidRPr="009754A0" w:rsidRDefault="00393FA1" w:rsidP="00256116">
            <w:pPr>
              <w:spacing w:after="140" w:line="276" w:lineRule="auto"/>
              <w:jc w:val="both"/>
              <w:rPr>
                <w:rFonts w:ascii="Times New Roman" w:hAnsi="Times New Roman" w:cs="Times New Roman"/>
              </w:rPr>
            </w:pPr>
            <w:r w:rsidRPr="009754A0">
              <w:rPr>
                <w:rFonts w:ascii="Times New Roman" w:hAnsi="Times New Roman" w:cs="Times New Roman"/>
              </w:rPr>
              <w:t>TC-F-CO</w:t>
            </w:r>
          </w:p>
        </w:tc>
        <w:tc>
          <w:tcPr>
            <w:tcW w:w="0" w:type="auto"/>
            <w:hideMark/>
          </w:tcPr>
          <w:p w14:paraId="5D4D5E56" w14:textId="77777777" w:rsidR="00393FA1" w:rsidRPr="009754A0" w:rsidRDefault="00393FA1" w:rsidP="00256116">
            <w:pPr>
              <w:spacing w:after="140" w:line="276" w:lineRule="auto"/>
              <w:jc w:val="both"/>
              <w:rPr>
                <w:rFonts w:ascii="Times New Roman" w:hAnsi="Times New Roman" w:cs="Times New Roman"/>
              </w:rPr>
            </w:pPr>
            <w:r w:rsidRPr="009754A0">
              <w:rPr>
                <w:rFonts w:ascii="Times New Roman" w:hAnsi="Times New Roman" w:cs="Times New Roman"/>
              </w:rPr>
              <w:t>Inject 50 ppm CO using calibration tube. Validate value persistence in UI.</w:t>
            </w:r>
          </w:p>
        </w:tc>
        <w:tc>
          <w:tcPr>
            <w:tcW w:w="0" w:type="auto"/>
            <w:hideMark/>
          </w:tcPr>
          <w:p w14:paraId="7C28F25D" w14:textId="77777777" w:rsidR="00393FA1" w:rsidRPr="009754A0" w:rsidRDefault="00393FA1" w:rsidP="00256116">
            <w:pPr>
              <w:spacing w:after="140" w:line="276" w:lineRule="auto"/>
              <w:jc w:val="both"/>
              <w:rPr>
                <w:rFonts w:ascii="Times New Roman" w:hAnsi="Times New Roman" w:cs="Times New Roman"/>
              </w:rPr>
            </w:pPr>
            <w:r w:rsidRPr="009754A0">
              <w:rPr>
                <w:rFonts w:ascii="Times New Roman" w:hAnsi="Times New Roman" w:cs="Times New Roman"/>
              </w:rPr>
              <w:t>Pass</w:t>
            </w:r>
          </w:p>
        </w:tc>
      </w:tr>
      <w:tr w:rsidR="009754A0" w:rsidRPr="009754A0" w14:paraId="3B558CD7" w14:textId="77777777" w:rsidTr="00E3209A">
        <w:tc>
          <w:tcPr>
            <w:tcW w:w="0" w:type="auto"/>
            <w:hideMark/>
          </w:tcPr>
          <w:p w14:paraId="375CBB35" w14:textId="77777777" w:rsidR="00393FA1" w:rsidRPr="009754A0" w:rsidRDefault="00393FA1" w:rsidP="00256116">
            <w:pPr>
              <w:spacing w:after="140" w:line="276" w:lineRule="auto"/>
              <w:jc w:val="both"/>
              <w:rPr>
                <w:rFonts w:ascii="Times New Roman" w:hAnsi="Times New Roman" w:cs="Times New Roman"/>
              </w:rPr>
            </w:pPr>
            <w:r w:rsidRPr="009754A0">
              <w:rPr>
                <w:rFonts w:ascii="Times New Roman" w:hAnsi="Times New Roman" w:cs="Times New Roman"/>
              </w:rPr>
              <w:t>TC-DB</w:t>
            </w:r>
          </w:p>
        </w:tc>
        <w:tc>
          <w:tcPr>
            <w:tcW w:w="0" w:type="auto"/>
            <w:hideMark/>
          </w:tcPr>
          <w:p w14:paraId="7B86BC1D" w14:textId="77777777" w:rsidR="00393FA1" w:rsidRPr="009754A0" w:rsidRDefault="00393FA1" w:rsidP="00256116">
            <w:pPr>
              <w:spacing w:after="140" w:line="276" w:lineRule="auto"/>
              <w:jc w:val="both"/>
              <w:rPr>
                <w:rFonts w:ascii="Times New Roman" w:hAnsi="Times New Roman" w:cs="Times New Roman"/>
              </w:rPr>
            </w:pPr>
            <w:r w:rsidRPr="009754A0">
              <w:rPr>
                <w:rFonts w:ascii="Times New Roman" w:hAnsi="Times New Roman" w:cs="Times New Roman"/>
              </w:rPr>
              <w:t>Check database for correct row after simulated spike.</w:t>
            </w:r>
          </w:p>
        </w:tc>
        <w:tc>
          <w:tcPr>
            <w:tcW w:w="0" w:type="auto"/>
            <w:hideMark/>
          </w:tcPr>
          <w:p w14:paraId="7AEB98E5" w14:textId="77777777" w:rsidR="00393FA1" w:rsidRPr="009754A0" w:rsidRDefault="00393FA1" w:rsidP="00256116">
            <w:pPr>
              <w:spacing w:after="140" w:line="276" w:lineRule="auto"/>
              <w:jc w:val="both"/>
              <w:rPr>
                <w:rFonts w:ascii="Times New Roman" w:hAnsi="Times New Roman" w:cs="Times New Roman"/>
              </w:rPr>
            </w:pPr>
            <w:r w:rsidRPr="009754A0">
              <w:rPr>
                <w:rFonts w:ascii="Times New Roman" w:hAnsi="Times New Roman" w:cs="Times New Roman"/>
              </w:rPr>
              <w:t>Pass</w:t>
            </w:r>
          </w:p>
        </w:tc>
      </w:tr>
      <w:tr w:rsidR="009754A0" w:rsidRPr="009754A0" w14:paraId="06C42056" w14:textId="77777777" w:rsidTr="00E3209A">
        <w:tc>
          <w:tcPr>
            <w:tcW w:w="0" w:type="auto"/>
            <w:hideMark/>
          </w:tcPr>
          <w:p w14:paraId="5C08F37D" w14:textId="77777777" w:rsidR="00393FA1" w:rsidRPr="009754A0" w:rsidRDefault="00393FA1" w:rsidP="00256116">
            <w:pPr>
              <w:spacing w:after="140" w:line="276" w:lineRule="auto"/>
              <w:jc w:val="both"/>
              <w:rPr>
                <w:rFonts w:ascii="Times New Roman" w:hAnsi="Times New Roman" w:cs="Times New Roman"/>
              </w:rPr>
            </w:pPr>
            <w:r w:rsidRPr="009754A0">
              <w:rPr>
                <w:rFonts w:ascii="Times New Roman" w:hAnsi="Times New Roman" w:cs="Times New Roman"/>
              </w:rPr>
              <w:t>TC-GSM</w:t>
            </w:r>
          </w:p>
        </w:tc>
        <w:tc>
          <w:tcPr>
            <w:tcW w:w="0" w:type="auto"/>
            <w:hideMark/>
          </w:tcPr>
          <w:p w14:paraId="5E71E504" w14:textId="77777777" w:rsidR="00393FA1" w:rsidRPr="009754A0" w:rsidRDefault="00393FA1" w:rsidP="00256116">
            <w:pPr>
              <w:spacing w:after="140" w:line="276" w:lineRule="auto"/>
              <w:jc w:val="both"/>
              <w:rPr>
                <w:rFonts w:ascii="Times New Roman" w:hAnsi="Times New Roman" w:cs="Times New Roman"/>
              </w:rPr>
            </w:pPr>
            <w:r w:rsidRPr="009754A0">
              <w:rPr>
                <w:rFonts w:ascii="Times New Roman" w:hAnsi="Times New Roman" w:cs="Times New Roman"/>
              </w:rPr>
              <w:t>Disconnect antenna for 10 minutes; verify cache and resend on reconnection.</w:t>
            </w:r>
          </w:p>
        </w:tc>
        <w:tc>
          <w:tcPr>
            <w:tcW w:w="0" w:type="auto"/>
            <w:hideMark/>
          </w:tcPr>
          <w:p w14:paraId="526BA5CA" w14:textId="77777777" w:rsidR="00393FA1" w:rsidRPr="009754A0" w:rsidRDefault="00393FA1" w:rsidP="00256116">
            <w:pPr>
              <w:spacing w:after="140" w:line="276" w:lineRule="auto"/>
              <w:jc w:val="both"/>
              <w:rPr>
                <w:rFonts w:ascii="Times New Roman" w:hAnsi="Times New Roman" w:cs="Times New Roman"/>
              </w:rPr>
            </w:pPr>
            <w:r w:rsidRPr="009754A0">
              <w:rPr>
                <w:rFonts w:ascii="Times New Roman" w:hAnsi="Times New Roman" w:cs="Times New Roman"/>
              </w:rPr>
              <w:t>Pass with remark</w:t>
            </w:r>
          </w:p>
        </w:tc>
      </w:tr>
      <w:tr w:rsidR="009754A0" w:rsidRPr="009754A0" w14:paraId="15A15C92" w14:textId="77777777" w:rsidTr="00E3209A">
        <w:tc>
          <w:tcPr>
            <w:tcW w:w="0" w:type="auto"/>
            <w:hideMark/>
          </w:tcPr>
          <w:p w14:paraId="2D193093" w14:textId="77777777" w:rsidR="00393FA1" w:rsidRPr="009754A0" w:rsidRDefault="00393FA1" w:rsidP="00256116">
            <w:pPr>
              <w:spacing w:after="140" w:line="276" w:lineRule="auto"/>
              <w:jc w:val="both"/>
              <w:rPr>
                <w:rFonts w:ascii="Times New Roman" w:hAnsi="Times New Roman" w:cs="Times New Roman"/>
              </w:rPr>
            </w:pPr>
            <w:r w:rsidRPr="009754A0">
              <w:rPr>
                <w:rFonts w:ascii="Times New Roman" w:hAnsi="Times New Roman" w:cs="Times New Roman"/>
              </w:rPr>
              <w:t>TC-STAB</w:t>
            </w:r>
          </w:p>
        </w:tc>
        <w:tc>
          <w:tcPr>
            <w:tcW w:w="0" w:type="auto"/>
            <w:hideMark/>
          </w:tcPr>
          <w:p w14:paraId="3A694D1F" w14:textId="77777777" w:rsidR="00393FA1" w:rsidRPr="009754A0" w:rsidRDefault="00393FA1" w:rsidP="00256116">
            <w:pPr>
              <w:spacing w:after="140" w:line="276" w:lineRule="auto"/>
              <w:jc w:val="both"/>
              <w:rPr>
                <w:rFonts w:ascii="Times New Roman" w:hAnsi="Times New Roman" w:cs="Times New Roman"/>
              </w:rPr>
            </w:pPr>
            <w:r w:rsidRPr="009754A0">
              <w:rPr>
                <w:rFonts w:ascii="Times New Roman" w:hAnsi="Times New Roman" w:cs="Times New Roman"/>
              </w:rPr>
              <w:t>Leave system running for 10 hours; monitor heap growth and reset status.</w:t>
            </w:r>
          </w:p>
        </w:tc>
        <w:tc>
          <w:tcPr>
            <w:tcW w:w="0" w:type="auto"/>
            <w:hideMark/>
          </w:tcPr>
          <w:p w14:paraId="74C0704E" w14:textId="77777777" w:rsidR="00393FA1" w:rsidRPr="009754A0" w:rsidRDefault="00393FA1" w:rsidP="00256116">
            <w:pPr>
              <w:spacing w:after="140" w:line="276" w:lineRule="auto"/>
              <w:jc w:val="both"/>
              <w:rPr>
                <w:rFonts w:ascii="Times New Roman" w:hAnsi="Times New Roman" w:cs="Times New Roman"/>
              </w:rPr>
            </w:pPr>
            <w:r w:rsidRPr="009754A0">
              <w:rPr>
                <w:rFonts w:ascii="Times New Roman" w:hAnsi="Times New Roman" w:cs="Times New Roman"/>
              </w:rPr>
              <w:t>Fail</w:t>
            </w:r>
          </w:p>
        </w:tc>
      </w:tr>
      <w:tr w:rsidR="009754A0" w:rsidRPr="009754A0" w14:paraId="2477AF36" w14:textId="77777777" w:rsidTr="00E3209A">
        <w:tc>
          <w:tcPr>
            <w:tcW w:w="0" w:type="auto"/>
            <w:hideMark/>
          </w:tcPr>
          <w:p w14:paraId="6A6906CE" w14:textId="77777777" w:rsidR="00393FA1" w:rsidRPr="009754A0" w:rsidRDefault="00393FA1" w:rsidP="00256116">
            <w:pPr>
              <w:spacing w:after="140" w:line="276" w:lineRule="auto"/>
              <w:jc w:val="both"/>
              <w:rPr>
                <w:rFonts w:ascii="Times New Roman" w:hAnsi="Times New Roman" w:cs="Times New Roman"/>
              </w:rPr>
            </w:pPr>
            <w:r w:rsidRPr="009754A0">
              <w:rPr>
                <w:rFonts w:ascii="Times New Roman" w:hAnsi="Times New Roman" w:cs="Times New Roman"/>
              </w:rPr>
              <w:t>TC-UI</w:t>
            </w:r>
          </w:p>
        </w:tc>
        <w:tc>
          <w:tcPr>
            <w:tcW w:w="0" w:type="auto"/>
            <w:hideMark/>
          </w:tcPr>
          <w:p w14:paraId="5A370EC3" w14:textId="77777777" w:rsidR="00393FA1" w:rsidRPr="009754A0" w:rsidRDefault="00393FA1" w:rsidP="00256116">
            <w:pPr>
              <w:spacing w:after="140" w:line="276" w:lineRule="auto"/>
              <w:jc w:val="both"/>
              <w:rPr>
                <w:rFonts w:ascii="Times New Roman" w:hAnsi="Times New Roman" w:cs="Times New Roman"/>
              </w:rPr>
            </w:pPr>
            <w:r w:rsidRPr="009754A0">
              <w:rPr>
                <w:rFonts w:ascii="Times New Roman" w:hAnsi="Times New Roman" w:cs="Times New Roman"/>
              </w:rPr>
              <w:t>User logs in, views live data, exports PDF report—all within 4 clicks.</w:t>
            </w:r>
          </w:p>
        </w:tc>
        <w:tc>
          <w:tcPr>
            <w:tcW w:w="0" w:type="auto"/>
            <w:hideMark/>
          </w:tcPr>
          <w:p w14:paraId="0D3E2755" w14:textId="77777777" w:rsidR="00393FA1" w:rsidRPr="009754A0" w:rsidRDefault="00393FA1" w:rsidP="00256116">
            <w:pPr>
              <w:spacing w:after="140" w:line="276" w:lineRule="auto"/>
              <w:jc w:val="both"/>
              <w:rPr>
                <w:rFonts w:ascii="Times New Roman" w:hAnsi="Times New Roman" w:cs="Times New Roman"/>
              </w:rPr>
            </w:pPr>
            <w:r w:rsidRPr="009754A0">
              <w:rPr>
                <w:rFonts w:ascii="Times New Roman" w:hAnsi="Times New Roman" w:cs="Times New Roman"/>
              </w:rPr>
              <w:t>Pass</w:t>
            </w:r>
          </w:p>
        </w:tc>
      </w:tr>
      <w:tr w:rsidR="009754A0" w:rsidRPr="009754A0" w14:paraId="02DAB1C7" w14:textId="77777777" w:rsidTr="00E3209A">
        <w:tc>
          <w:tcPr>
            <w:tcW w:w="0" w:type="auto"/>
            <w:hideMark/>
          </w:tcPr>
          <w:p w14:paraId="1E898176" w14:textId="77777777" w:rsidR="00393FA1" w:rsidRPr="009754A0" w:rsidRDefault="00393FA1" w:rsidP="00256116">
            <w:pPr>
              <w:spacing w:after="140" w:line="276" w:lineRule="auto"/>
              <w:jc w:val="both"/>
              <w:rPr>
                <w:rFonts w:ascii="Times New Roman" w:hAnsi="Times New Roman" w:cs="Times New Roman"/>
              </w:rPr>
            </w:pPr>
            <w:r w:rsidRPr="009754A0">
              <w:rPr>
                <w:rFonts w:ascii="Times New Roman" w:hAnsi="Times New Roman" w:cs="Times New Roman"/>
              </w:rPr>
              <w:t>TC-LED-ERR</w:t>
            </w:r>
          </w:p>
        </w:tc>
        <w:tc>
          <w:tcPr>
            <w:tcW w:w="0" w:type="auto"/>
            <w:hideMark/>
          </w:tcPr>
          <w:p w14:paraId="1C38535A" w14:textId="77777777" w:rsidR="00393FA1" w:rsidRPr="009754A0" w:rsidRDefault="00393FA1" w:rsidP="00256116">
            <w:pPr>
              <w:spacing w:after="140" w:line="276" w:lineRule="auto"/>
              <w:jc w:val="both"/>
              <w:rPr>
                <w:rFonts w:ascii="Times New Roman" w:hAnsi="Times New Roman" w:cs="Times New Roman"/>
              </w:rPr>
            </w:pPr>
            <w:r w:rsidRPr="009754A0">
              <w:rPr>
                <w:rFonts w:ascii="Times New Roman" w:hAnsi="Times New Roman" w:cs="Times New Roman"/>
              </w:rPr>
              <w:t>Simulate undervoltage; validate system handles LED logic fault gracefully.</w:t>
            </w:r>
          </w:p>
        </w:tc>
        <w:tc>
          <w:tcPr>
            <w:tcW w:w="0" w:type="auto"/>
            <w:hideMark/>
          </w:tcPr>
          <w:p w14:paraId="37E2621D" w14:textId="77777777" w:rsidR="00393FA1" w:rsidRPr="009754A0" w:rsidRDefault="00393FA1" w:rsidP="00256116">
            <w:pPr>
              <w:spacing w:after="140" w:line="276" w:lineRule="auto"/>
              <w:jc w:val="both"/>
              <w:rPr>
                <w:rFonts w:ascii="Times New Roman" w:hAnsi="Times New Roman" w:cs="Times New Roman"/>
              </w:rPr>
            </w:pPr>
            <w:r w:rsidRPr="009754A0">
              <w:rPr>
                <w:rFonts w:ascii="Times New Roman" w:hAnsi="Times New Roman" w:cs="Times New Roman"/>
              </w:rPr>
              <w:t>Fail</w:t>
            </w:r>
          </w:p>
        </w:tc>
      </w:tr>
      <w:tr w:rsidR="009754A0" w:rsidRPr="009754A0" w14:paraId="0B979961" w14:textId="77777777" w:rsidTr="00E3209A">
        <w:tc>
          <w:tcPr>
            <w:tcW w:w="0" w:type="auto"/>
            <w:hideMark/>
          </w:tcPr>
          <w:p w14:paraId="1AE2DE76" w14:textId="77777777" w:rsidR="00393FA1" w:rsidRPr="009754A0" w:rsidRDefault="00393FA1" w:rsidP="00256116">
            <w:pPr>
              <w:spacing w:after="140" w:line="276" w:lineRule="auto"/>
              <w:jc w:val="both"/>
              <w:rPr>
                <w:rFonts w:ascii="Times New Roman" w:hAnsi="Times New Roman" w:cs="Times New Roman"/>
              </w:rPr>
            </w:pPr>
            <w:r w:rsidRPr="009754A0">
              <w:rPr>
                <w:rFonts w:ascii="Times New Roman" w:hAnsi="Times New Roman" w:cs="Times New Roman"/>
              </w:rPr>
              <w:t>TC-TIMEZONE</w:t>
            </w:r>
          </w:p>
        </w:tc>
        <w:tc>
          <w:tcPr>
            <w:tcW w:w="0" w:type="auto"/>
            <w:hideMark/>
          </w:tcPr>
          <w:p w14:paraId="0C7D0D12" w14:textId="3A2C70B6" w:rsidR="00393FA1" w:rsidRPr="009754A0" w:rsidRDefault="00393FA1" w:rsidP="00256116">
            <w:pPr>
              <w:spacing w:after="140" w:line="276" w:lineRule="auto"/>
              <w:jc w:val="both"/>
              <w:rPr>
                <w:rFonts w:ascii="Times New Roman" w:hAnsi="Times New Roman" w:cs="Times New Roman"/>
              </w:rPr>
            </w:pPr>
            <w:r w:rsidRPr="009754A0">
              <w:rPr>
                <w:rFonts w:ascii="Times New Roman" w:hAnsi="Times New Roman" w:cs="Times New Roman"/>
              </w:rPr>
              <w:t xml:space="preserve">Login from different </w:t>
            </w:r>
            <w:r w:rsidR="00E3209A" w:rsidRPr="009754A0">
              <w:rPr>
                <w:rFonts w:ascii="Times New Roman" w:hAnsi="Times New Roman" w:cs="Times New Roman"/>
              </w:rPr>
              <w:t>time zone</w:t>
            </w:r>
            <w:r w:rsidRPr="009754A0">
              <w:rPr>
                <w:rFonts w:ascii="Times New Roman" w:hAnsi="Times New Roman" w:cs="Times New Roman"/>
              </w:rPr>
              <w:t>; check timestamp consistency on dashboard.</w:t>
            </w:r>
          </w:p>
        </w:tc>
        <w:tc>
          <w:tcPr>
            <w:tcW w:w="0" w:type="auto"/>
            <w:hideMark/>
          </w:tcPr>
          <w:p w14:paraId="346B187F" w14:textId="77777777" w:rsidR="00393FA1" w:rsidRPr="009754A0" w:rsidRDefault="00393FA1" w:rsidP="00256116">
            <w:pPr>
              <w:spacing w:after="140" w:line="276" w:lineRule="auto"/>
              <w:jc w:val="both"/>
              <w:rPr>
                <w:rFonts w:ascii="Times New Roman" w:hAnsi="Times New Roman" w:cs="Times New Roman"/>
              </w:rPr>
            </w:pPr>
            <w:r w:rsidRPr="009754A0">
              <w:rPr>
                <w:rFonts w:ascii="Times New Roman" w:hAnsi="Times New Roman" w:cs="Times New Roman"/>
              </w:rPr>
              <w:t>Pass with remark</w:t>
            </w:r>
          </w:p>
        </w:tc>
      </w:tr>
    </w:tbl>
    <w:p w14:paraId="51E3DE87" w14:textId="68F7EC24" w:rsidR="00393FA1" w:rsidRPr="009754A0" w:rsidRDefault="00393FA1" w:rsidP="00256116">
      <w:pPr>
        <w:spacing w:after="140" w:line="276" w:lineRule="auto"/>
        <w:jc w:val="both"/>
        <w:rPr>
          <w:rFonts w:ascii="Times New Roman" w:hAnsi="Times New Roman" w:cs="Times New Roman"/>
        </w:rPr>
      </w:pPr>
    </w:p>
    <w:p w14:paraId="2DDCB50A" w14:textId="5A6B2869" w:rsidR="00393FA1" w:rsidRPr="009754A0" w:rsidRDefault="00393FA1" w:rsidP="00256116">
      <w:pPr>
        <w:pStyle w:val="Heading3"/>
        <w:spacing w:line="276" w:lineRule="auto"/>
        <w:rPr>
          <w:rFonts w:ascii="Times New Roman" w:hAnsi="Times New Roman" w:cs="Times New Roman"/>
          <w:color w:val="auto"/>
        </w:rPr>
      </w:pPr>
      <w:bookmarkStart w:id="41" w:name="_Toc197924299"/>
      <w:r w:rsidRPr="009754A0">
        <w:rPr>
          <w:rFonts w:ascii="Times New Roman" w:hAnsi="Times New Roman" w:cs="Times New Roman"/>
          <w:color w:val="auto"/>
        </w:rPr>
        <w:lastRenderedPageBreak/>
        <w:t>Execution Sequence</w:t>
      </w:r>
      <w:bookmarkEnd w:id="41"/>
    </w:p>
    <w:p w14:paraId="071A0BDD" w14:textId="2C074F08" w:rsidR="00393FA1" w:rsidRPr="009754A0" w:rsidRDefault="00393FA1" w:rsidP="007B6476">
      <w:pPr>
        <w:numPr>
          <w:ilvl w:val="0"/>
          <w:numId w:val="43"/>
        </w:numPr>
        <w:spacing w:after="140" w:line="276" w:lineRule="auto"/>
        <w:jc w:val="both"/>
        <w:rPr>
          <w:rFonts w:ascii="Times New Roman" w:hAnsi="Times New Roman" w:cs="Times New Roman"/>
        </w:rPr>
      </w:pPr>
      <w:r w:rsidRPr="009754A0">
        <w:rPr>
          <w:rFonts w:ascii="Times New Roman" w:hAnsi="Times New Roman" w:cs="Times New Roman"/>
        </w:rPr>
        <w:t>08:00–</w:t>
      </w:r>
      <w:r w:rsidR="00E3209A" w:rsidRPr="009754A0">
        <w:rPr>
          <w:rFonts w:ascii="Times New Roman" w:hAnsi="Times New Roman" w:cs="Times New Roman"/>
        </w:rPr>
        <w:t>10</w:t>
      </w:r>
      <w:r w:rsidRPr="009754A0">
        <w:rPr>
          <w:rFonts w:ascii="Times New Roman" w:hAnsi="Times New Roman" w:cs="Times New Roman"/>
        </w:rPr>
        <w:t>:30</w:t>
      </w:r>
      <w:r w:rsidR="00B4113C">
        <w:rPr>
          <w:rFonts w:ascii="Times New Roman" w:hAnsi="Times New Roman" w:cs="Times New Roman"/>
        </w:rPr>
        <w:t>:</w:t>
      </w:r>
      <w:r w:rsidRPr="009754A0">
        <w:rPr>
          <w:rFonts w:ascii="Times New Roman" w:hAnsi="Times New Roman" w:cs="Times New Roman"/>
        </w:rPr>
        <w:t xml:space="preserve"> Execute functional and integration test cases (TC-F-PMS, TC-F-CO, TC-DB)</w:t>
      </w:r>
    </w:p>
    <w:p w14:paraId="0D45DEDA" w14:textId="60BB3885" w:rsidR="00393FA1" w:rsidRPr="009754A0" w:rsidRDefault="00E3209A" w:rsidP="007B6476">
      <w:pPr>
        <w:numPr>
          <w:ilvl w:val="0"/>
          <w:numId w:val="43"/>
        </w:numPr>
        <w:spacing w:after="140" w:line="276" w:lineRule="auto"/>
        <w:jc w:val="both"/>
        <w:rPr>
          <w:rFonts w:ascii="Times New Roman" w:hAnsi="Times New Roman" w:cs="Times New Roman"/>
        </w:rPr>
      </w:pPr>
      <w:r w:rsidRPr="009754A0">
        <w:rPr>
          <w:rFonts w:ascii="Times New Roman" w:hAnsi="Times New Roman" w:cs="Times New Roman"/>
        </w:rPr>
        <w:t>10</w:t>
      </w:r>
      <w:r w:rsidR="00393FA1" w:rsidRPr="009754A0">
        <w:rPr>
          <w:rFonts w:ascii="Times New Roman" w:hAnsi="Times New Roman" w:cs="Times New Roman"/>
        </w:rPr>
        <w:t>:30–1</w:t>
      </w:r>
      <w:r w:rsidRPr="009754A0">
        <w:rPr>
          <w:rFonts w:ascii="Times New Roman" w:hAnsi="Times New Roman" w:cs="Times New Roman"/>
        </w:rPr>
        <w:t>2</w:t>
      </w:r>
      <w:r w:rsidR="00393FA1" w:rsidRPr="009754A0">
        <w:rPr>
          <w:rFonts w:ascii="Times New Roman" w:hAnsi="Times New Roman" w:cs="Times New Roman"/>
        </w:rPr>
        <w:t>:30</w:t>
      </w:r>
      <w:r w:rsidR="00B4113C">
        <w:rPr>
          <w:rFonts w:ascii="Times New Roman" w:hAnsi="Times New Roman" w:cs="Times New Roman"/>
        </w:rPr>
        <w:t xml:space="preserve">: </w:t>
      </w:r>
      <w:r w:rsidR="00393FA1" w:rsidRPr="009754A0">
        <w:rPr>
          <w:rFonts w:ascii="Times New Roman" w:hAnsi="Times New Roman" w:cs="Times New Roman"/>
        </w:rPr>
        <w:t>Alert timing and GSM disconnect (TC-GSM)</w:t>
      </w:r>
    </w:p>
    <w:p w14:paraId="58F8306C" w14:textId="25F68420" w:rsidR="00393FA1" w:rsidRPr="009754A0" w:rsidRDefault="00393FA1" w:rsidP="007B6476">
      <w:pPr>
        <w:numPr>
          <w:ilvl w:val="0"/>
          <w:numId w:val="43"/>
        </w:numPr>
        <w:spacing w:after="140" w:line="276" w:lineRule="auto"/>
        <w:jc w:val="both"/>
        <w:rPr>
          <w:rFonts w:ascii="Times New Roman" w:hAnsi="Times New Roman" w:cs="Times New Roman"/>
        </w:rPr>
      </w:pPr>
      <w:r w:rsidRPr="009754A0">
        <w:rPr>
          <w:rFonts w:ascii="Times New Roman" w:hAnsi="Times New Roman" w:cs="Times New Roman"/>
        </w:rPr>
        <w:t>1</w:t>
      </w:r>
      <w:r w:rsidR="00E3209A" w:rsidRPr="009754A0">
        <w:rPr>
          <w:rFonts w:ascii="Times New Roman" w:hAnsi="Times New Roman" w:cs="Times New Roman"/>
        </w:rPr>
        <w:t>2</w:t>
      </w:r>
      <w:r w:rsidRPr="009754A0">
        <w:rPr>
          <w:rFonts w:ascii="Times New Roman" w:hAnsi="Times New Roman" w:cs="Times New Roman"/>
        </w:rPr>
        <w:t>:30–18:00</w:t>
      </w:r>
      <w:r w:rsidR="00B4113C">
        <w:rPr>
          <w:rFonts w:ascii="Times New Roman" w:hAnsi="Times New Roman" w:cs="Times New Roman"/>
        </w:rPr>
        <w:t xml:space="preserve">: </w:t>
      </w:r>
      <w:r w:rsidRPr="009754A0">
        <w:rPr>
          <w:rFonts w:ascii="Times New Roman" w:hAnsi="Times New Roman" w:cs="Times New Roman"/>
        </w:rPr>
        <w:t xml:space="preserve"> Continuous operation soak test with UI spot checks (TC-STAB, TC-UI)</w:t>
      </w:r>
    </w:p>
    <w:p w14:paraId="44668D87" w14:textId="5CC70E96" w:rsidR="00393FA1" w:rsidRPr="009754A0" w:rsidRDefault="00393FA1" w:rsidP="00256116">
      <w:pPr>
        <w:pStyle w:val="Heading3"/>
        <w:spacing w:line="276" w:lineRule="auto"/>
        <w:rPr>
          <w:rFonts w:ascii="Times New Roman" w:hAnsi="Times New Roman" w:cs="Times New Roman"/>
          <w:color w:val="auto"/>
        </w:rPr>
      </w:pPr>
      <w:bookmarkStart w:id="42" w:name="_Toc197924300"/>
      <w:r w:rsidRPr="009754A0">
        <w:rPr>
          <w:rFonts w:ascii="Times New Roman" w:hAnsi="Times New Roman" w:cs="Times New Roman"/>
          <w:color w:val="auto"/>
        </w:rPr>
        <w:t>Test Environment and Configuration</w:t>
      </w:r>
      <w:bookmarkEnd w:id="42"/>
    </w:p>
    <w:p w14:paraId="6A0A4350" w14:textId="7C2E057D" w:rsidR="00D5664D" w:rsidRPr="009754A0" w:rsidRDefault="00D5664D" w:rsidP="00256116">
      <w:pPr>
        <w:pStyle w:val="Caption"/>
        <w:keepNext/>
        <w:spacing w:line="276" w:lineRule="auto"/>
        <w:rPr>
          <w:rFonts w:ascii="Times New Roman" w:hAnsi="Times New Roman" w:cs="Times New Roman"/>
          <w:color w:val="auto"/>
        </w:rPr>
      </w:pPr>
      <w:r w:rsidRPr="009754A0">
        <w:rPr>
          <w:rFonts w:ascii="Times New Roman" w:hAnsi="Times New Roman" w:cs="Times New Roman"/>
          <w:color w:val="auto"/>
        </w:rPr>
        <w:t xml:space="preserve">Table </w:t>
      </w:r>
      <w:r w:rsidRPr="009754A0">
        <w:rPr>
          <w:rFonts w:ascii="Times New Roman" w:hAnsi="Times New Roman" w:cs="Times New Roman"/>
          <w:color w:val="auto"/>
        </w:rPr>
        <w:fldChar w:fldCharType="begin"/>
      </w:r>
      <w:r w:rsidRPr="009754A0">
        <w:rPr>
          <w:rFonts w:ascii="Times New Roman" w:hAnsi="Times New Roman" w:cs="Times New Roman"/>
          <w:color w:val="auto"/>
        </w:rPr>
        <w:instrText xml:space="preserve"> STYLEREF 1 \s </w:instrText>
      </w:r>
      <w:r w:rsidRPr="009754A0">
        <w:rPr>
          <w:rFonts w:ascii="Times New Roman" w:hAnsi="Times New Roman" w:cs="Times New Roman"/>
          <w:color w:val="auto"/>
        </w:rPr>
        <w:fldChar w:fldCharType="separate"/>
      </w:r>
      <w:r w:rsidR="004F2D4E">
        <w:rPr>
          <w:rFonts w:ascii="Times New Roman" w:hAnsi="Times New Roman" w:cs="Times New Roman"/>
          <w:noProof/>
          <w:color w:val="auto"/>
        </w:rPr>
        <w:t>4</w:t>
      </w:r>
      <w:r w:rsidRPr="009754A0">
        <w:rPr>
          <w:rFonts w:ascii="Times New Roman" w:hAnsi="Times New Roman" w:cs="Times New Roman"/>
          <w:color w:val="auto"/>
        </w:rPr>
        <w:fldChar w:fldCharType="end"/>
      </w:r>
      <w:r w:rsidRPr="009754A0">
        <w:rPr>
          <w:rFonts w:ascii="Times New Roman" w:hAnsi="Times New Roman" w:cs="Times New Roman"/>
          <w:color w:val="auto"/>
        </w:rPr>
        <w:t>.2.5.1 Test Environment and Configuration</w:t>
      </w:r>
    </w:p>
    <w:tbl>
      <w:tblPr>
        <w:tblStyle w:val="TableGrid"/>
        <w:tblW w:w="0" w:type="auto"/>
        <w:tblLook w:val="04A0" w:firstRow="1" w:lastRow="0" w:firstColumn="1" w:lastColumn="0" w:noHBand="0" w:noVBand="1"/>
      </w:tblPr>
      <w:tblGrid>
        <w:gridCol w:w="1417"/>
        <w:gridCol w:w="8211"/>
      </w:tblGrid>
      <w:tr w:rsidR="009754A0" w:rsidRPr="009754A0" w14:paraId="6DCEF853" w14:textId="77777777" w:rsidTr="00E3209A">
        <w:tc>
          <w:tcPr>
            <w:tcW w:w="0" w:type="auto"/>
            <w:shd w:val="clear" w:color="auto" w:fill="BFBFBF" w:themeFill="background1" w:themeFillShade="BF"/>
            <w:hideMark/>
          </w:tcPr>
          <w:p w14:paraId="2D505C45" w14:textId="77777777" w:rsidR="00393FA1" w:rsidRPr="009754A0" w:rsidRDefault="00393FA1" w:rsidP="00256116">
            <w:pPr>
              <w:spacing w:after="140" w:line="276" w:lineRule="auto"/>
              <w:jc w:val="both"/>
              <w:rPr>
                <w:rFonts w:ascii="Times New Roman" w:hAnsi="Times New Roman" w:cs="Times New Roman"/>
                <w:b/>
                <w:bCs/>
              </w:rPr>
            </w:pPr>
            <w:r w:rsidRPr="009754A0">
              <w:rPr>
                <w:rFonts w:ascii="Times New Roman" w:hAnsi="Times New Roman" w:cs="Times New Roman"/>
                <w:b/>
                <w:bCs/>
              </w:rPr>
              <w:t>Component</w:t>
            </w:r>
          </w:p>
        </w:tc>
        <w:tc>
          <w:tcPr>
            <w:tcW w:w="0" w:type="auto"/>
            <w:shd w:val="clear" w:color="auto" w:fill="BFBFBF" w:themeFill="background1" w:themeFillShade="BF"/>
            <w:hideMark/>
          </w:tcPr>
          <w:p w14:paraId="7EF08FF0" w14:textId="77777777" w:rsidR="00393FA1" w:rsidRPr="009754A0" w:rsidRDefault="00393FA1" w:rsidP="00256116">
            <w:pPr>
              <w:spacing w:after="140" w:line="276" w:lineRule="auto"/>
              <w:jc w:val="both"/>
              <w:rPr>
                <w:rFonts w:ascii="Times New Roman" w:hAnsi="Times New Roman" w:cs="Times New Roman"/>
                <w:b/>
                <w:bCs/>
              </w:rPr>
            </w:pPr>
            <w:r w:rsidRPr="009754A0">
              <w:rPr>
                <w:rFonts w:ascii="Times New Roman" w:hAnsi="Times New Roman" w:cs="Times New Roman"/>
                <w:b/>
                <w:bCs/>
              </w:rPr>
              <w:t>Configuration Summary</w:t>
            </w:r>
          </w:p>
        </w:tc>
      </w:tr>
      <w:tr w:rsidR="009754A0" w:rsidRPr="009754A0" w14:paraId="567D7F07" w14:textId="77777777" w:rsidTr="00E3209A">
        <w:tc>
          <w:tcPr>
            <w:tcW w:w="0" w:type="auto"/>
            <w:hideMark/>
          </w:tcPr>
          <w:p w14:paraId="38197805" w14:textId="77777777" w:rsidR="00393FA1" w:rsidRPr="009754A0" w:rsidRDefault="00393FA1" w:rsidP="00256116">
            <w:pPr>
              <w:spacing w:after="140" w:line="276" w:lineRule="auto"/>
              <w:jc w:val="both"/>
              <w:rPr>
                <w:rFonts w:ascii="Times New Roman" w:hAnsi="Times New Roman" w:cs="Times New Roman"/>
              </w:rPr>
            </w:pPr>
            <w:r w:rsidRPr="009754A0">
              <w:rPr>
                <w:rFonts w:ascii="Times New Roman" w:hAnsi="Times New Roman" w:cs="Times New Roman"/>
              </w:rPr>
              <w:t>Hardware</w:t>
            </w:r>
          </w:p>
        </w:tc>
        <w:tc>
          <w:tcPr>
            <w:tcW w:w="0" w:type="auto"/>
            <w:hideMark/>
          </w:tcPr>
          <w:p w14:paraId="441E3900" w14:textId="75B6E0EB" w:rsidR="00393FA1" w:rsidRPr="009754A0" w:rsidRDefault="00393FA1" w:rsidP="00256116">
            <w:pPr>
              <w:spacing w:after="140" w:line="276" w:lineRule="auto"/>
              <w:jc w:val="both"/>
              <w:rPr>
                <w:rFonts w:ascii="Times New Roman" w:hAnsi="Times New Roman" w:cs="Times New Roman"/>
              </w:rPr>
            </w:pPr>
            <w:r w:rsidRPr="009754A0">
              <w:rPr>
                <w:rFonts w:ascii="Times New Roman" w:hAnsi="Times New Roman" w:cs="Times New Roman"/>
              </w:rPr>
              <w:t>Arduino Mega 2560 R3, SIM800L v2, PMS5003, MQ series sensors, tri-</w:t>
            </w:r>
            <w:r w:rsidR="00E3209A" w:rsidRPr="009754A0">
              <w:rPr>
                <w:rFonts w:ascii="Times New Roman" w:hAnsi="Times New Roman" w:cs="Times New Roman"/>
              </w:rPr>
              <w:t>color</w:t>
            </w:r>
            <w:r w:rsidRPr="009754A0">
              <w:rPr>
                <w:rFonts w:ascii="Times New Roman" w:hAnsi="Times New Roman" w:cs="Times New Roman"/>
              </w:rPr>
              <w:t xml:space="preserve"> LED, buzzer</w:t>
            </w:r>
          </w:p>
        </w:tc>
      </w:tr>
      <w:tr w:rsidR="009754A0" w:rsidRPr="009754A0" w14:paraId="3587E304" w14:textId="77777777" w:rsidTr="00E3209A">
        <w:tc>
          <w:tcPr>
            <w:tcW w:w="0" w:type="auto"/>
            <w:hideMark/>
          </w:tcPr>
          <w:p w14:paraId="277F1B11" w14:textId="77777777" w:rsidR="00393FA1" w:rsidRPr="009754A0" w:rsidRDefault="00393FA1" w:rsidP="00256116">
            <w:pPr>
              <w:spacing w:after="140" w:line="276" w:lineRule="auto"/>
              <w:jc w:val="both"/>
              <w:rPr>
                <w:rFonts w:ascii="Times New Roman" w:hAnsi="Times New Roman" w:cs="Times New Roman"/>
              </w:rPr>
            </w:pPr>
            <w:r w:rsidRPr="009754A0">
              <w:rPr>
                <w:rFonts w:ascii="Times New Roman" w:hAnsi="Times New Roman" w:cs="Times New Roman"/>
              </w:rPr>
              <w:t>Server</w:t>
            </w:r>
          </w:p>
        </w:tc>
        <w:tc>
          <w:tcPr>
            <w:tcW w:w="0" w:type="auto"/>
            <w:hideMark/>
          </w:tcPr>
          <w:p w14:paraId="523E27C0" w14:textId="77777777" w:rsidR="00393FA1" w:rsidRPr="009754A0" w:rsidRDefault="00393FA1" w:rsidP="00256116">
            <w:pPr>
              <w:spacing w:after="140" w:line="276" w:lineRule="auto"/>
              <w:jc w:val="both"/>
              <w:rPr>
                <w:rFonts w:ascii="Times New Roman" w:hAnsi="Times New Roman" w:cs="Times New Roman"/>
              </w:rPr>
            </w:pPr>
            <w:r w:rsidRPr="009754A0">
              <w:rPr>
                <w:rFonts w:ascii="Times New Roman" w:hAnsi="Times New Roman" w:cs="Times New Roman"/>
              </w:rPr>
              <w:t>Ubuntu 22.04 LTS, Node.js 18, MySQL 8.1</w:t>
            </w:r>
          </w:p>
        </w:tc>
      </w:tr>
      <w:tr w:rsidR="009754A0" w:rsidRPr="009754A0" w14:paraId="39BD4AA7" w14:textId="77777777" w:rsidTr="00E3209A">
        <w:tc>
          <w:tcPr>
            <w:tcW w:w="0" w:type="auto"/>
            <w:hideMark/>
          </w:tcPr>
          <w:p w14:paraId="391CEA5E" w14:textId="77777777" w:rsidR="00393FA1" w:rsidRPr="009754A0" w:rsidRDefault="00393FA1" w:rsidP="00256116">
            <w:pPr>
              <w:spacing w:after="140" w:line="276" w:lineRule="auto"/>
              <w:jc w:val="both"/>
              <w:rPr>
                <w:rFonts w:ascii="Times New Roman" w:hAnsi="Times New Roman" w:cs="Times New Roman"/>
              </w:rPr>
            </w:pPr>
            <w:r w:rsidRPr="009754A0">
              <w:rPr>
                <w:rFonts w:ascii="Times New Roman" w:hAnsi="Times New Roman" w:cs="Times New Roman"/>
              </w:rPr>
              <w:t>Client</w:t>
            </w:r>
          </w:p>
        </w:tc>
        <w:tc>
          <w:tcPr>
            <w:tcW w:w="0" w:type="auto"/>
            <w:hideMark/>
          </w:tcPr>
          <w:p w14:paraId="2557F0CA" w14:textId="77777777" w:rsidR="00393FA1" w:rsidRPr="009754A0" w:rsidRDefault="00393FA1" w:rsidP="00256116">
            <w:pPr>
              <w:spacing w:after="140" w:line="276" w:lineRule="auto"/>
              <w:jc w:val="both"/>
              <w:rPr>
                <w:rFonts w:ascii="Times New Roman" w:hAnsi="Times New Roman" w:cs="Times New Roman"/>
              </w:rPr>
            </w:pPr>
            <w:r w:rsidRPr="009754A0">
              <w:rPr>
                <w:rFonts w:ascii="Times New Roman" w:hAnsi="Times New Roman" w:cs="Times New Roman"/>
              </w:rPr>
              <w:t>Chrome 114, Firefox 120, Edge 124</w:t>
            </w:r>
          </w:p>
        </w:tc>
      </w:tr>
      <w:tr w:rsidR="009754A0" w:rsidRPr="009754A0" w14:paraId="0B903359" w14:textId="77777777" w:rsidTr="00E3209A">
        <w:tc>
          <w:tcPr>
            <w:tcW w:w="0" w:type="auto"/>
            <w:hideMark/>
          </w:tcPr>
          <w:p w14:paraId="2DE5B745" w14:textId="77777777" w:rsidR="00393FA1" w:rsidRPr="009754A0" w:rsidRDefault="00393FA1" w:rsidP="00256116">
            <w:pPr>
              <w:spacing w:after="140" w:line="276" w:lineRule="auto"/>
              <w:jc w:val="both"/>
              <w:rPr>
                <w:rFonts w:ascii="Times New Roman" w:hAnsi="Times New Roman" w:cs="Times New Roman"/>
              </w:rPr>
            </w:pPr>
            <w:r w:rsidRPr="009754A0">
              <w:rPr>
                <w:rFonts w:ascii="Times New Roman" w:hAnsi="Times New Roman" w:cs="Times New Roman"/>
              </w:rPr>
              <w:t>Instruments</w:t>
            </w:r>
          </w:p>
        </w:tc>
        <w:tc>
          <w:tcPr>
            <w:tcW w:w="0" w:type="auto"/>
            <w:hideMark/>
          </w:tcPr>
          <w:p w14:paraId="60B49A4C" w14:textId="77777777" w:rsidR="00393FA1" w:rsidRPr="009754A0" w:rsidRDefault="00393FA1" w:rsidP="00256116">
            <w:pPr>
              <w:spacing w:after="140" w:line="276" w:lineRule="auto"/>
              <w:jc w:val="both"/>
              <w:rPr>
                <w:rFonts w:ascii="Times New Roman" w:hAnsi="Times New Roman" w:cs="Times New Roman"/>
              </w:rPr>
            </w:pPr>
            <w:r w:rsidRPr="009754A0">
              <w:rPr>
                <w:rFonts w:ascii="Times New Roman" w:hAnsi="Times New Roman" w:cs="Times New Roman"/>
              </w:rPr>
              <w:t>USB serial console, stopwatch, power supply</w:t>
            </w:r>
          </w:p>
        </w:tc>
      </w:tr>
    </w:tbl>
    <w:p w14:paraId="4CCBA302" w14:textId="77777777" w:rsidR="00E3209A" w:rsidRPr="009754A0" w:rsidRDefault="00E3209A" w:rsidP="00256116">
      <w:pPr>
        <w:spacing w:after="140" w:line="276" w:lineRule="auto"/>
        <w:jc w:val="both"/>
        <w:rPr>
          <w:rFonts w:ascii="Times New Roman" w:hAnsi="Times New Roman" w:cs="Times New Roman"/>
        </w:rPr>
      </w:pPr>
    </w:p>
    <w:p w14:paraId="692C377B" w14:textId="0E4C5004" w:rsidR="00393FA1" w:rsidRPr="009754A0" w:rsidRDefault="00393FA1" w:rsidP="00256116">
      <w:pPr>
        <w:pStyle w:val="Heading2"/>
        <w:spacing w:line="276" w:lineRule="auto"/>
        <w:rPr>
          <w:rFonts w:ascii="Times New Roman" w:hAnsi="Times New Roman" w:cs="Times New Roman"/>
          <w:color w:val="auto"/>
        </w:rPr>
      </w:pPr>
      <w:bookmarkStart w:id="43" w:name="_Toc197924301"/>
      <w:r w:rsidRPr="009754A0">
        <w:rPr>
          <w:rFonts w:ascii="Times New Roman" w:hAnsi="Times New Roman" w:cs="Times New Roman"/>
          <w:color w:val="auto"/>
        </w:rPr>
        <w:t>Precautions and Mitigations</w:t>
      </w:r>
      <w:bookmarkEnd w:id="43"/>
    </w:p>
    <w:p w14:paraId="60594B63" w14:textId="2A2C641C" w:rsidR="00393FA1" w:rsidRPr="009754A0" w:rsidRDefault="00D5664D" w:rsidP="00256116">
      <w:pPr>
        <w:pStyle w:val="Heading3"/>
        <w:spacing w:line="276" w:lineRule="auto"/>
        <w:rPr>
          <w:rFonts w:ascii="Times New Roman" w:hAnsi="Times New Roman" w:cs="Times New Roman"/>
          <w:color w:val="auto"/>
        </w:rPr>
      </w:pPr>
      <w:bookmarkStart w:id="44" w:name="_Toc197924302"/>
      <w:r w:rsidRPr="009754A0">
        <w:rPr>
          <w:rFonts w:ascii="Times New Roman" w:hAnsi="Times New Roman" w:cs="Times New Roman"/>
          <w:color w:val="auto"/>
        </w:rPr>
        <w:t>Observed Anomalies</w:t>
      </w:r>
      <w:bookmarkEnd w:id="44"/>
    </w:p>
    <w:p w14:paraId="5CAE0FC5" w14:textId="77777777" w:rsidR="00393FA1" w:rsidRPr="009754A0" w:rsidRDefault="00393FA1" w:rsidP="007B6476">
      <w:pPr>
        <w:numPr>
          <w:ilvl w:val="0"/>
          <w:numId w:val="44"/>
        </w:numPr>
        <w:spacing w:after="140" w:line="276" w:lineRule="auto"/>
        <w:jc w:val="both"/>
        <w:rPr>
          <w:rFonts w:ascii="Times New Roman" w:hAnsi="Times New Roman" w:cs="Times New Roman"/>
        </w:rPr>
      </w:pPr>
      <w:r w:rsidRPr="009754A0">
        <w:rPr>
          <w:rFonts w:ascii="Times New Roman" w:hAnsi="Times New Roman" w:cs="Times New Roman"/>
        </w:rPr>
        <w:t>DHT11 humidity stalls under high RH conditions</w:t>
      </w:r>
    </w:p>
    <w:p w14:paraId="1C9FED9B" w14:textId="77777777" w:rsidR="00393FA1" w:rsidRPr="009754A0" w:rsidRDefault="00393FA1" w:rsidP="007B6476">
      <w:pPr>
        <w:numPr>
          <w:ilvl w:val="0"/>
          <w:numId w:val="44"/>
        </w:numPr>
        <w:spacing w:after="140" w:line="276" w:lineRule="auto"/>
        <w:jc w:val="both"/>
        <w:rPr>
          <w:rFonts w:ascii="Times New Roman" w:hAnsi="Times New Roman" w:cs="Times New Roman"/>
        </w:rPr>
      </w:pPr>
      <w:r w:rsidRPr="009754A0">
        <w:rPr>
          <w:rFonts w:ascii="Times New Roman" w:hAnsi="Times New Roman" w:cs="Times New Roman"/>
        </w:rPr>
        <w:t>GSM reconnection delays under low signal strength</w:t>
      </w:r>
    </w:p>
    <w:p w14:paraId="3E6B2282" w14:textId="77777777" w:rsidR="00393FA1" w:rsidRPr="009754A0" w:rsidRDefault="00393FA1" w:rsidP="007B6476">
      <w:pPr>
        <w:numPr>
          <w:ilvl w:val="0"/>
          <w:numId w:val="44"/>
        </w:numPr>
        <w:spacing w:after="140" w:line="276" w:lineRule="auto"/>
        <w:jc w:val="both"/>
        <w:rPr>
          <w:rFonts w:ascii="Times New Roman" w:hAnsi="Times New Roman" w:cs="Times New Roman"/>
        </w:rPr>
      </w:pPr>
      <w:r w:rsidRPr="009754A0">
        <w:rPr>
          <w:rFonts w:ascii="Times New Roman" w:hAnsi="Times New Roman" w:cs="Times New Roman"/>
        </w:rPr>
        <w:t>LED flicker under undervoltage conditions</w:t>
      </w:r>
    </w:p>
    <w:p w14:paraId="2F17AED8" w14:textId="0A863E52" w:rsidR="00393FA1" w:rsidRPr="009754A0" w:rsidRDefault="00393FA1" w:rsidP="007B6476">
      <w:pPr>
        <w:numPr>
          <w:ilvl w:val="0"/>
          <w:numId w:val="44"/>
        </w:numPr>
        <w:spacing w:after="140" w:line="276" w:lineRule="auto"/>
        <w:jc w:val="both"/>
        <w:rPr>
          <w:rFonts w:ascii="Times New Roman" w:hAnsi="Times New Roman" w:cs="Times New Roman"/>
        </w:rPr>
      </w:pPr>
      <w:r w:rsidRPr="009754A0">
        <w:rPr>
          <w:rFonts w:ascii="Times New Roman" w:hAnsi="Times New Roman" w:cs="Times New Roman"/>
        </w:rPr>
        <w:t xml:space="preserve">Browser </w:t>
      </w:r>
      <w:r w:rsidR="00E3209A" w:rsidRPr="009754A0">
        <w:rPr>
          <w:rFonts w:ascii="Times New Roman" w:hAnsi="Times New Roman" w:cs="Times New Roman"/>
        </w:rPr>
        <w:t>time zone</w:t>
      </w:r>
      <w:r w:rsidRPr="009754A0">
        <w:rPr>
          <w:rFonts w:ascii="Times New Roman" w:hAnsi="Times New Roman" w:cs="Times New Roman"/>
        </w:rPr>
        <w:t xml:space="preserve"> mismatch in dashboard timestamps</w:t>
      </w:r>
    </w:p>
    <w:p w14:paraId="3A9B513C" w14:textId="2D336569" w:rsidR="00393FA1" w:rsidRPr="009754A0" w:rsidRDefault="00D5664D" w:rsidP="00256116">
      <w:pPr>
        <w:pStyle w:val="Heading3"/>
        <w:spacing w:line="276" w:lineRule="auto"/>
        <w:rPr>
          <w:rFonts w:ascii="Times New Roman" w:hAnsi="Times New Roman" w:cs="Times New Roman"/>
          <w:color w:val="auto"/>
        </w:rPr>
      </w:pPr>
      <w:bookmarkStart w:id="45" w:name="_Toc197924303"/>
      <w:r w:rsidRPr="009754A0">
        <w:rPr>
          <w:rFonts w:ascii="Times New Roman" w:hAnsi="Times New Roman" w:cs="Times New Roman"/>
          <w:color w:val="auto"/>
        </w:rPr>
        <w:t>Mitigations Implemented</w:t>
      </w:r>
      <w:bookmarkEnd w:id="45"/>
    </w:p>
    <w:p w14:paraId="7388508C" w14:textId="77777777" w:rsidR="00393FA1" w:rsidRPr="009754A0" w:rsidRDefault="00393FA1" w:rsidP="007B6476">
      <w:pPr>
        <w:numPr>
          <w:ilvl w:val="0"/>
          <w:numId w:val="45"/>
        </w:numPr>
        <w:spacing w:after="140" w:line="276" w:lineRule="auto"/>
        <w:jc w:val="both"/>
        <w:rPr>
          <w:rFonts w:ascii="Times New Roman" w:hAnsi="Times New Roman" w:cs="Times New Roman"/>
        </w:rPr>
      </w:pPr>
      <w:r w:rsidRPr="009754A0">
        <w:rPr>
          <w:rFonts w:ascii="Times New Roman" w:hAnsi="Times New Roman" w:cs="Times New Roman"/>
        </w:rPr>
        <w:t>DHT11 polling delay increased to ≥2.1 seconds</w:t>
      </w:r>
    </w:p>
    <w:p w14:paraId="4F86FE53" w14:textId="77777777" w:rsidR="00393FA1" w:rsidRPr="009754A0" w:rsidRDefault="00393FA1" w:rsidP="007B6476">
      <w:pPr>
        <w:numPr>
          <w:ilvl w:val="0"/>
          <w:numId w:val="45"/>
        </w:numPr>
        <w:spacing w:after="140" w:line="276" w:lineRule="auto"/>
        <w:jc w:val="both"/>
        <w:rPr>
          <w:rFonts w:ascii="Times New Roman" w:hAnsi="Times New Roman" w:cs="Times New Roman"/>
        </w:rPr>
      </w:pPr>
      <w:r w:rsidRPr="009754A0">
        <w:rPr>
          <w:rFonts w:ascii="Times New Roman" w:hAnsi="Times New Roman" w:cs="Times New Roman"/>
        </w:rPr>
        <w:t>GSM module reset routine added after 3 failed connections</w:t>
      </w:r>
    </w:p>
    <w:p w14:paraId="08D78C8C" w14:textId="77777777" w:rsidR="00393FA1" w:rsidRPr="009754A0" w:rsidRDefault="00393FA1" w:rsidP="007B6476">
      <w:pPr>
        <w:numPr>
          <w:ilvl w:val="0"/>
          <w:numId w:val="45"/>
        </w:numPr>
        <w:spacing w:after="140" w:line="276" w:lineRule="auto"/>
        <w:jc w:val="both"/>
        <w:rPr>
          <w:rFonts w:ascii="Times New Roman" w:hAnsi="Times New Roman" w:cs="Times New Roman"/>
        </w:rPr>
      </w:pPr>
      <w:r w:rsidRPr="009754A0">
        <w:rPr>
          <w:rFonts w:ascii="Times New Roman" w:hAnsi="Times New Roman" w:cs="Times New Roman"/>
        </w:rPr>
        <w:t>Timestamp normalization to UTC across API and UI layers</w:t>
      </w:r>
    </w:p>
    <w:p w14:paraId="6DAEC6EF" w14:textId="066384DB" w:rsidR="00E3209A" w:rsidRPr="009754A0" w:rsidRDefault="00393FA1" w:rsidP="007B6476">
      <w:pPr>
        <w:numPr>
          <w:ilvl w:val="0"/>
          <w:numId w:val="45"/>
        </w:numPr>
        <w:spacing w:after="140" w:line="276" w:lineRule="auto"/>
        <w:jc w:val="both"/>
        <w:rPr>
          <w:rFonts w:ascii="Times New Roman" w:hAnsi="Times New Roman" w:cs="Times New Roman"/>
        </w:rPr>
      </w:pPr>
      <w:r w:rsidRPr="009754A0">
        <w:rPr>
          <w:rFonts w:ascii="Times New Roman" w:hAnsi="Times New Roman" w:cs="Times New Roman"/>
        </w:rPr>
        <w:t>LED failure tolerance flagged for hardware upgrade in future version</w:t>
      </w:r>
    </w:p>
    <w:p w14:paraId="58815FA5" w14:textId="77777777" w:rsidR="00D934D3" w:rsidRPr="009754A0" w:rsidRDefault="00D934D3" w:rsidP="00D934D3">
      <w:pPr>
        <w:spacing w:after="140" w:line="276" w:lineRule="auto"/>
        <w:jc w:val="both"/>
        <w:rPr>
          <w:rFonts w:ascii="Times New Roman" w:hAnsi="Times New Roman" w:cs="Times New Roman"/>
        </w:rPr>
      </w:pPr>
    </w:p>
    <w:p w14:paraId="33486AB7" w14:textId="77777777" w:rsidR="00D934D3" w:rsidRPr="009754A0" w:rsidRDefault="00D934D3" w:rsidP="00D934D3">
      <w:pPr>
        <w:spacing w:after="140" w:line="276" w:lineRule="auto"/>
        <w:jc w:val="both"/>
        <w:rPr>
          <w:rFonts w:ascii="Times New Roman" w:hAnsi="Times New Roman" w:cs="Times New Roman"/>
        </w:rPr>
      </w:pPr>
    </w:p>
    <w:p w14:paraId="0606EC9B" w14:textId="77777777" w:rsidR="00D934D3" w:rsidRPr="009754A0" w:rsidRDefault="00D934D3" w:rsidP="00D934D3">
      <w:pPr>
        <w:spacing w:after="140" w:line="276" w:lineRule="auto"/>
        <w:jc w:val="both"/>
        <w:rPr>
          <w:rFonts w:ascii="Times New Roman" w:hAnsi="Times New Roman" w:cs="Times New Roman"/>
        </w:rPr>
      </w:pPr>
    </w:p>
    <w:p w14:paraId="789A857D" w14:textId="77777777" w:rsidR="00D934D3" w:rsidRPr="009754A0" w:rsidRDefault="00D934D3" w:rsidP="00D934D3">
      <w:pPr>
        <w:spacing w:after="140" w:line="276" w:lineRule="auto"/>
        <w:jc w:val="both"/>
        <w:rPr>
          <w:rFonts w:ascii="Times New Roman" w:hAnsi="Times New Roman" w:cs="Times New Roman"/>
        </w:rPr>
      </w:pPr>
    </w:p>
    <w:p w14:paraId="43431D44" w14:textId="77777777" w:rsidR="00D934D3" w:rsidRPr="009754A0" w:rsidRDefault="00D934D3" w:rsidP="00D934D3">
      <w:pPr>
        <w:spacing w:after="140" w:line="276" w:lineRule="auto"/>
        <w:jc w:val="both"/>
        <w:rPr>
          <w:rFonts w:ascii="Times New Roman" w:hAnsi="Times New Roman" w:cs="Times New Roman"/>
        </w:rPr>
      </w:pPr>
    </w:p>
    <w:p w14:paraId="08CD38F6" w14:textId="77777777" w:rsidR="00D934D3" w:rsidRPr="009754A0" w:rsidRDefault="00D934D3" w:rsidP="00D934D3">
      <w:pPr>
        <w:spacing w:after="140" w:line="276" w:lineRule="auto"/>
        <w:jc w:val="both"/>
        <w:rPr>
          <w:rFonts w:ascii="Times New Roman" w:hAnsi="Times New Roman" w:cs="Times New Roman"/>
        </w:rPr>
      </w:pPr>
    </w:p>
    <w:p w14:paraId="6985123B" w14:textId="4001514A" w:rsidR="00393FA1" w:rsidRPr="009754A0" w:rsidRDefault="00393FA1" w:rsidP="00256116">
      <w:pPr>
        <w:pStyle w:val="Heading2"/>
        <w:spacing w:line="276" w:lineRule="auto"/>
        <w:rPr>
          <w:rFonts w:ascii="Times New Roman" w:hAnsi="Times New Roman" w:cs="Times New Roman"/>
          <w:color w:val="auto"/>
        </w:rPr>
      </w:pPr>
      <w:bookmarkStart w:id="46" w:name="_Toc197924304"/>
      <w:r w:rsidRPr="009754A0">
        <w:rPr>
          <w:rFonts w:ascii="Times New Roman" w:hAnsi="Times New Roman" w:cs="Times New Roman"/>
          <w:color w:val="auto"/>
        </w:rPr>
        <w:lastRenderedPageBreak/>
        <w:t>Results and Approval</w:t>
      </w:r>
      <w:bookmarkEnd w:id="46"/>
    </w:p>
    <w:p w14:paraId="31195C18" w14:textId="0A3A7E6E" w:rsidR="00393FA1" w:rsidRPr="009754A0" w:rsidRDefault="00393FA1" w:rsidP="007B6476">
      <w:pPr>
        <w:numPr>
          <w:ilvl w:val="0"/>
          <w:numId w:val="46"/>
        </w:numPr>
        <w:spacing w:after="140" w:line="276" w:lineRule="auto"/>
        <w:jc w:val="both"/>
        <w:rPr>
          <w:rFonts w:ascii="Times New Roman" w:hAnsi="Times New Roman" w:cs="Times New Roman"/>
        </w:rPr>
      </w:pPr>
      <w:r w:rsidRPr="009754A0">
        <w:rPr>
          <w:rFonts w:ascii="Times New Roman" w:hAnsi="Times New Roman" w:cs="Times New Roman"/>
        </w:rPr>
        <w:t xml:space="preserve">Total Test Cases Executed: </w:t>
      </w:r>
      <w:r w:rsidR="00C26356" w:rsidRPr="009754A0">
        <w:rPr>
          <w:rFonts w:ascii="Times New Roman" w:hAnsi="Times New Roman" w:cs="Times New Roman"/>
        </w:rPr>
        <w:t>30</w:t>
      </w:r>
    </w:p>
    <w:p w14:paraId="34EED3D8" w14:textId="13CC5FB2" w:rsidR="00393FA1" w:rsidRPr="009754A0" w:rsidRDefault="00393FA1" w:rsidP="007B6476">
      <w:pPr>
        <w:numPr>
          <w:ilvl w:val="0"/>
          <w:numId w:val="46"/>
        </w:numPr>
        <w:spacing w:after="140" w:line="276" w:lineRule="auto"/>
        <w:jc w:val="both"/>
        <w:rPr>
          <w:rFonts w:ascii="Times New Roman" w:hAnsi="Times New Roman" w:cs="Times New Roman"/>
        </w:rPr>
      </w:pPr>
      <w:r w:rsidRPr="009754A0">
        <w:rPr>
          <w:rFonts w:ascii="Times New Roman" w:hAnsi="Times New Roman" w:cs="Times New Roman"/>
        </w:rPr>
        <w:t xml:space="preserve">Pass: </w:t>
      </w:r>
      <w:r w:rsidR="00E51034" w:rsidRPr="009754A0">
        <w:rPr>
          <w:rFonts w:ascii="Times New Roman" w:hAnsi="Times New Roman" w:cs="Times New Roman"/>
        </w:rPr>
        <w:t>2</w:t>
      </w:r>
      <w:r w:rsidRPr="009754A0">
        <w:rPr>
          <w:rFonts w:ascii="Times New Roman" w:hAnsi="Times New Roman" w:cs="Times New Roman"/>
        </w:rPr>
        <w:t>4</w:t>
      </w:r>
    </w:p>
    <w:p w14:paraId="4941D81D" w14:textId="77777777" w:rsidR="00393FA1" w:rsidRPr="009754A0" w:rsidRDefault="00393FA1" w:rsidP="007B6476">
      <w:pPr>
        <w:numPr>
          <w:ilvl w:val="0"/>
          <w:numId w:val="46"/>
        </w:numPr>
        <w:spacing w:after="140" w:line="276" w:lineRule="auto"/>
        <w:jc w:val="both"/>
        <w:rPr>
          <w:rFonts w:ascii="Times New Roman" w:hAnsi="Times New Roman" w:cs="Times New Roman"/>
        </w:rPr>
      </w:pPr>
      <w:r w:rsidRPr="009754A0">
        <w:rPr>
          <w:rFonts w:ascii="Times New Roman" w:hAnsi="Times New Roman" w:cs="Times New Roman"/>
        </w:rPr>
        <w:t>Pass with Remarks: 2</w:t>
      </w:r>
    </w:p>
    <w:p w14:paraId="7E0CB7C8" w14:textId="77777777" w:rsidR="00393FA1" w:rsidRPr="009754A0" w:rsidRDefault="00393FA1" w:rsidP="007B6476">
      <w:pPr>
        <w:numPr>
          <w:ilvl w:val="0"/>
          <w:numId w:val="46"/>
        </w:numPr>
        <w:spacing w:after="140" w:line="276" w:lineRule="auto"/>
        <w:jc w:val="both"/>
        <w:rPr>
          <w:rFonts w:ascii="Times New Roman" w:hAnsi="Times New Roman" w:cs="Times New Roman"/>
        </w:rPr>
      </w:pPr>
      <w:r w:rsidRPr="009754A0">
        <w:rPr>
          <w:rFonts w:ascii="Times New Roman" w:hAnsi="Times New Roman" w:cs="Times New Roman"/>
        </w:rPr>
        <w:t>Fail: 4 (documented for firmware revision v1.5)</w:t>
      </w:r>
    </w:p>
    <w:p w14:paraId="48F37F66" w14:textId="77777777" w:rsidR="00393FA1" w:rsidRPr="009754A0" w:rsidRDefault="00393FA1" w:rsidP="00256116">
      <w:pPr>
        <w:spacing w:after="140" w:line="276" w:lineRule="auto"/>
        <w:jc w:val="both"/>
        <w:rPr>
          <w:rFonts w:ascii="Times New Roman" w:hAnsi="Times New Roman" w:cs="Times New Roman"/>
        </w:rPr>
      </w:pPr>
      <w:r w:rsidRPr="009754A0">
        <w:rPr>
          <w:rFonts w:ascii="Times New Roman" w:hAnsi="Times New Roman" w:cs="Times New Roman"/>
        </w:rPr>
        <w:t>The failures observed are known limitations of the prototype design and do not compromise critical functionality. Based on test coverage and risk mitigation, the QA board approved the release for a limited field pilot.</w:t>
      </w:r>
    </w:p>
    <w:p w14:paraId="406B3CC1" w14:textId="77777777" w:rsidR="00393FA1" w:rsidRPr="009754A0" w:rsidRDefault="00393FA1" w:rsidP="00256116">
      <w:pPr>
        <w:spacing w:after="140" w:line="276" w:lineRule="auto"/>
        <w:rPr>
          <w:rFonts w:ascii="Times New Roman" w:hAnsi="Times New Roman" w:cs="Times New Roman"/>
        </w:rPr>
      </w:pPr>
      <w:r w:rsidRPr="009754A0">
        <w:rPr>
          <w:rFonts w:ascii="Times New Roman" w:hAnsi="Times New Roman" w:cs="Times New Roman"/>
        </w:rPr>
        <w:t>Approval Date: 2 May 2025</w:t>
      </w:r>
      <w:r w:rsidRPr="009754A0">
        <w:rPr>
          <w:rFonts w:ascii="Times New Roman" w:hAnsi="Times New Roman" w:cs="Times New Roman"/>
        </w:rPr>
        <w:br/>
        <w:t>Release Tag: proto-pass-30Apr2025</w:t>
      </w:r>
    </w:p>
    <w:p w14:paraId="6D0683A3" w14:textId="261A38DE" w:rsidR="00393FA1" w:rsidRPr="009754A0" w:rsidRDefault="00393FA1" w:rsidP="00256116">
      <w:pPr>
        <w:spacing w:after="140" w:line="276" w:lineRule="auto"/>
        <w:jc w:val="both"/>
        <w:rPr>
          <w:rFonts w:ascii="Times New Roman" w:hAnsi="Times New Roman" w:cs="Times New Roman"/>
        </w:rPr>
      </w:pPr>
      <w:r w:rsidRPr="009754A0">
        <w:rPr>
          <w:rFonts w:ascii="Times New Roman" w:hAnsi="Times New Roman" w:cs="Times New Roman"/>
        </w:rPr>
        <w:t>Outcome:</w:t>
      </w:r>
      <w:r w:rsidR="00117C14" w:rsidRPr="009754A0">
        <w:rPr>
          <w:rFonts w:ascii="Times New Roman" w:hAnsi="Times New Roman" w:cs="Times New Roman"/>
        </w:rPr>
        <w:t xml:space="preserve"> </w:t>
      </w:r>
      <w:r w:rsidRPr="009754A0">
        <w:rPr>
          <w:rFonts w:ascii="Times New Roman" w:hAnsi="Times New Roman" w:cs="Times New Roman"/>
        </w:rPr>
        <w:t>FactoryAirWatch is approved for controlled rollout across selected factory sites in Uganda. All validation results are archived and versioned to ensure reproducibility and future compliance audits.</w:t>
      </w:r>
      <w:r w:rsidR="00117C14" w:rsidRPr="009754A0">
        <w:rPr>
          <w:rFonts w:ascii="Times New Roman" w:hAnsi="Times New Roman" w:cs="Times New Roman"/>
        </w:rPr>
        <w:t xml:space="preserve"> </w:t>
      </w:r>
    </w:p>
    <w:p w14:paraId="6FA9CF14" w14:textId="77777777" w:rsidR="00286622" w:rsidRPr="009754A0" w:rsidRDefault="00286622" w:rsidP="00256116">
      <w:pPr>
        <w:spacing w:after="140" w:line="276" w:lineRule="auto"/>
        <w:jc w:val="both"/>
        <w:rPr>
          <w:rFonts w:ascii="Times New Roman" w:hAnsi="Times New Roman" w:cs="Times New Roman"/>
        </w:rPr>
      </w:pPr>
    </w:p>
    <w:p w14:paraId="607A182B" w14:textId="77777777" w:rsidR="00286622" w:rsidRPr="009754A0" w:rsidRDefault="00286622" w:rsidP="00256116">
      <w:pPr>
        <w:spacing w:before="360" w:line="276" w:lineRule="auto"/>
        <w:jc w:val="both"/>
        <w:outlineLvl w:val="1"/>
        <w:rPr>
          <w:rFonts w:ascii="Times New Roman" w:hAnsi="Times New Roman" w:cs="Times New Roman"/>
          <w:b/>
          <w:bCs/>
          <w:sz w:val="36"/>
          <w:szCs w:val="36"/>
        </w:rPr>
      </w:pPr>
      <w:bookmarkStart w:id="47" w:name="_Toc501269339"/>
      <w:bookmarkStart w:id="48" w:name="_Toc501269637"/>
      <w:bookmarkStart w:id="49" w:name="_Toc501269690"/>
      <w:bookmarkStart w:id="50" w:name="_Toc531511674"/>
      <w:bookmarkStart w:id="51" w:name="_Toc41821095"/>
    </w:p>
    <w:bookmarkEnd w:id="47"/>
    <w:bookmarkEnd w:id="48"/>
    <w:bookmarkEnd w:id="49"/>
    <w:bookmarkEnd w:id="50"/>
    <w:bookmarkEnd w:id="51"/>
    <w:p w14:paraId="12247686" w14:textId="77777777" w:rsidR="00326768" w:rsidRPr="009754A0" w:rsidRDefault="00326768" w:rsidP="00256116">
      <w:pPr>
        <w:spacing w:after="140" w:line="276" w:lineRule="auto"/>
        <w:jc w:val="both"/>
        <w:rPr>
          <w:rFonts w:ascii="Times New Roman" w:hAnsi="Times New Roman" w:cs="Times New Roman"/>
          <w:b/>
          <w:u w:val="single"/>
        </w:rPr>
      </w:pPr>
    </w:p>
    <w:p w14:paraId="5794047C" w14:textId="6FC671FC" w:rsidR="00650ED0" w:rsidRPr="009754A0" w:rsidRDefault="00650ED0" w:rsidP="00256116">
      <w:pPr>
        <w:spacing w:after="140" w:line="276" w:lineRule="auto"/>
        <w:jc w:val="both"/>
        <w:rPr>
          <w:rFonts w:ascii="Times New Roman" w:hAnsi="Times New Roman" w:cs="Times New Roman"/>
          <w:b/>
          <w:u w:val="single"/>
        </w:rPr>
      </w:pPr>
    </w:p>
    <w:p w14:paraId="29DFC999" w14:textId="77777777" w:rsidR="00CA7D13" w:rsidRPr="009754A0" w:rsidRDefault="00CA7D13" w:rsidP="00256116">
      <w:pPr>
        <w:spacing w:after="140" w:line="276" w:lineRule="auto"/>
        <w:jc w:val="both"/>
        <w:rPr>
          <w:rFonts w:ascii="Times New Roman" w:hAnsi="Times New Roman" w:cs="Times New Roman"/>
          <w:b/>
          <w:u w:val="single"/>
        </w:rPr>
      </w:pPr>
    </w:p>
    <w:p w14:paraId="54810B43" w14:textId="77777777" w:rsidR="00CA7D13" w:rsidRPr="009754A0" w:rsidRDefault="00CA7D13" w:rsidP="00256116">
      <w:pPr>
        <w:spacing w:after="140" w:line="276" w:lineRule="auto"/>
        <w:jc w:val="both"/>
        <w:rPr>
          <w:rFonts w:ascii="Times New Roman" w:hAnsi="Times New Roman" w:cs="Times New Roman"/>
          <w:b/>
          <w:u w:val="single"/>
        </w:rPr>
      </w:pPr>
    </w:p>
    <w:p w14:paraId="37D51FFE" w14:textId="77777777" w:rsidR="007B461B" w:rsidRPr="009754A0" w:rsidRDefault="007B461B" w:rsidP="00256116">
      <w:pPr>
        <w:spacing w:after="140" w:line="276" w:lineRule="auto"/>
        <w:jc w:val="both"/>
        <w:rPr>
          <w:rFonts w:ascii="Times New Roman" w:hAnsi="Times New Roman" w:cs="Times New Roman"/>
          <w:b/>
          <w:u w:val="single"/>
        </w:rPr>
      </w:pPr>
    </w:p>
    <w:p w14:paraId="70140D41" w14:textId="77777777" w:rsidR="00D934D3" w:rsidRPr="009754A0" w:rsidRDefault="00D934D3" w:rsidP="00256116">
      <w:pPr>
        <w:spacing w:after="140" w:line="276" w:lineRule="auto"/>
        <w:jc w:val="both"/>
        <w:rPr>
          <w:rFonts w:ascii="Times New Roman" w:hAnsi="Times New Roman" w:cs="Times New Roman"/>
          <w:b/>
          <w:u w:val="single"/>
        </w:rPr>
      </w:pPr>
    </w:p>
    <w:p w14:paraId="70953763" w14:textId="77777777" w:rsidR="00D934D3" w:rsidRPr="009754A0" w:rsidRDefault="00D934D3" w:rsidP="00256116">
      <w:pPr>
        <w:spacing w:after="140" w:line="276" w:lineRule="auto"/>
        <w:jc w:val="both"/>
        <w:rPr>
          <w:rFonts w:ascii="Times New Roman" w:hAnsi="Times New Roman" w:cs="Times New Roman"/>
          <w:b/>
          <w:u w:val="single"/>
        </w:rPr>
      </w:pPr>
    </w:p>
    <w:p w14:paraId="153DBCFE" w14:textId="77777777" w:rsidR="00D934D3" w:rsidRPr="009754A0" w:rsidRDefault="00D934D3" w:rsidP="00256116">
      <w:pPr>
        <w:spacing w:after="140" w:line="276" w:lineRule="auto"/>
        <w:jc w:val="both"/>
        <w:rPr>
          <w:rFonts w:ascii="Times New Roman" w:hAnsi="Times New Roman" w:cs="Times New Roman"/>
          <w:b/>
          <w:u w:val="single"/>
        </w:rPr>
      </w:pPr>
    </w:p>
    <w:p w14:paraId="2D78E86F" w14:textId="77777777" w:rsidR="00D934D3" w:rsidRPr="009754A0" w:rsidRDefault="00D934D3" w:rsidP="00256116">
      <w:pPr>
        <w:spacing w:after="140" w:line="276" w:lineRule="auto"/>
        <w:jc w:val="both"/>
        <w:rPr>
          <w:rFonts w:ascii="Times New Roman" w:hAnsi="Times New Roman" w:cs="Times New Roman"/>
          <w:b/>
          <w:u w:val="single"/>
        </w:rPr>
      </w:pPr>
    </w:p>
    <w:p w14:paraId="6CF0C06C" w14:textId="77777777" w:rsidR="00D934D3" w:rsidRPr="009754A0" w:rsidRDefault="00D934D3" w:rsidP="00256116">
      <w:pPr>
        <w:spacing w:after="140" w:line="276" w:lineRule="auto"/>
        <w:jc w:val="both"/>
        <w:rPr>
          <w:rFonts w:ascii="Times New Roman" w:hAnsi="Times New Roman" w:cs="Times New Roman"/>
          <w:b/>
          <w:u w:val="single"/>
        </w:rPr>
      </w:pPr>
    </w:p>
    <w:p w14:paraId="3F54F96F" w14:textId="77777777" w:rsidR="00D934D3" w:rsidRPr="009754A0" w:rsidRDefault="00D934D3" w:rsidP="00256116">
      <w:pPr>
        <w:spacing w:after="140" w:line="276" w:lineRule="auto"/>
        <w:jc w:val="both"/>
        <w:rPr>
          <w:rFonts w:ascii="Times New Roman" w:hAnsi="Times New Roman" w:cs="Times New Roman"/>
          <w:b/>
          <w:u w:val="single"/>
        </w:rPr>
      </w:pPr>
    </w:p>
    <w:p w14:paraId="3A7EFA1A" w14:textId="77777777" w:rsidR="00D934D3" w:rsidRPr="009754A0" w:rsidRDefault="00D934D3" w:rsidP="00256116">
      <w:pPr>
        <w:spacing w:after="140" w:line="276" w:lineRule="auto"/>
        <w:jc w:val="both"/>
        <w:rPr>
          <w:rFonts w:ascii="Times New Roman" w:hAnsi="Times New Roman" w:cs="Times New Roman"/>
          <w:b/>
          <w:u w:val="single"/>
        </w:rPr>
      </w:pPr>
    </w:p>
    <w:p w14:paraId="613F79DC" w14:textId="77777777" w:rsidR="00D934D3" w:rsidRPr="009754A0" w:rsidRDefault="00D934D3" w:rsidP="00256116">
      <w:pPr>
        <w:spacing w:after="140" w:line="276" w:lineRule="auto"/>
        <w:jc w:val="both"/>
        <w:rPr>
          <w:rFonts w:ascii="Times New Roman" w:hAnsi="Times New Roman" w:cs="Times New Roman"/>
          <w:b/>
          <w:u w:val="single"/>
        </w:rPr>
      </w:pPr>
    </w:p>
    <w:p w14:paraId="23A2AE44" w14:textId="77777777" w:rsidR="00D934D3" w:rsidRPr="009754A0" w:rsidRDefault="00D934D3" w:rsidP="00256116">
      <w:pPr>
        <w:spacing w:after="140" w:line="276" w:lineRule="auto"/>
        <w:jc w:val="both"/>
        <w:rPr>
          <w:rFonts w:ascii="Times New Roman" w:hAnsi="Times New Roman" w:cs="Times New Roman"/>
          <w:b/>
          <w:u w:val="single"/>
        </w:rPr>
      </w:pPr>
    </w:p>
    <w:p w14:paraId="79B8DECA" w14:textId="77777777" w:rsidR="00D934D3" w:rsidRPr="009754A0" w:rsidRDefault="00D934D3" w:rsidP="00256116">
      <w:pPr>
        <w:spacing w:after="140" w:line="276" w:lineRule="auto"/>
        <w:jc w:val="both"/>
        <w:rPr>
          <w:rFonts w:ascii="Times New Roman" w:hAnsi="Times New Roman" w:cs="Times New Roman"/>
          <w:b/>
          <w:u w:val="single"/>
        </w:rPr>
      </w:pPr>
    </w:p>
    <w:p w14:paraId="1ABCE818" w14:textId="2BC0927D" w:rsidR="00FA7F30" w:rsidRPr="009754A0" w:rsidRDefault="00286622" w:rsidP="00256116">
      <w:pPr>
        <w:pStyle w:val="Heading1"/>
        <w:spacing w:line="276" w:lineRule="auto"/>
        <w:rPr>
          <w:rFonts w:ascii="Times New Roman" w:hAnsi="Times New Roman" w:cs="Times New Roman"/>
          <w:color w:val="auto"/>
        </w:rPr>
      </w:pPr>
      <w:bookmarkStart w:id="52" w:name="_Toc197924305"/>
      <w:r w:rsidRPr="009754A0">
        <w:rPr>
          <w:rFonts w:ascii="Times New Roman" w:hAnsi="Times New Roman" w:cs="Times New Roman"/>
          <w:color w:val="auto"/>
        </w:rPr>
        <w:lastRenderedPageBreak/>
        <w:t>Installation and System Acceptance Test</w:t>
      </w:r>
      <w:bookmarkEnd w:id="52"/>
    </w:p>
    <w:p w14:paraId="005FF768" w14:textId="192BB19D" w:rsidR="00FA7F30" w:rsidRPr="009754A0" w:rsidRDefault="00FA7F30" w:rsidP="00256116">
      <w:pPr>
        <w:spacing w:after="140" w:line="276" w:lineRule="auto"/>
        <w:jc w:val="both"/>
        <w:rPr>
          <w:rFonts w:ascii="Times New Roman" w:hAnsi="Times New Roman" w:cs="Times New Roman"/>
          <w:bCs/>
        </w:rPr>
      </w:pPr>
      <w:r w:rsidRPr="009754A0">
        <w:rPr>
          <w:rFonts w:ascii="Times New Roman" w:hAnsi="Times New Roman" w:cs="Times New Roman"/>
          <w:bCs/>
        </w:rPr>
        <w:t>This chapter provides a clear and detailed explanation of how the FactoryAirWatch prototype was successfully installed and tested. It describes both the manual setup of the IoT node and the automated deployment of the web dashboard. The tests conducted verify the system's ability to meet its intended requirements in a controlled prototype setting.</w:t>
      </w:r>
    </w:p>
    <w:p w14:paraId="7CA2F81D" w14:textId="614DC7AD" w:rsidR="00FA7F30" w:rsidRPr="009754A0" w:rsidRDefault="00FA7F30" w:rsidP="00256116">
      <w:pPr>
        <w:pStyle w:val="Heading2"/>
        <w:spacing w:line="276" w:lineRule="auto"/>
        <w:rPr>
          <w:rFonts w:ascii="Times New Roman" w:hAnsi="Times New Roman" w:cs="Times New Roman"/>
          <w:color w:val="auto"/>
        </w:rPr>
      </w:pPr>
      <w:bookmarkStart w:id="53" w:name="_Toc197924306"/>
      <w:r w:rsidRPr="009754A0">
        <w:rPr>
          <w:rFonts w:ascii="Times New Roman" w:hAnsi="Times New Roman" w:cs="Times New Roman"/>
          <w:color w:val="auto"/>
        </w:rPr>
        <w:t>Input Files (Installation Media)</w:t>
      </w:r>
      <w:bookmarkEnd w:id="53"/>
    </w:p>
    <w:p w14:paraId="13157E9B" w14:textId="77777777" w:rsidR="00FA7F30" w:rsidRPr="009754A0" w:rsidRDefault="00FA7F30" w:rsidP="00256116">
      <w:pPr>
        <w:spacing w:after="140" w:line="276" w:lineRule="auto"/>
        <w:jc w:val="both"/>
        <w:rPr>
          <w:rFonts w:ascii="Times New Roman" w:hAnsi="Times New Roman" w:cs="Times New Roman"/>
          <w:bCs/>
        </w:rPr>
      </w:pPr>
      <w:r w:rsidRPr="009754A0">
        <w:rPr>
          <w:rFonts w:ascii="Times New Roman" w:hAnsi="Times New Roman" w:cs="Times New Roman"/>
          <w:bCs/>
        </w:rPr>
        <w:t>The following files were used to set up and run the system. These ensure that the deployment is consistent, secure, and traceable:</w:t>
      </w:r>
    </w:p>
    <w:p w14:paraId="3AA6AACB" w14:textId="21538D39" w:rsidR="00FA7F30" w:rsidRPr="009754A0" w:rsidRDefault="00FA7F30" w:rsidP="007B6476">
      <w:pPr>
        <w:numPr>
          <w:ilvl w:val="0"/>
          <w:numId w:val="47"/>
        </w:numPr>
        <w:spacing w:after="140" w:line="276" w:lineRule="auto"/>
        <w:jc w:val="both"/>
        <w:rPr>
          <w:rFonts w:ascii="Times New Roman" w:hAnsi="Times New Roman" w:cs="Times New Roman"/>
          <w:bCs/>
        </w:rPr>
      </w:pPr>
      <w:r w:rsidRPr="009754A0">
        <w:rPr>
          <w:rFonts w:ascii="Times New Roman" w:hAnsi="Times New Roman" w:cs="Times New Roman"/>
          <w:bCs/>
        </w:rPr>
        <w:t>factoryairwatch-node-v1.4.hex</w:t>
      </w:r>
      <w:r w:rsidR="00C91223" w:rsidRPr="009754A0">
        <w:rPr>
          <w:rFonts w:ascii="Times New Roman" w:hAnsi="Times New Roman" w:cs="Times New Roman"/>
          <w:bCs/>
        </w:rPr>
        <w:t>:</w:t>
      </w:r>
      <w:r w:rsidRPr="009754A0">
        <w:rPr>
          <w:rFonts w:ascii="Times New Roman" w:hAnsi="Times New Roman" w:cs="Times New Roman"/>
          <w:bCs/>
        </w:rPr>
        <w:t xml:space="preserve"> Precompiled firmware image for uploading to the Arduino Mega board.</w:t>
      </w:r>
    </w:p>
    <w:p w14:paraId="26F30736" w14:textId="45E76534" w:rsidR="00FA7F30" w:rsidRPr="009754A0" w:rsidRDefault="00FA7F30" w:rsidP="007B6476">
      <w:pPr>
        <w:numPr>
          <w:ilvl w:val="0"/>
          <w:numId w:val="47"/>
        </w:numPr>
        <w:spacing w:after="140" w:line="276" w:lineRule="auto"/>
        <w:jc w:val="both"/>
        <w:rPr>
          <w:rFonts w:ascii="Times New Roman" w:hAnsi="Times New Roman" w:cs="Times New Roman"/>
          <w:bCs/>
        </w:rPr>
      </w:pPr>
      <w:r w:rsidRPr="009754A0">
        <w:rPr>
          <w:rFonts w:ascii="Times New Roman" w:hAnsi="Times New Roman" w:cs="Times New Roman"/>
          <w:bCs/>
        </w:rPr>
        <w:t>sensor-offsets.json</w:t>
      </w:r>
      <w:r w:rsidR="00C91223" w:rsidRPr="009754A0">
        <w:rPr>
          <w:rFonts w:ascii="Times New Roman" w:hAnsi="Times New Roman" w:cs="Times New Roman"/>
          <w:bCs/>
        </w:rPr>
        <w:t>:</w:t>
      </w:r>
      <w:r w:rsidRPr="009754A0">
        <w:rPr>
          <w:rFonts w:ascii="Times New Roman" w:hAnsi="Times New Roman" w:cs="Times New Roman"/>
          <w:bCs/>
        </w:rPr>
        <w:t xml:space="preserve"> Calibration constants used to adjust sensor accuracy.</w:t>
      </w:r>
    </w:p>
    <w:p w14:paraId="546877CF" w14:textId="274BDDC2" w:rsidR="00FA7F30" w:rsidRPr="009754A0" w:rsidRDefault="00FA7F30" w:rsidP="007B6476">
      <w:pPr>
        <w:numPr>
          <w:ilvl w:val="0"/>
          <w:numId w:val="47"/>
        </w:numPr>
        <w:spacing w:after="140" w:line="276" w:lineRule="auto"/>
        <w:jc w:val="both"/>
        <w:rPr>
          <w:rFonts w:ascii="Times New Roman" w:hAnsi="Times New Roman" w:cs="Times New Roman"/>
          <w:bCs/>
        </w:rPr>
      </w:pPr>
      <w:r w:rsidRPr="009754A0">
        <w:rPr>
          <w:rFonts w:ascii="Times New Roman" w:hAnsi="Times New Roman" w:cs="Times New Roman"/>
          <w:bCs/>
        </w:rPr>
        <w:t>edge-env.template</w:t>
      </w:r>
      <w:r w:rsidR="00C91223" w:rsidRPr="009754A0">
        <w:rPr>
          <w:rFonts w:ascii="Times New Roman" w:hAnsi="Times New Roman" w:cs="Times New Roman"/>
          <w:bCs/>
        </w:rPr>
        <w:t>:</w:t>
      </w:r>
      <w:r w:rsidRPr="009754A0">
        <w:rPr>
          <w:rFonts w:ascii="Times New Roman" w:hAnsi="Times New Roman" w:cs="Times New Roman"/>
          <w:bCs/>
        </w:rPr>
        <w:t xml:space="preserve"> A configuration file containing variables such as GSM APN settings, ThingSpeak keys, and threshold values.</w:t>
      </w:r>
    </w:p>
    <w:p w14:paraId="46C92E32" w14:textId="19198590" w:rsidR="00FA7F30" w:rsidRPr="009754A0" w:rsidRDefault="00FA7F30" w:rsidP="007B6476">
      <w:pPr>
        <w:numPr>
          <w:ilvl w:val="0"/>
          <w:numId w:val="47"/>
        </w:numPr>
        <w:spacing w:after="140" w:line="276" w:lineRule="auto"/>
        <w:jc w:val="both"/>
        <w:rPr>
          <w:rFonts w:ascii="Times New Roman" w:hAnsi="Times New Roman" w:cs="Times New Roman"/>
          <w:bCs/>
        </w:rPr>
      </w:pPr>
      <w:r w:rsidRPr="009754A0">
        <w:rPr>
          <w:rFonts w:ascii="Times New Roman" w:hAnsi="Times New Roman" w:cs="Times New Roman"/>
          <w:bCs/>
        </w:rPr>
        <w:t>schema.prisma</w:t>
      </w:r>
      <w:r w:rsidR="00C91223" w:rsidRPr="009754A0">
        <w:rPr>
          <w:rFonts w:ascii="Times New Roman" w:hAnsi="Times New Roman" w:cs="Times New Roman"/>
          <w:bCs/>
        </w:rPr>
        <w:t xml:space="preserve">: </w:t>
      </w:r>
      <w:r w:rsidRPr="009754A0">
        <w:rPr>
          <w:rFonts w:ascii="Times New Roman" w:hAnsi="Times New Roman" w:cs="Times New Roman"/>
          <w:bCs/>
        </w:rPr>
        <w:t>MySQL database schema with migration history for backend consistency.</w:t>
      </w:r>
    </w:p>
    <w:p w14:paraId="6166A550" w14:textId="0DEEA7B7" w:rsidR="00FA7F30" w:rsidRPr="009754A0" w:rsidRDefault="00FA7F30" w:rsidP="007B6476">
      <w:pPr>
        <w:numPr>
          <w:ilvl w:val="0"/>
          <w:numId w:val="47"/>
        </w:numPr>
        <w:spacing w:after="140" w:line="276" w:lineRule="auto"/>
        <w:jc w:val="both"/>
        <w:rPr>
          <w:rFonts w:ascii="Times New Roman" w:hAnsi="Times New Roman" w:cs="Times New Roman"/>
          <w:bCs/>
        </w:rPr>
      </w:pPr>
      <w:r w:rsidRPr="009754A0">
        <w:rPr>
          <w:rFonts w:ascii="Times New Roman" w:hAnsi="Times New Roman" w:cs="Times New Roman"/>
          <w:bCs/>
        </w:rPr>
        <w:t>dashboard-env.template</w:t>
      </w:r>
      <w:r w:rsidR="00C91223" w:rsidRPr="009754A0">
        <w:rPr>
          <w:rFonts w:ascii="Times New Roman" w:hAnsi="Times New Roman" w:cs="Times New Roman"/>
          <w:bCs/>
        </w:rPr>
        <w:t>:</w:t>
      </w:r>
      <w:r w:rsidRPr="009754A0">
        <w:rPr>
          <w:rFonts w:ascii="Times New Roman" w:hAnsi="Times New Roman" w:cs="Times New Roman"/>
          <w:bCs/>
        </w:rPr>
        <w:t xml:space="preserve"> Used to configure environment variables like database URLs, JWT secrets, and SMTP credentials during dashboard deployment.</w:t>
      </w:r>
    </w:p>
    <w:p w14:paraId="39E0D457" w14:textId="121198C6" w:rsidR="00FA7F30" w:rsidRPr="009754A0" w:rsidRDefault="00FA7F30" w:rsidP="00256116">
      <w:pPr>
        <w:pStyle w:val="Heading2"/>
        <w:spacing w:line="276" w:lineRule="auto"/>
        <w:rPr>
          <w:rFonts w:ascii="Times New Roman" w:hAnsi="Times New Roman" w:cs="Times New Roman"/>
          <w:color w:val="auto"/>
        </w:rPr>
      </w:pPr>
      <w:bookmarkStart w:id="54" w:name="_Toc197924307"/>
      <w:r w:rsidRPr="009754A0">
        <w:rPr>
          <w:rFonts w:ascii="Times New Roman" w:hAnsi="Times New Roman" w:cs="Times New Roman"/>
          <w:color w:val="auto"/>
        </w:rPr>
        <w:t>Supplementary Documentation</w:t>
      </w:r>
      <w:bookmarkEnd w:id="54"/>
    </w:p>
    <w:p w14:paraId="013EE520" w14:textId="77777777" w:rsidR="00FA7F30" w:rsidRPr="009754A0" w:rsidRDefault="00FA7F30" w:rsidP="00256116">
      <w:pPr>
        <w:spacing w:after="140" w:line="276" w:lineRule="auto"/>
        <w:jc w:val="both"/>
        <w:rPr>
          <w:rFonts w:ascii="Times New Roman" w:hAnsi="Times New Roman" w:cs="Times New Roman"/>
        </w:rPr>
      </w:pPr>
      <w:r w:rsidRPr="009754A0">
        <w:rPr>
          <w:rFonts w:ascii="Times New Roman" w:hAnsi="Times New Roman" w:cs="Times New Roman"/>
        </w:rPr>
        <w:t>Additional documentation was provided to support installation and maintenance:</w:t>
      </w:r>
    </w:p>
    <w:p w14:paraId="64E8B618" w14:textId="71BEB2DB" w:rsidR="00FA7F30" w:rsidRPr="009754A0" w:rsidRDefault="00FA7F30" w:rsidP="007B6476">
      <w:pPr>
        <w:numPr>
          <w:ilvl w:val="0"/>
          <w:numId w:val="48"/>
        </w:numPr>
        <w:spacing w:after="140" w:line="276" w:lineRule="auto"/>
        <w:jc w:val="both"/>
        <w:rPr>
          <w:rFonts w:ascii="Times New Roman" w:hAnsi="Times New Roman" w:cs="Times New Roman"/>
        </w:rPr>
      </w:pPr>
      <w:r w:rsidRPr="009754A0">
        <w:rPr>
          <w:rFonts w:ascii="Times New Roman" w:hAnsi="Times New Roman" w:cs="Times New Roman"/>
        </w:rPr>
        <w:t>README-INSTALL.md</w:t>
      </w:r>
      <w:r w:rsidR="00D92F30" w:rsidRPr="009754A0">
        <w:rPr>
          <w:rFonts w:ascii="Times New Roman" w:hAnsi="Times New Roman" w:cs="Times New Roman"/>
        </w:rPr>
        <w:t xml:space="preserve">: </w:t>
      </w:r>
      <w:r w:rsidRPr="009754A0">
        <w:rPr>
          <w:rFonts w:ascii="Times New Roman" w:hAnsi="Times New Roman" w:cs="Times New Roman"/>
        </w:rPr>
        <w:t>Step-by-step guide to flashing firmware, connecting the device, and activating cellular communication.</w:t>
      </w:r>
    </w:p>
    <w:p w14:paraId="4E9E9CC6" w14:textId="3807DD0F" w:rsidR="00FA7F30" w:rsidRPr="009754A0" w:rsidRDefault="00FA7F30" w:rsidP="007B6476">
      <w:pPr>
        <w:numPr>
          <w:ilvl w:val="0"/>
          <w:numId w:val="48"/>
        </w:numPr>
        <w:spacing w:after="140" w:line="276" w:lineRule="auto"/>
        <w:jc w:val="both"/>
        <w:rPr>
          <w:rFonts w:ascii="Times New Roman" w:hAnsi="Times New Roman" w:cs="Times New Roman"/>
        </w:rPr>
      </w:pPr>
      <w:r w:rsidRPr="009754A0">
        <w:rPr>
          <w:rFonts w:ascii="Times New Roman" w:hAnsi="Times New Roman" w:cs="Times New Roman"/>
        </w:rPr>
        <w:t>LICENSE.txt</w:t>
      </w:r>
      <w:r w:rsidR="00D92F30" w:rsidRPr="009754A0">
        <w:rPr>
          <w:rFonts w:ascii="Times New Roman" w:hAnsi="Times New Roman" w:cs="Times New Roman"/>
        </w:rPr>
        <w:t xml:space="preserve">: </w:t>
      </w:r>
      <w:r w:rsidRPr="009754A0">
        <w:rPr>
          <w:rFonts w:ascii="Times New Roman" w:hAnsi="Times New Roman" w:cs="Times New Roman"/>
        </w:rPr>
        <w:t>Open-source licenses covering firmware (MIT) and dashboard code (AGPL-3.0).</w:t>
      </w:r>
    </w:p>
    <w:p w14:paraId="35F12602" w14:textId="108D674F" w:rsidR="00FA7F30" w:rsidRPr="009754A0" w:rsidRDefault="00FA7F30" w:rsidP="007B6476">
      <w:pPr>
        <w:numPr>
          <w:ilvl w:val="0"/>
          <w:numId w:val="48"/>
        </w:numPr>
        <w:spacing w:after="140" w:line="276" w:lineRule="auto"/>
        <w:jc w:val="both"/>
        <w:rPr>
          <w:rFonts w:ascii="Times New Roman" w:hAnsi="Times New Roman" w:cs="Times New Roman"/>
        </w:rPr>
      </w:pPr>
      <w:r w:rsidRPr="009754A0">
        <w:rPr>
          <w:rFonts w:ascii="Times New Roman" w:hAnsi="Times New Roman" w:cs="Times New Roman"/>
        </w:rPr>
        <w:t>SAT-01.pdf</w:t>
      </w:r>
      <w:r w:rsidR="00D92F30" w:rsidRPr="009754A0">
        <w:rPr>
          <w:rFonts w:ascii="Times New Roman" w:hAnsi="Times New Roman" w:cs="Times New Roman"/>
        </w:rPr>
        <w:t xml:space="preserve">: </w:t>
      </w:r>
      <w:r w:rsidRPr="009754A0">
        <w:rPr>
          <w:rFonts w:ascii="Times New Roman" w:hAnsi="Times New Roman" w:cs="Times New Roman"/>
        </w:rPr>
        <w:t>System Acceptance Test script outlining functional and performance test procedures.</w:t>
      </w:r>
    </w:p>
    <w:p w14:paraId="7F4BD88A" w14:textId="11B6B399" w:rsidR="00FA7F30" w:rsidRPr="009754A0" w:rsidRDefault="00FA7F30" w:rsidP="007B6476">
      <w:pPr>
        <w:numPr>
          <w:ilvl w:val="0"/>
          <w:numId w:val="48"/>
        </w:numPr>
        <w:spacing w:after="140" w:line="276" w:lineRule="auto"/>
        <w:jc w:val="both"/>
        <w:rPr>
          <w:rFonts w:ascii="Times New Roman" w:hAnsi="Times New Roman" w:cs="Times New Roman"/>
        </w:rPr>
      </w:pPr>
      <w:r w:rsidRPr="009754A0">
        <w:rPr>
          <w:rFonts w:ascii="Times New Roman" w:hAnsi="Times New Roman" w:cs="Times New Roman"/>
        </w:rPr>
        <w:t>Calibration-guide.pdf</w:t>
      </w:r>
      <w:r w:rsidR="00D92F30" w:rsidRPr="009754A0">
        <w:rPr>
          <w:rFonts w:ascii="Times New Roman" w:hAnsi="Times New Roman" w:cs="Times New Roman"/>
        </w:rPr>
        <w:t xml:space="preserve">: </w:t>
      </w:r>
      <w:r w:rsidRPr="009754A0">
        <w:rPr>
          <w:rFonts w:ascii="Times New Roman" w:hAnsi="Times New Roman" w:cs="Times New Roman"/>
        </w:rPr>
        <w:t>Periodic sensor calibration instructions.</w:t>
      </w:r>
    </w:p>
    <w:p w14:paraId="0E56EC9E" w14:textId="452DAD56" w:rsidR="00FA7F30" w:rsidRPr="009754A0" w:rsidRDefault="00FA7F30" w:rsidP="007B6476">
      <w:pPr>
        <w:numPr>
          <w:ilvl w:val="0"/>
          <w:numId w:val="48"/>
        </w:numPr>
        <w:spacing w:after="140" w:line="276" w:lineRule="auto"/>
        <w:jc w:val="both"/>
        <w:rPr>
          <w:rFonts w:ascii="Times New Roman" w:hAnsi="Times New Roman" w:cs="Times New Roman"/>
        </w:rPr>
      </w:pPr>
      <w:r w:rsidRPr="009754A0">
        <w:rPr>
          <w:rFonts w:ascii="Times New Roman" w:hAnsi="Times New Roman" w:cs="Times New Roman"/>
        </w:rPr>
        <w:t>threshold-profiles.json</w:t>
      </w:r>
      <w:r w:rsidR="00D92F30" w:rsidRPr="009754A0">
        <w:rPr>
          <w:rFonts w:ascii="Times New Roman" w:hAnsi="Times New Roman" w:cs="Times New Roman"/>
        </w:rPr>
        <w:t xml:space="preserve">: </w:t>
      </w:r>
      <w:r w:rsidRPr="009754A0">
        <w:rPr>
          <w:rFonts w:ascii="Times New Roman" w:hAnsi="Times New Roman" w:cs="Times New Roman"/>
        </w:rPr>
        <w:t>Default alert levels for various factory settings, including metal works and food processing.</w:t>
      </w:r>
    </w:p>
    <w:p w14:paraId="73B18363" w14:textId="77777777" w:rsidR="007C0858" w:rsidRPr="009754A0" w:rsidRDefault="007C0858" w:rsidP="00256116">
      <w:pPr>
        <w:spacing w:after="140" w:line="276" w:lineRule="auto"/>
        <w:jc w:val="both"/>
        <w:rPr>
          <w:rFonts w:ascii="Times New Roman" w:hAnsi="Times New Roman" w:cs="Times New Roman"/>
        </w:rPr>
      </w:pPr>
    </w:p>
    <w:p w14:paraId="3672834C" w14:textId="77777777" w:rsidR="007C0858" w:rsidRPr="009754A0" w:rsidRDefault="007C0858" w:rsidP="00256116">
      <w:pPr>
        <w:spacing w:after="140" w:line="276" w:lineRule="auto"/>
        <w:jc w:val="both"/>
        <w:rPr>
          <w:rFonts w:ascii="Times New Roman" w:hAnsi="Times New Roman" w:cs="Times New Roman"/>
        </w:rPr>
      </w:pPr>
    </w:p>
    <w:p w14:paraId="13DF0E59" w14:textId="77777777" w:rsidR="007C0858" w:rsidRPr="009754A0" w:rsidRDefault="007C0858" w:rsidP="00256116">
      <w:pPr>
        <w:spacing w:after="140" w:line="276" w:lineRule="auto"/>
        <w:jc w:val="both"/>
        <w:rPr>
          <w:rFonts w:ascii="Times New Roman" w:hAnsi="Times New Roman" w:cs="Times New Roman"/>
        </w:rPr>
      </w:pPr>
    </w:p>
    <w:p w14:paraId="0CCABEB7" w14:textId="77777777" w:rsidR="007C0858" w:rsidRPr="009754A0" w:rsidRDefault="007C0858" w:rsidP="00256116">
      <w:pPr>
        <w:spacing w:after="140" w:line="276" w:lineRule="auto"/>
        <w:jc w:val="both"/>
        <w:rPr>
          <w:rFonts w:ascii="Times New Roman" w:hAnsi="Times New Roman" w:cs="Times New Roman"/>
        </w:rPr>
      </w:pPr>
    </w:p>
    <w:p w14:paraId="6B4C5D39" w14:textId="77777777" w:rsidR="007C0858" w:rsidRPr="009754A0" w:rsidRDefault="007C0858" w:rsidP="00256116">
      <w:pPr>
        <w:spacing w:after="140" w:line="276" w:lineRule="auto"/>
        <w:jc w:val="both"/>
        <w:rPr>
          <w:rFonts w:ascii="Times New Roman" w:hAnsi="Times New Roman" w:cs="Times New Roman"/>
        </w:rPr>
      </w:pPr>
    </w:p>
    <w:p w14:paraId="23684E12" w14:textId="77777777" w:rsidR="007C0858" w:rsidRPr="009754A0" w:rsidRDefault="007C0858" w:rsidP="00256116">
      <w:pPr>
        <w:spacing w:after="140" w:line="276" w:lineRule="auto"/>
        <w:jc w:val="both"/>
        <w:rPr>
          <w:rFonts w:ascii="Times New Roman" w:hAnsi="Times New Roman" w:cs="Times New Roman"/>
        </w:rPr>
      </w:pPr>
    </w:p>
    <w:p w14:paraId="3CD6CE00" w14:textId="77777777" w:rsidR="007C0858" w:rsidRPr="009754A0" w:rsidRDefault="007C0858" w:rsidP="00256116">
      <w:pPr>
        <w:spacing w:after="140" w:line="276" w:lineRule="auto"/>
        <w:jc w:val="both"/>
        <w:rPr>
          <w:rFonts w:ascii="Times New Roman" w:hAnsi="Times New Roman" w:cs="Times New Roman"/>
        </w:rPr>
      </w:pPr>
    </w:p>
    <w:p w14:paraId="37C01E99" w14:textId="2E9CDE5D" w:rsidR="00FA7F30" w:rsidRPr="009754A0" w:rsidRDefault="00FA7F30" w:rsidP="00256116">
      <w:pPr>
        <w:pStyle w:val="Heading2"/>
        <w:spacing w:line="276" w:lineRule="auto"/>
        <w:rPr>
          <w:rFonts w:ascii="Times New Roman" w:hAnsi="Times New Roman" w:cs="Times New Roman"/>
          <w:color w:val="auto"/>
        </w:rPr>
      </w:pPr>
      <w:bookmarkStart w:id="55" w:name="_Toc197924308"/>
      <w:r w:rsidRPr="009754A0">
        <w:rPr>
          <w:rFonts w:ascii="Times New Roman" w:hAnsi="Times New Roman" w:cs="Times New Roman"/>
          <w:color w:val="auto"/>
        </w:rPr>
        <w:lastRenderedPageBreak/>
        <w:t>Installation Qualification</w:t>
      </w:r>
      <w:bookmarkEnd w:id="55"/>
    </w:p>
    <w:p w14:paraId="6062AC12" w14:textId="71DA1CAE" w:rsidR="00FA7F30" w:rsidRPr="009754A0" w:rsidRDefault="00D5664D" w:rsidP="00256116">
      <w:pPr>
        <w:spacing w:line="276" w:lineRule="auto"/>
        <w:rPr>
          <w:rFonts w:ascii="Times New Roman" w:hAnsi="Times New Roman" w:cs="Times New Roman"/>
          <w:b/>
        </w:rPr>
      </w:pPr>
      <w:r w:rsidRPr="009754A0">
        <w:rPr>
          <w:rFonts w:ascii="Times New Roman" w:hAnsi="Times New Roman" w:cs="Times New Roman"/>
          <w:b/>
        </w:rPr>
        <w:t xml:space="preserve">5.3.1 </w:t>
      </w:r>
      <w:r w:rsidR="00FA7F30" w:rsidRPr="009754A0">
        <w:rPr>
          <w:rFonts w:ascii="Times New Roman" w:hAnsi="Times New Roman" w:cs="Times New Roman"/>
          <w:b/>
        </w:rPr>
        <w:t>IoT Edge Node (Manual Installation)</w:t>
      </w:r>
    </w:p>
    <w:p w14:paraId="44701C3C" w14:textId="77777777" w:rsidR="00FA7F30" w:rsidRPr="009754A0" w:rsidRDefault="00FA7F30" w:rsidP="00256116">
      <w:pPr>
        <w:spacing w:after="140" w:line="276" w:lineRule="auto"/>
        <w:jc w:val="both"/>
        <w:rPr>
          <w:rFonts w:ascii="Times New Roman" w:hAnsi="Times New Roman" w:cs="Times New Roman"/>
        </w:rPr>
      </w:pPr>
      <w:r w:rsidRPr="009754A0">
        <w:rPr>
          <w:rFonts w:ascii="Times New Roman" w:hAnsi="Times New Roman" w:cs="Times New Roman"/>
        </w:rPr>
        <w:t>The edge node was installed manually using these steps:</w:t>
      </w:r>
    </w:p>
    <w:p w14:paraId="1BF800A4" w14:textId="655D0DE6" w:rsidR="00FA7F30" w:rsidRPr="009754A0" w:rsidRDefault="00FA7F30" w:rsidP="007B6476">
      <w:pPr>
        <w:numPr>
          <w:ilvl w:val="0"/>
          <w:numId w:val="49"/>
        </w:numPr>
        <w:spacing w:after="140" w:line="276" w:lineRule="auto"/>
        <w:jc w:val="both"/>
        <w:rPr>
          <w:rFonts w:ascii="Times New Roman" w:hAnsi="Times New Roman" w:cs="Times New Roman"/>
        </w:rPr>
      </w:pPr>
      <w:r w:rsidRPr="009754A0">
        <w:rPr>
          <w:rFonts w:ascii="Times New Roman" w:hAnsi="Times New Roman" w:cs="Times New Roman"/>
        </w:rPr>
        <w:t>Approval</w:t>
      </w:r>
      <w:r w:rsidR="00DB7012" w:rsidRPr="009754A0">
        <w:rPr>
          <w:rFonts w:ascii="Times New Roman" w:hAnsi="Times New Roman" w:cs="Times New Roman"/>
        </w:rPr>
        <w:t>:</w:t>
      </w:r>
      <w:r w:rsidRPr="009754A0">
        <w:rPr>
          <w:rFonts w:ascii="Times New Roman" w:hAnsi="Times New Roman" w:cs="Times New Roman"/>
        </w:rPr>
        <w:t xml:space="preserve"> Installation was greenlit by the </w:t>
      </w:r>
      <w:r w:rsidR="00DB7012" w:rsidRPr="009754A0">
        <w:rPr>
          <w:rFonts w:ascii="Times New Roman" w:hAnsi="Times New Roman" w:cs="Times New Roman"/>
        </w:rPr>
        <w:t>Kevin Mugagrura</w:t>
      </w:r>
      <w:r w:rsidRPr="009754A0">
        <w:rPr>
          <w:rFonts w:ascii="Times New Roman" w:hAnsi="Times New Roman" w:cs="Times New Roman"/>
        </w:rPr>
        <w:t xml:space="preserve"> </w:t>
      </w:r>
      <w:r w:rsidR="00DB7012" w:rsidRPr="009754A0">
        <w:rPr>
          <w:rFonts w:ascii="Times New Roman" w:hAnsi="Times New Roman" w:cs="Times New Roman"/>
        </w:rPr>
        <w:t xml:space="preserve">team member and </w:t>
      </w:r>
      <w:r w:rsidR="00C91223" w:rsidRPr="009754A0">
        <w:rPr>
          <w:rFonts w:ascii="Times New Roman" w:hAnsi="Times New Roman" w:cs="Times New Roman"/>
        </w:rPr>
        <w:t xml:space="preserve">the </w:t>
      </w:r>
      <w:r w:rsidR="00DB7012" w:rsidRPr="009754A0">
        <w:rPr>
          <w:rFonts w:ascii="Times New Roman" w:hAnsi="Times New Roman" w:cs="Times New Roman"/>
        </w:rPr>
        <w:t>IOT student</w:t>
      </w:r>
      <w:r w:rsidRPr="009754A0">
        <w:rPr>
          <w:rFonts w:ascii="Times New Roman" w:hAnsi="Times New Roman" w:cs="Times New Roman"/>
        </w:rPr>
        <w:t>.</w:t>
      </w:r>
    </w:p>
    <w:p w14:paraId="143D5B10" w14:textId="529A46C2" w:rsidR="00FA7F30" w:rsidRPr="009754A0" w:rsidRDefault="00FA7F30" w:rsidP="007B6476">
      <w:pPr>
        <w:numPr>
          <w:ilvl w:val="0"/>
          <w:numId w:val="49"/>
        </w:numPr>
        <w:spacing w:after="140" w:line="276" w:lineRule="auto"/>
        <w:jc w:val="both"/>
        <w:rPr>
          <w:rFonts w:ascii="Times New Roman" w:hAnsi="Times New Roman" w:cs="Times New Roman"/>
        </w:rPr>
      </w:pPr>
      <w:r w:rsidRPr="009754A0">
        <w:rPr>
          <w:rFonts w:ascii="Times New Roman" w:hAnsi="Times New Roman" w:cs="Times New Roman"/>
        </w:rPr>
        <w:t>Physical Setup</w:t>
      </w:r>
      <w:r w:rsidR="00DB7012" w:rsidRPr="009754A0">
        <w:rPr>
          <w:rFonts w:ascii="Times New Roman" w:hAnsi="Times New Roman" w:cs="Times New Roman"/>
        </w:rPr>
        <w:t>:</w:t>
      </w:r>
      <w:r w:rsidRPr="009754A0">
        <w:rPr>
          <w:rFonts w:ascii="Times New Roman" w:hAnsi="Times New Roman" w:cs="Times New Roman"/>
        </w:rPr>
        <w:t xml:space="preserve"> Hardware components were inspected for build quality and sensor placement. All cables and the SIM card were checked.</w:t>
      </w:r>
    </w:p>
    <w:p w14:paraId="10DB333B" w14:textId="0204F6B2" w:rsidR="00FA7F30" w:rsidRPr="009754A0" w:rsidRDefault="00FA7F30" w:rsidP="007B6476">
      <w:pPr>
        <w:numPr>
          <w:ilvl w:val="0"/>
          <w:numId w:val="49"/>
        </w:numPr>
        <w:spacing w:after="140" w:line="276" w:lineRule="auto"/>
        <w:jc w:val="both"/>
        <w:rPr>
          <w:rFonts w:ascii="Times New Roman" w:hAnsi="Times New Roman" w:cs="Times New Roman"/>
        </w:rPr>
      </w:pPr>
      <w:r w:rsidRPr="009754A0">
        <w:rPr>
          <w:rFonts w:ascii="Times New Roman" w:hAnsi="Times New Roman" w:cs="Times New Roman"/>
        </w:rPr>
        <w:t>Flashing Firmwar</w:t>
      </w:r>
      <w:r w:rsidR="00DB7012" w:rsidRPr="009754A0">
        <w:rPr>
          <w:rFonts w:ascii="Times New Roman" w:hAnsi="Times New Roman" w:cs="Times New Roman"/>
        </w:rPr>
        <w:t>e:</w:t>
      </w:r>
      <w:r w:rsidRPr="009754A0">
        <w:rPr>
          <w:rFonts w:ascii="Times New Roman" w:hAnsi="Times New Roman" w:cs="Times New Roman"/>
        </w:rPr>
        <w:t xml:space="preserve"> The precompiled .hex file was uploaded to the Arduino Mega using standard tools.</w:t>
      </w:r>
    </w:p>
    <w:p w14:paraId="44491DAC" w14:textId="7C92C40D" w:rsidR="00FA7F30" w:rsidRPr="009754A0" w:rsidRDefault="00FA7F30" w:rsidP="007B6476">
      <w:pPr>
        <w:numPr>
          <w:ilvl w:val="0"/>
          <w:numId w:val="49"/>
        </w:numPr>
        <w:spacing w:after="140" w:line="276" w:lineRule="auto"/>
        <w:jc w:val="both"/>
        <w:rPr>
          <w:rFonts w:ascii="Times New Roman" w:hAnsi="Times New Roman" w:cs="Times New Roman"/>
        </w:rPr>
      </w:pPr>
      <w:r w:rsidRPr="009754A0">
        <w:rPr>
          <w:rFonts w:ascii="Times New Roman" w:hAnsi="Times New Roman" w:cs="Times New Roman"/>
        </w:rPr>
        <w:t>Power and Boot Chec</w:t>
      </w:r>
      <w:r w:rsidR="00DB7012" w:rsidRPr="009754A0">
        <w:rPr>
          <w:rFonts w:ascii="Times New Roman" w:hAnsi="Times New Roman" w:cs="Times New Roman"/>
        </w:rPr>
        <w:t>k:</w:t>
      </w:r>
      <w:r w:rsidRPr="009754A0">
        <w:rPr>
          <w:rFonts w:ascii="Times New Roman" w:hAnsi="Times New Roman" w:cs="Times New Roman"/>
        </w:rPr>
        <w:t xml:space="preserve"> Upon powering up, the system ran self-checks. The serial console confirmed sensor readiness and </w:t>
      </w:r>
      <w:r w:rsidR="00E472DB">
        <w:rPr>
          <w:rFonts w:ascii="Times New Roman" w:hAnsi="Times New Roman" w:cs="Times New Roman"/>
        </w:rPr>
        <w:t xml:space="preserve">a </w:t>
      </w:r>
      <w:r w:rsidRPr="009754A0">
        <w:rPr>
          <w:rFonts w:ascii="Times New Roman" w:hAnsi="Times New Roman" w:cs="Times New Roman"/>
        </w:rPr>
        <w:t>stable GSM connection.</w:t>
      </w:r>
    </w:p>
    <w:p w14:paraId="44043503" w14:textId="6A98128F" w:rsidR="00FA7F30" w:rsidRPr="009754A0" w:rsidRDefault="00FA7F30" w:rsidP="007B6476">
      <w:pPr>
        <w:numPr>
          <w:ilvl w:val="0"/>
          <w:numId w:val="49"/>
        </w:numPr>
        <w:spacing w:after="140" w:line="276" w:lineRule="auto"/>
        <w:jc w:val="both"/>
        <w:rPr>
          <w:rFonts w:ascii="Times New Roman" w:hAnsi="Times New Roman" w:cs="Times New Roman"/>
        </w:rPr>
      </w:pPr>
      <w:r w:rsidRPr="009754A0">
        <w:rPr>
          <w:rFonts w:ascii="Times New Roman" w:hAnsi="Times New Roman" w:cs="Times New Roman"/>
        </w:rPr>
        <w:t>EEPROM Configuratio</w:t>
      </w:r>
      <w:r w:rsidR="00DB7012" w:rsidRPr="009754A0">
        <w:rPr>
          <w:rFonts w:ascii="Times New Roman" w:hAnsi="Times New Roman" w:cs="Times New Roman"/>
        </w:rPr>
        <w:t>n:</w:t>
      </w:r>
      <w:r w:rsidRPr="009754A0">
        <w:rPr>
          <w:rFonts w:ascii="Times New Roman" w:hAnsi="Times New Roman" w:cs="Times New Roman"/>
        </w:rPr>
        <w:t xml:space="preserve"> Preloaded parameters were written to EEPROM for location and threshold customization.</w:t>
      </w:r>
    </w:p>
    <w:p w14:paraId="707292A6" w14:textId="679CF45A" w:rsidR="00FA7F30" w:rsidRPr="009754A0" w:rsidRDefault="00FA7F30" w:rsidP="007B6476">
      <w:pPr>
        <w:numPr>
          <w:ilvl w:val="0"/>
          <w:numId w:val="49"/>
        </w:numPr>
        <w:spacing w:after="140" w:line="276" w:lineRule="auto"/>
        <w:jc w:val="both"/>
        <w:rPr>
          <w:rFonts w:ascii="Times New Roman" w:hAnsi="Times New Roman" w:cs="Times New Roman"/>
        </w:rPr>
      </w:pPr>
      <w:r w:rsidRPr="009754A0">
        <w:rPr>
          <w:rFonts w:ascii="Times New Roman" w:hAnsi="Times New Roman" w:cs="Times New Roman"/>
        </w:rPr>
        <w:t>Initial Data Push</w:t>
      </w:r>
      <w:r w:rsidR="00DB7012" w:rsidRPr="009754A0">
        <w:rPr>
          <w:rFonts w:ascii="Times New Roman" w:hAnsi="Times New Roman" w:cs="Times New Roman"/>
        </w:rPr>
        <w:t>:</w:t>
      </w:r>
      <w:r w:rsidRPr="009754A0">
        <w:rPr>
          <w:rFonts w:ascii="Times New Roman" w:hAnsi="Times New Roman" w:cs="Times New Roman"/>
        </w:rPr>
        <w:t xml:space="preserve"> The device successfully pushed live data to ThingSpeak within 60 seconds.</w:t>
      </w:r>
    </w:p>
    <w:p w14:paraId="7670CCFB" w14:textId="3836F6FB" w:rsidR="00FA7F30" w:rsidRPr="009754A0" w:rsidRDefault="00FA7F30" w:rsidP="007B6476">
      <w:pPr>
        <w:numPr>
          <w:ilvl w:val="0"/>
          <w:numId w:val="49"/>
        </w:numPr>
        <w:spacing w:after="140" w:line="276" w:lineRule="auto"/>
        <w:jc w:val="both"/>
        <w:rPr>
          <w:rFonts w:ascii="Times New Roman" w:hAnsi="Times New Roman" w:cs="Times New Roman"/>
        </w:rPr>
      </w:pPr>
      <w:r w:rsidRPr="009754A0">
        <w:rPr>
          <w:rFonts w:ascii="Times New Roman" w:hAnsi="Times New Roman" w:cs="Times New Roman"/>
        </w:rPr>
        <w:t>ThingSpeak Setup</w:t>
      </w:r>
      <w:r w:rsidR="00DB7012" w:rsidRPr="009754A0">
        <w:rPr>
          <w:rFonts w:ascii="Times New Roman" w:hAnsi="Times New Roman" w:cs="Times New Roman"/>
        </w:rPr>
        <w:t xml:space="preserve">: </w:t>
      </w:r>
      <w:r w:rsidRPr="009754A0">
        <w:rPr>
          <w:rFonts w:ascii="Times New Roman" w:hAnsi="Times New Roman" w:cs="Times New Roman"/>
        </w:rPr>
        <w:t>A dedicated channel was created to receive and visualize sensor data in real-time.</w:t>
      </w:r>
    </w:p>
    <w:p w14:paraId="034BA9E6" w14:textId="3D91952F" w:rsidR="00C61337" w:rsidRPr="009754A0" w:rsidRDefault="00FA7F30" w:rsidP="007B6476">
      <w:pPr>
        <w:numPr>
          <w:ilvl w:val="0"/>
          <w:numId w:val="49"/>
        </w:numPr>
        <w:spacing w:after="140" w:line="276" w:lineRule="auto"/>
        <w:jc w:val="both"/>
        <w:rPr>
          <w:rFonts w:ascii="Times New Roman" w:hAnsi="Times New Roman" w:cs="Times New Roman"/>
        </w:rPr>
      </w:pPr>
      <w:r w:rsidRPr="009754A0">
        <w:rPr>
          <w:rFonts w:ascii="Times New Roman" w:hAnsi="Times New Roman" w:cs="Times New Roman"/>
        </w:rPr>
        <w:t>Finalization</w:t>
      </w:r>
      <w:r w:rsidR="00DB7012" w:rsidRPr="009754A0">
        <w:rPr>
          <w:rFonts w:ascii="Times New Roman" w:hAnsi="Times New Roman" w:cs="Times New Roman"/>
        </w:rPr>
        <w:t>:</w:t>
      </w:r>
      <w:r w:rsidRPr="009754A0">
        <w:rPr>
          <w:rFonts w:ascii="Times New Roman" w:hAnsi="Times New Roman" w:cs="Times New Roman"/>
        </w:rPr>
        <w:t xml:space="preserve"> The node was sealed, and its location and firmware hash were recorded for reference.</w:t>
      </w:r>
    </w:p>
    <w:p w14:paraId="052F6F8A" w14:textId="55259FFA" w:rsidR="00C61337" w:rsidRPr="009754A0" w:rsidRDefault="00C61337" w:rsidP="00256116">
      <w:pPr>
        <w:spacing w:after="140" w:line="276" w:lineRule="auto"/>
        <w:ind w:left="720"/>
        <w:jc w:val="center"/>
        <w:rPr>
          <w:rFonts w:ascii="Times New Roman" w:hAnsi="Times New Roman" w:cs="Times New Roman"/>
        </w:rPr>
      </w:pPr>
      <w:r w:rsidRPr="009754A0">
        <w:rPr>
          <w:rFonts w:ascii="Times New Roman" w:hAnsi="Times New Roman" w:cs="Times New Roman"/>
          <w:noProof/>
          <w:lang w:eastAsia="en-US" w:bidi="ar-SA"/>
          <w14:ligatures w14:val="standardContextual"/>
        </w:rPr>
        <w:drawing>
          <wp:inline distT="0" distB="0" distL="0" distR="0" wp14:anchorId="1F771BD2" wp14:editId="0E374EF2">
            <wp:extent cx="4727575" cy="3799840"/>
            <wp:effectExtent l="0" t="0" r="0" b="0"/>
            <wp:docPr id="895362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62132" name="Picture 895362132"/>
                    <pic:cNvPicPr/>
                  </pic:nvPicPr>
                  <pic:blipFill>
                    <a:blip r:embed="rId77">
                      <a:extLst>
                        <a:ext uri="{28A0092B-C50C-407E-A947-70E740481C1C}">
                          <a14:useLocalDpi xmlns:a14="http://schemas.microsoft.com/office/drawing/2010/main" val="0"/>
                        </a:ext>
                      </a:extLst>
                    </a:blip>
                    <a:stretch>
                      <a:fillRect/>
                    </a:stretch>
                  </pic:blipFill>
                  <pic:spPr>
                    <a:xfrm>
                      <a:off x="0" y="0"/>
                      <a:ext cx="4732076" cy="3803458"/>
                    </a:xfrm>
                    <a:prstGeom prst="rect">
                      <a:avLst/>
                    </a:prstGeom>
                  </pic:spPr>
                </pic:pic>
              </a:graphicData>
            </a:graphic>
          </wp:inline>
        </w:drawing>
      </w:r>
    </w:p>
    <w:p w14:paraId="7A408DF7" w14:textId="0C6C1A35" w:rsidR="00FA7F30" w:rsidRPr="009754A0" w:rsidRDefault="00204C7B" w:rsidP="00256116">
      <w:pPr>
        <w:pStyle w:val="Caption"/>
        <w:spacing w:line="276" w:lineRule="auto"/>
        <w:rPr>
          <w:rFonts w:ascii="Times New Roman" w:hAnsi="Times New Roman" w:cs="Times New Roman"/>
          <w:color w:val="auto"/>
        </w:rPr>
      </w:pPr>
      <w:bookmarkStart w:id="56" w:name="_Toc197924322"/>
      <w:r w:rsidRPr="009754A0">
        <w:rPr>
          <w:rFonts w:ascii="Times New Roman" w:hAnsi="Times New Roman" w:cs="Times New Roman"/>
          <w:color w:val="auto"/>
        </w:rPr>
        <w:t xml:space="preserve">Figure </w:t>
      </w:r>
      <w:r w:rsidR="00D5664D" w:rsidRPr="009754A0">
        <w:rPr>
          <w:rFonts w:ascii="Times New Roman" w:hAnsi="Times New Roman" w:cs="Times New Roman"/>
          <w:color w:val="auto"/>
        </w:rPr>
        <w:fldChar w:fldCharType="begin"/>
      </w:r>
      <w:r w:rsidR="00D5664D" w:rsidRPr="009754A0">
        <w:rPr>
          <w:rFonts w:ascii="Times New Roman" w:hAnsi="Times New Roman" w:cs="Times New Roman"/>
          <w:color w:val="auto"/>
        </w:rPr>
        <w:instrText xml:space="preserve"> STYLEREF 1 \s </w:instrText>
      </w:r>
      <w:r w:rsidR="00D5664D" w:rsidRPr="009754A0">
        <w:rPr>
          <w:rFonts w:ascii="Times New Roman" w:hAnsi="Times New Roman" w:cs="Times New Roman"/>
          <w:color w:val="auto"/>
        </w:rPr>
        <w:fldChar w:fldCharType="separate"/>
      </w:r>
      <w:r w:rsidR="004F2D4E">
        <w:rPr>
          <w:rFonts w:ascii="Times New Roman" w:hAnsi="Times New Roman" w:cs="Times New Roman"/>
          <w:noProof/>
          <w:color w:val="auto"/>
        </w:rPr>
        <w:t>5</w:t>
      </w:r>
      <w:r w:rsidR="00D5664D" w:rsidRPr="009754A0">
        <w:rPr>
          <w:rFonts w:ascii="Times New Roman" w:hAnsi="Times New Roman" w:cs="Times New Roman"/>
          <w:color w:val="auto"/>
        </w:rPr>
        <w:fldChar w:fldCharType="end"/>
      </w:r>
      <w:r w:rsidR="00D5664D" w:rsidRPr="009754A0">
        <w:rPr>
          <w:rFonts w:ascii="Times New Roman" w:hAnsi="Times New Roman" w:cs="Times New Roman"/>
          <w:color w:val="auto"/>
        </w:rPr>
        <w:t>.3.</w:t>
      </w:r>
      <w:r w:rsidR="00575AC6" w:rsidRPr="009754A0">
        <w:rPr>
          <w:rFonts w:ascii="Times New Roman" w:hAnsi="Times New Roman" w:cs="Times New Roman"/>
          <w:color w:val="auto"/>
        </w:rPr>
        <w:fldChar w:fldCharType="begin"/>
      </w:r>
      <w:r w:rsidR="00575AC6" w:rsidRPr="009754A0">
        <w:rPr>
          <w:rFonts w:ascii="Times New Roman" w:hAnsi="Times New Roman" w:cs="Times New Roman"/>
          <w:color w:val="auto"/>
        </w:rPr>
        <w:instrText xml:space="preserve"> STYLEREF 2 \s </w:instrText>
      </w:r>
      <w:r w:rsidR="00575AC6" w:rsidRPr="009754A0">
        <w:rPr>
          <w:rFonts w:ascii="Times New Roman" w:hAnsi="Times New Roman" w:cs="Times New Roman"/>
          <w:color w:val="auto"/>
        </w:rPr>
        <w:fldChar w:fldCharType="separate"/>
      </w:r>
      <w:r w:rsidR="004F2D4E">
        <w:rPr>
          <w:rFonts w:ascii="Times New Roman" w:hAnsi="Times New Roman" w:cs="Times New Roman"/>
          <w:noProof/>
          <w:color w:val="auto"/>
        </w:rPr>
        <w:t>5.3</w:t>
      </w:r>
      <w:r w:rsidR="00575AC6" w:rsidRPr="009754A0">
        <w:rPr>
          <w:rFonts w:ascii="Times New Roman" w:hAnsi="Times New Roman" w:cs="Times New Roman"/>
          <w:color w:val="auto"/>
        </w:rPr>
        <w:fldChar w:fldCharType="end"/>
      </w:r>
      <w:r w:rsidR="00575AC6" w:rsidRPr="009754A0">
        <w:rPr>
          <w:rFonts w:ascii="Times New Roman" w:hAnsi="Times New Roman" w:cs="Times New Roman"/>
          <w:color w:val="auto"/>
        </w:rPr>
        <w:t>.</w:t>
      </w:r>
      <w:r w:rsidR="00575AC6" w:rsidRPr="009754A0">
        <w:rPr>
          <w:rFonts w:ascii="Times New Roman" w:hAnsi="Times New Roman" w:cs="Times New Roman"/>
          <w:color w:val="auto"/>
        </w:rPr>
        <w:fldChar w:fldCharType="begin"/>
      </w:r>
      <w:r w:rsidR="00575AC6" w:rsidRPr="009754A0">
        <w:rPr>
          <w:rFonts w:ascii="Times New Roman" w:hAnsi="Times New Roman" w:cs="Times New Roman"/>
          <w:color w:val="auto"/>
        </w:rPr>
        <w:instrText xml:space="preserve"> SEQ Figure \* ARABIC \s 2 </w:instrText>
      </w:r>
      <w:r w:rsidR="00575AC6" w:rsidRPr="009754A0">
        <w:rPr>
          <w:rFonts w:ascii="Times New Roman" w:hAnsi="Times New Roman" w:cs="Times New Roman"/>
          <w:color w:val="auto"/>
        </w:rPr>
        <w:fldChar w:fldCharType="separate"/>
      </w:r>
      <w:r w:rsidR="004F2D4E">
        <w:rPr>
          <w:rFonts w:ascii="Times New Roman" w:hAnsi="Times New Roman" w:cs="Times New Roman"/>
          <w:noProof/>
          <w:color w:val="auto"/>
        </w:rPr>
        <w:t>1</w:t>
      </w:r>
      <w:r w:rsidR="00575AC6" w:rsidRPr="009754A0">
        <w:rPr>
          <w:rFonts w:ascii="Times New Roman" w:hAnsi="Times New Roman" w:cs="Times New Roman"/>
          <w:color w:val="auto"/>
        </w:rPr>
        <w:fldChar w:fldCharType="end"/>
      </w:r>
      <w:r w:rsidRPr="009754A0">
        <w:rPr>
          <w:rFonts w:ascii="Times New Roman" w:hAnsi="Times New Roman" w:cs="Times New Roman"/>
          <w:color w:val="auto"/>
        </w:rPr>
        <w:t xml:space="preserve"> fully assembled and working prototype IoT hardware setup with sensors and GSM module.</w:t>
      </w:r>
      <w:bookmarkEnd w:id="56"/>
    </w:p>
    <w:p w14:paraId="0834FD6C" w14:textId="77777777" w:rsidR="00C61337" w:rsidRPr="009754A0" w:rsidRDefault="00C61337" w:rsidP="00256116">
      <w:pPr>
        <w:spacing w:after="140" w:line="276" w:lineRule="auto"/>
        <w:jc w:val="both"/>
        <w:rPr>
          <w:rFonts w:ascii="Times New Roman" w:hAnsi="Times New Roman" w:cs="Times New Roman"/>
        </w:rPr>
      </w:pPr>
    </w:p>
    <w:p w14:paraId="1782C5E2" w14:textId="77777777" w:rsidR="00D5664D" w:rsidRPr="009754A0" w:rsidRDefault="00D5664D" w:rsidP="00256116">
      <w:pPr>
        <w:spacing w:after="140" w:line="276" w:lineRule="auto"/>
        <w:jc w:val="both"/>
        <w:rPr>
          <w:rFonts w:ascii="Times New Roman" w:hAnsi="Times New Roman" w:cs="Times New Roman"/>
          <w:b/>
        </w:rPr>
      </w:pPr>
    </w:p>
    <w:p w14:paraId="19933A03" w14:textId="3828FD1B" w:rsidR="00FA7F30" w:rsidRPr="009754A0" w:rsidRDefault="00FA7F30" w:rsidP="00256116">
      <w:pPr>
        <w:spacing w:after="140" w:line="276" w:lineRule="auto"/>
        <w:jc w:val="both"/>
        <w:rPr>
          <w:rFonts w:ascii="Times New Roman" w:hAnsi="Times New Roman" w:cs="Times New Roman"/>
          <w:b/>
        </w:rPr>
      </w:pPr>
      <w:r w:rsidRPr="009754A0">
        <w:rPr>
          <w:rFonts w:ascii="Times New Roman" w:hAnsi="Times New Roman" w:cs="Times New Roman"/>
          <w:b/>
        </w:rPr>
        <w:t>5.3.2 Cloud Stack Installation (Vercel CI/CD)</w:t>
      </w:r>
    </w:p>
    <w:p w14:paraId="4025538A" w14:textId="77777777" w:rsidR="00FA7F30" w:rsidRPr="009754A0" w:rsidRDefault="00FA7F30" w:rsidP="00256116">
      <w:pPr>
        <w:spacing w:after="140" w:line="276" w:lineRule="auto"/>
        <w:jc w:val="both"/>
        <w:rPr>
          <w:rFonts w:ascii="Times New Roman" w:hAnsi="Times New Roman" w:cs="Times New Roman"/>
        </w:rPr>
      </w:pPr>
      <w:r w:rsidRPr="009754A0">
        <w:rPr>
          <w:rFonts w:ascii="Times New Roman" w:hAnsi="Times New Roman" w:cs="Times New Roman"/>
        </w:rPr>
        <w:t>The cloud dashboard and backend were deployed automatically using GitHub and Vercel:</w:t>
      </w:r>
    </w:p>
    <w:p w14:paraId="7302B5CA" w14:textId="1B9F9773" w:rsidR="00FA7F30" w:rsidRPr="009754A0" w:rsidRDefault="00FA7F30" w:rsidP="007B6476">
      <w:pPr>
        <w:numPr>
          <w:ilvl w:val="0"/>
          <w:numId w:val="50"/>
        </w:numPr>
        <w:spacing w:after="140" w:line="276" w:lineRule="auto"/>
        <w:jc w:val="both"/>
        <w:rPr>
          <w:rFonts w:ascii="Times New Roman" w:hAnsi="Times New Roman" w:cs="Times New Roman"/>
        </w:rPr>
      </w:pPr>
      <w:r w:rsidRPr="009754A0">
        <w:rPr>
          <w:rFonts w:ascii="Times New Roman" w:hAnsi="Times New Roman" w:cs="Times New Roman"/>
        </w:rPr>
        <w:t>Source Code Retrieval</w:t>
      </w:r>
      <w:r w:rsidR="005363A9" w:rsidRPr="009754A0">
        <w:rPr>
          <w:rFonts w:ascii="Times New Roman" w:hAnsi="Times New Roman" w:cs="Times New Roman"/>
        </w:rPr>
        <w:t>:</w:t>
      </w:r>
      <w:r w:rsidRPr="009754A0">
        <w:rPr>
          <w:rFonts w:ascii="Times New Roman" w:hAnsi="Times New Roman" w:cs="Times New Roman"/>
        </w:rPr>
        <w:t xml:space="preserve"> A tagged commit was pushed to GitHub, triggering Vercel to build the project.</w:t>
      </w:r>
    </w:p>
    <w:p w14:paraId="4A04EC5C" w14:textId="5C88F89E" w:rsidR="00FA7F30" w:rsidRPr="009754A0" w:rsidRDefault="00FA7F30" w:rsidP="007B6476">
      <w:pPr>
        <w:numPr>
          <w:ilvl w:val="0"/>
          <w:numId w:val="50"/>
        </w:numPr>
        <w:spacing w:after="140" w:line="276" w:lineRule="auto"/>
        <w:jc w:val="both"/>
        <w:rPr>
          <w:rFonts w:ascii="Times New Roman" w:hAnsi="Times New Roman" w:cs="Times New Roman"/>
        </w:rPr>
      </w:pPr>
      <w:r w:rsidRPr="009754A0">
        <w:rPr>
          <w:rFonts w:ascii="Times New Roman" w:hAnsi="Times New Roman" w:cs="Times New Roman"/>
        </w:rPr>
        <w:t>Schema Migration</w:t>
      </w:r>
      <w:r w:rsidR="005363A9" w:rsidRPr="009754A0">
        <w:rPr>
          <w:rFonts w:ascii="Times New Roman" w:hAnsi="Times New Roman" w:cs="Times New Roman"/>
        </w:rPr>
        <w:t>:</w:t>
      </w:r>
      <w:r w:rsidRPr="009754A0">
        <w:rPr>
          <w:rFonts w:ascii="Times New Roman" w:hAnsi="Times New Roman" w:cs="Times New Roman"/>
        </w:rPr>
        <w:t xml:space="preserve"> The Prisma migration engine updated the MySQL database schema.</w:t>
      </w:r>
    </w:p>
    <w:p w14:paraId="39EC6781" w14:textId="06BEE03E" w:rsidR="00FA7F30" w:rsidRPr="009754A0" w:rsidRDefault="00FA7F30" w:rsidP="007B6476">
      <w:pPr>
        <w:numPr>
          <w:ilvl w:val="0"/>
          <w:numId w:val="50"/>
        </w:numPr>
        <w:spacing w:after="140" w:line="276" w:lineRule="auto"/>
        <w:jc w:val="both"/>
        <w:rPr>
          <w:rFonts w:ascii="Times New Roman" w:hAnsi="Times New Roman" w:cs="Times New Roman"/>
        </w:rPr>
      </w:pPr>
      <w:r w:rsidRPr="009754A0">
        <w:rPr>
          <w:rFonts w:ascii="Times New Roman" w:hAnsi="Times New Roman" w:cs="Times New Roman"/>
        </w:rPr>
        <w:t>Secure Configuration</w:t>
      </w:r>
      <w:r w:rsidR="005363A9" w:rsidRPr="009754A0">
        <w:rPr>
          <w:rFonts w:ascii="Times New Roman" w:hAnsi="Times New Roman" w:cs="Times New Roman"/>
        </w:rPr>
        <w:t>:</w:t>
      </w:r>
      <w:r w:rsidRPr="009754A0">
        <w:rPr>
          <w:rFonts w:ascii="Times New Roman" w:hAnsi="Times New Roman" w:cs="Times New Roman"/>
        </w:rPr>
        <w:t xml:space="preserve"> Environment variables were injected securely via Vercel’s dashboard.</w:t>
      </w:r>
    </w:p>
    <w:p w14:paraId="3D4B90C9" w14:textId="1755C07D" w:rsidR="00FA7F30" w:rsidRPr="009754A0" w:rsidRDefault="00FA7F30" w:rsidP="007B6476">
      <w:pPr>
        <w:numPr>
          <w:ilvl w:val="0"/>
          <w:numId w:val="50"/>
        </w:numPr>
        <w:spacing w:after="140" w:line="276" w:lineRule="auto"/>
        <w:jc w:val="both"/>
        <w:rPr>
          <w:rFonts w:ascii="Times New Roman" w:hAnsi="Times New Roman" w:cs="Times New Roman"/>
        </w:rPr>
      </w:pPr>
      <w:r w:rsidRPr="009754A0">
        <w:rPr>
          <w:rFonts w:ascii="Times New Roman" w:hAnsi="Times New Roman" w:cs="Times New Roman"/>
        </w:rPr>
        <w:t>HTTPS Deployment</w:t>
      </w:r>
      <w:r w:rsidR="005363A9" w:rsidRPr="009754A0">
        <w:rPr>
          <w:rFonts w:ascii="Times New Roman" w:hAnsi="Times New Roman" w:cs="Times New Roman"/>
        </w:rPr>
        <w:t>:</w:t>
      </w:r>
      <w:r w:rsidRPr="009754A0">
        <w:rPr>
          <w:rFonts w:ascii="Times New Roman" w:hAnsi="Times New Roman" w:cs="Times New Roman"/>
        </w:rPr>
        <w:t xml:space="preserve"> Final builds were deployed over SSL using Let’s Encrypt.</w:t>
      </w:r>
    </w:p>
    <w:p w14:paraId="16FE4F74" w14:textId="71DAF089" w:rsidR="00FA7F30" w:rsidRPr="009754A0" w:rsidRDefault="00FA7F30" w:rsidP="007B6476">
      <w:pPr>
        <w:numPr>
          <w:ilvl w:val="0"/>
          <w:numId w:val="50"/>
        </w:numPr>
        <w:spacing w:after="140" w:line="276" w:lineRule="auto"/>
        <w:jc w:val="both"/>
        <w:rPr>
          <w:rFonts w:ascii="Times New Roman" w:hAnsi="Times New Roman" w:cs="Times New Roman"/>
        </w:rPr>
      </w:pPr>
      <w:r w:rsidRPr="009754A0">
        <w:rPr>
          <w:rFonts w:ascii="Times New Roman" w:hAnsi="Times New Roman" w:cs="Times New Roman"/>
        </w:rPr>
        <w:t>Smoke Testing</w:t>
      </w:r>
      <w:r w:rsidR="005363A9" w:rsidRPr="009754A0">
        <w:rPr>
          <w:rFonts w:ascii="Times New Roman" w:hAnsi="Times New Roman" w:cs="Times New Roman"/>
        </w:rPr>
        <w:t>:</w:t>
      </w:r>
      <w:r w:rsidRPr="009754A0">
        <w:rPr>
          <w:rFonts w:ascii="Times New Roman" w:hAnsi="Times New Roman" w:cs="Times New Roman"/>
        </w:rPr>
        <w:t xml:space="preserve"> After deployment, basic functionality (login, API response, chart rendering) was tested automatically.</w:t>
      </w:r>
    </w:p>
    <w:p w14:paraId="353AE637" w14:textId="16332D62" w:rsidR="00FA7F30" w:rsidRPr="009754A0" w:rsidRDefault="00FA7F30" w:rsidP="007B6476">
      <w:pPr>
        <w:numPr>
          <w:ilvl w:val="0"/>
          <w:numId w:val="50"/>
        </w:numPr>
        <w:spacing w:after="140" w:line="276" w:lineRule="auto"/>
        <w:jc w:val="both"/>
        <w:rPr>
          <w:rFonts w:ascii="Times New Roman" w:hAnsi="Times New Roman" w:cs="Times New Roman"/>
        </w:rPr>
      </w:pPr>
      <w:r w:rsidRPr="009754A0">
        <w:rPr>
          <w:rFonts w:ascii="Times New Roman" w:hAnsi="Times New Roman" w:cs="Times New Roman"/>
        </w:rPr>
        <w:t>Custom Domain Setup</w:t>
      </w:r>
      <w:r w:rsidR="005363A9" w:rsidRPr="009754A0">
        <w:rPr>
          <w:rFonts w:ascii="Times New Roman" w:hAnsi="Times New Roman" w:cs="Times New Roman"/>
        </w:rPr>
        <w:t>:</w:t>
      </w:r>
      <w:r w:rsidRPr="009754A0">
        <w:rPr>
          <w:rFonts w:ascii="Times New Roman" w:hAnsi="Times New Roman" w:cs="Times New Roman"/>
        </w:rPr>
        <w:t xml:space="preserve"> </w:t>
      </w:r>
      <w:r w:rsidR="00B77B75" w:rsidRPr="009754A0">
        <w:rPr>
          <w:rFonts w:ascii="Times New Roman" w:hAnsi="Times New Roman" w:cs="Times New Roman"/>
        </w:rPr>
        <w:t>An auto-generated</w:t>
      </w:r>
      <w:r w:rsidRPr="009754A0">
        <w:rPr>
          <w:rFonts w:ascii="Times New Roman" w:hAnsi="Times New Roman" w:cs="Times New Roman"/>
        </w:rPr>
        <w:t xml:space="preserve"> subdomain was configured through Vercel for easier dashboard access.</w:t>
      </w:r>
    </w:p>
    <w:p w14:paraId="76642974" w14:textId="77777777" w:rsidR="00D5664D" w:rsidRPr="009754A0" w:rsidRDefault="000D5BA1" w:rsidP="00256116">
      <w:pPr>
        <w:keepNext/>
        <w:spacing w:after="140" w:line="276" w:lineRule="auto"/>
        <w:jc w:val="both"/>
        <w:rPr>
          <w:rFonts w:ascii="Times New Roman" w:hAnsi="Times New Roman" w:cs="Times New Roman"/>
        </w:rPr>
      </w:pPr>
      <w:r w:rsidRPr="009754A0">
        <w:rPr>
          <w:rFonts w:ascii="Times New Roman" w:hAnsi="Times New Roman" w:cs="Times New Roman"/>
          <w:noProof/>
          <w:lang w:eastAsia="en-US" w:bidi="ar-SA"/>
          <w14:ligatures w14:val="standardContextual"/>
        </w:rPr>
        <w:drawing>
          <wp:inline distT="0" distB="0" distL="0" distR="0" wp14:anchorId="5EBE6CBB" wp14:editId="168B263F">
            <wp:extent cx="6120130" cy="2586355"/>
            <wp:effectExtent l="0" t="0" r="0" b="4445"/>
            <wp:docPr id="9770515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51589" name="Picture 977051589"/>
                    <pic:cNvPicPr/>
                  </pic:nvPicPr>
                  <pic:blipFill rotWithShape="1">
                    <a:blip r:embed="rId78" cstate="print">
                      <a:extLst>
                        <a:ext uri="{28A0092B-C50C-407E-A947-70E740481C1C}">
                          <a14:useLocalDpi xmlns:a14="http://schemas.microsoft.com/office/drawing/2010/main" val="0"/>
                        </a:ext>
                      </a:extLst>
                    </a:blip>
                    <a:srcRect t="2162"/>
                    <a:stretch/>
                  </pic:blipFill>
                  <pic:spPr bwMode="auto">
                    <a:xfrm>
                      <a:off x="0" y="0"/>
                      <a:ext cx="6120130" cy="2586355"/>
                    </a:xfrm>
                    <a:prstGeom prst="rect">
                      <a:avLst/>
                    </a:prstGeom>
                    <a:ln>
                      <a:noFill/>
                    </a:ln>
                    <a:extLst>
                      <a:ext uri="{53640926-AAD7-44D8-BBD7-CCE9431645EC}">
                        <a14:shadowObscured xmlns:a14="http://schemas.microsoft.com/office/drawing/2010/main"/>
                      </a:ext>
                    </a:extLst>
                  </pic:spPr>
                </pic:pic>
              </a:graphicData>
            </a:graphic>
          </wp:inline>
        </w:drawing>
      </w:r>
    </w:p>
    <w:p w14:paraId="61E5EA0B" w14:textId="07B2D89E" w:rsidR="000D5BA1" w:rsidRPr="009754A0" w:rsidRDefault="00D5664D" w:rsidP="00256116">
      <w:pPr>
        <w:pStyle w:val="Caption"/>
        <w:spacing w:line="276" w:lineRule="auto"/>
        <w:jc w:val="both"/>
        <w:rPr>
          <w:rFonts w:ascii="Times New Roman" w:hAnsi="Times New Roman" w:cs="Times New Roman"/>
          <w:color w:val="auto"/>
        </w:rPr>
      </w:pPr>
      <w:bookmarkStart w:id="57" w:name="_Toc197924323"/>
      <w:r w:rsidRPr="009754A0">
        <w:rPr>
          <w:rFonts w:ascii="Times New Roman" w:hAnsi="Times New Roman" w:cs="Times New Roman"/>
          <w:color w:val="auto"/>
        </w:rPr>
        <w:t xml:space="preserve">Figure </w:t>
      </w:r>
      <w:r w:rsidRPr="009754A0">
        <w:rPr>
          <w:rFonts w:ascii="Times New Roman" w:hAnsi="Times New Roman" w:cs="Times New Roman"/>
          <w:color w:val="auto"/>
        </w:rPr>
        <w:fldChar w:fldCharType="begin"/>
      </w:r>
      <w:r w:rsidRPr="009754A0">
        <w:rPr>
          <w:rFonts w:ascii="Times New Roman" w:hAnsi="Times New Roman" w:cs="Times New Roman"/>
          <w:color w:val="auto"/>
        </w:rPr>
        <w:instrText xml:space="preserve"> STYLEREF 1 \s </w:instrText>
      </w:r>
      <w:r w:rsidRPr="009754A0">
        <w:rPr>
          <w:rFonts w:ascii="Times New Roman" w:hAnsi="Times New Roman" w:cs="Times New Roman"/>
          <w:color w:val="auto"/>
        </w:rPr>
        <w:fldChar w:fldCharType="separate"/>
      </w:r>
      <w:r w:rsidR="004F2D4E">
        <w:rPr>
          <w:rFonts w:ascii="Times New Roman" w:hAnsi="Times New Roman" w:cs="Times New Roman"/>
          <w:noProof/>
          <w:color w:val="auto"/>
        </w:rPr>
        <w:t>5</w:t>
      </w:r>
      <w:r w:rsidRPr="009754A0">
        <w:rPr>
          <w:rFonts w:ascii="Times New Roman" w:hAnsi="Times New Roman" w:cs="Times New Roman"/>
          <w:color w:val="auto"/>
        </w:rPr>
        <w:fldChar w:fldCharType="end"/>
      </w:r>
      <w:r w:rsidRPr="009754A0">
        <w:rPr>
          <w:rFonts w:ascii="Times New Roman" w:hAnsi="Times New Roman" w:cs="Times New Roman"/>
          <w:color w:val="auto"/>
        </w:rPr>
        <w:t>.3.</w:t>
      </w:r>
      <w:r w:rsidR="00575AC6" w:rsidRPr="009754A0">
        <w:rPr>
          <w:rFonts w:ascii="Times New Roman" w:hAnsi="Times New Roman" w:cs="Times New Roman"/>
          <w:color w:val="auto"/>
        </w:rPr>
        <w:fldChar w:fldCharType="begin"/>
      </w:r>
      <w:r w:rsidR="00575AC6" w:rsidRPr="009754A0">
        <w:rPr>
          <w:rFonts w:ascii="Times New Roman" w:hAnsi="Times New Roman" w:cs="Times New Roman"/>
          <w:color w:val="auto"/>
        </w:rPr>
        <w:instrText xml:space="preserve"> STYLEREF 2 \s </w:instrText>
      </w:r>
      <w:r w:rsidR="00575AC6" w:rsidRPr="009754A0">
        <w:rPr>
          <w:rFonts w:ascii="Times New Roman" w:hAnsi="Times New Roman" w:cs="Times New Roman"/>
          <w:color w:val="auto"/>
        </w:rPr>
        <w:fldChar w:fldCharType="separate"/>
      </w:r>
      <w:r w:rsidR="004F2D4E">
        <w:rPr>
          <w:rFonts w:ascii="Times New Roman" w:hAnsi="Times New Roman" w:cs="Times New Roman"/>
          <w:noProof/>
          <w:color w:val="auto"/>
        </w:rPr>
        <w:t>5.3</w:t>
      </w:r>
      <w:r w:rsidR="00575AC6" w:rsidRPr="009754A0">
        <w:rPr>
          <w:rFonts w:ascii="Times New Roman" w:hAnsi="Times New Roman" w:cs="Times New Roman"/>
          <w:color w:val="auto"/>
        </w:rPr>
        <w:fldChar w:fldCharType="end"/>
      </w:r>
      <w:r w:rsidR="00575AC6" w:rsidRPr="009754A0">
        <w:rPr>
          <w:rFonts w:ascii="Times New Roman" w:hAnsi="Times New Roman" w:cs="Times New Roman"/>
          <w:color w:val="auto"/>
        </w:rPr>
        <w:t>.</w:t>
      </w:r>
      <w:r w:rsidR="00575AC6" w:rsidRPr="009754A0">
        <w:rPr>
          <w:rFonts w:ascii="Times New Roman" w:hAnsi="Times New Roman" w:cs="Times New Roman"/>
          <w:color w:val="auto"/>
        </w:rPr>
        <w:fldChar w:fldCharType="begin"/>
      </w:r>
      <w:r w:rsidR="00575AC6" w:rsidRPr="009754A0">
        <w:rPr>
          <w:rFonts w:ascii="Times New Roman" w:hAnsi="Times New Roman" w:cs="Times New Roman"/>
          <w:color w:val="auto"/>
        </w:rPr>
        <w:instrText xml:space="preserve"> SEQ Figure \* ARABIC \s 2 </w:instrText>
      </w:r>
      <w:r w:rsidR="00575AC6" w:rsidRPr="009754A0">
        <w:rPr>
          <w:rFonts w:ascii="Times New Roman" w:hAnsi="Times New Roman" w:cs="Times New Roman"/>
          <w:color w:val="auto"/>
        </w:rPr>
        <w:fldChar w:fldCharType="separate"/>
      </w:r>
      <w:r w:rsidR="004F2D4E">
        <w:rPr>
          <w:rFonts w:ascii="Times New Roman" w:hAnsi="Times New Roman" w:cs="Times New Roman"/>
          <w:noProof/>
          <w:color w:val="auto"/>
        </w:rPr>
        <w:t>2</w:t>
      </w:r>
      <w:r w:rsidR="00575AC6" w:rsidRPr="009754A0">
        <w:rPr>
          <w:rFonts w:ascii="Times New Roman" w:hAnsi="Times New Roman" w:cs="Times New Roman"/>
          <w:color w:val="auto"/>
        </w:rPr>
        <w:fldChar w:fldCharType="end"/>
      </w:r>
      <w:r w:rsidRPr="009754A0">
        <w:rPr>
          <w:rFonts w:ascii="Times New Roman" w:hAnsi="Times New Roman" w:cs="Times New Roman"/>
          <w:color w:val="auto"/>
        </w:rPr>
        <w:t xml:space="preserve"> Screenshot of the logged-in dashboard showing live air quality metrics.</w:t>
      </w:r>
      <w:bookmarkEnd w:id="57"/>
    </w:p>
    <w:p w14:paraId="260856C8" w14:textId="3EFF89AE" w:rsidR="00FA7F30" w:rsidRPr="009754A0" w:rsidRDefault="00285BC2" w:rsidP="00256116">
      <w:pPr>
        <w:spacing w:after="140" w:line="276" w:lineRule="auto"/>
        <w:jc w:val="both"/>
        <w:rPr>
          <w:rFonts w:ascii="Times New Roman" w:hAnsi="Times New Roman" w:cs="Times New Roman"/>
          <w:b/>
        </w:rPr>
      </w:pPr>
      <w:r w:rsidRPr="009754A0">
        <w:rPr>
          <w:rFonts w:ascii="Times New Roman" w:hAnsi="Times New Roman" w:cs="Times New Roman"/>
          <w:b/>
        </w:rPr>
        <w:t>5.3.3</w:t>
      </w:r>
      <w:r w:rsidR="00FA7F30" w:rsidRPr="009754A0">
        <w:rPr>
          <w:rFonts w:ascii="Times New Roman" w:hAnsi="Times New Roman" w:cs="Times New Roman"/>
          <w:b/>
        </w:rPr>
        <w:t xml:space="preserve"> Installed Artifacts Verification</w:t>
      </w:r>
    </w:p>
    <w:p w14:paraId="28F5F885" w14:textId="77777777" w:rsidR="00FA7F30" w:rsidRPr="009754A0" w:rsidRDefault="00FA7F30" w:rsidP="00256116">
      <w:pPr>
        <w:spacing w:after="140" w:line="276" w:lineRule="auto"/>
        <w:jc w:val="both"/>
        <w:rPr>
          <w:rFonts w:ascii="Times New Roman" w:hAnsi="Times New Roman" w:cs="Times New Roman"/>
        </w:rPr>
      </w:pPr>
      <w:r w:rsidRPr="009754A0">
        <w:rPr>
          <w:rFonts w:ascii="Times New Roman" w:hAnsi="Times New Roman" w:cs="Times New Roman"/>
        </w:rPr>
        <w:t>After installation, the following items were verified:</w:t>
      </w:r>
    </w:p>
    <w:p w14:paraId="7F4BD330" w14:textId="77777777" w:rsidR="00FA7F30" w:rsidRPr="009754A0" w:rsidRDefault="00FA7F30" w:rsidP="007B6476">
      <w:pPr>
        <w:numPr>
          <w:ilvl w:val="0"/>
          <w:numId w:val="51"/>
        </w:numPr>
        <w:spacing w:after="140" w:line="276" w:lineRule="auto"/>
        <w:jc w:val="both"/>
        <w:rPr>
          <w:rFonts w:ascii="Times New Roman" w:hAnsi="Times New Roman" w:cs="Times New Roman"/>
        </w:rPr>
      </w:pPr>
      <w:r w:rsidRPr="009754A0">
        <w:rPr>
          <w:rFonts w:ascii="Times New Roman" w:hAnsi="Times New Roman" w:cs="Times New Roman"/>
        </w:rPr>
        <w:t>Edge Node: Firmware version, EEPROM data, and sensor initialization were confirmed through the console.</w:t>
      </w:r>
    </w:p>
    <w:p w14:paraId="1AF1E694" w14:textId="77777777" w:rsidR="00FA7F30" w:rsidRPr="009754A0" w:rsidRDefault="00FA7F30" w:rsidP="007B6476">
      <w:pPr>
        <w:numPr>
          <w:ilvl w:val="0"/>
          <w:numId w:val="51"/>
        </w:numPr>
        <w:spacing w:after="140" w:line="276" w:lineRule="auto"/>
        <w:jc w:val="both"/>
        <w:rPr>
          <w:rFonts w:ascii="Times New Roman" w:hAnsi="Times New Roman" w:cs="Times New Roman"/>
        </w:rPr>
      </w:pPr>
      <w:r w:rsidRPr="009754A0">
        <w:rPr>
          <w:rFonts w:ascii="Times New Roman" w:hAnsi="Times New Roman" w:cs="Times New Roman"/>
        </w:rPr>
        <w:t>ThingSpeak Channel: Live data updates were verified every 60 seconds with consistent timestamp alignment.</w:t>
      </w:r>
    </w:p>
    <w:p w14:paraId="4D278545" w14:textId="1770B8A1" w:rsidR="00FA7F30" w:rsidRPr="009754A0" w:rsidRDefault="00FA7F30" w:rsidP="007B6476">
      <w:pPr>
        <w:numPr>
          <w:ilvl w:val="0"/>
          <w:numId w:val="51"/>
        </w:numPr>
        <w:spacing w:after="140" w:line="276" w:lineRule="auto"/>
        <w:jc w:val="both"/>
        <w:rPr>
          <w:rFonts w:ascii="Times New Roman" w:hAnsi="Times New Roman" w:cs="Times New Roman"/>
        </w:rPr>
      </w:pPr>
      <w:r w:rsidRPr="009754A0">
        <w:rPr>
          <w:rFonts w:ascii="Times New Roman" w:hAnsi="Times New Roman" w:cs="Times New Roman"/>
        </w:rPr>
        <w:t>Dashboard: The UI loaded correctly, version number matched the release</w:t>
      </w:r>
      <w:r w:rsidR="0044095B" w:rsidRPr="009754A0">
        <w:rPr>
          <w:rFonts w:ascii="Times New Roman" w:hAnsi="Times New Roman" w:cs="Times New Roman"/>
        </w:rPr>
        <w:t xml:space="preserve"> version</w:t>
      </w:r>
      <w:r w:rsidRPr="009754A0">
        <w:rPr>
          <w:rFonts w:ascii="Times New Roman" w:hAnsi="Times New Roman" w:cs="Times New Roman"/>
        </w:rPr>
        <w:t>, and database responses were accurate.</w:t>
      </w:r>
    </w:p>
    <w:p w14:paraId="0030892D" w14:textId="77777777" w:rsidR="00FA7F30" w:rsidRPr="009754A0" w:rsidRDefault="00FA7F30" w:rsidP="007B6476">
      <w:pPr>
        <w:numPr>
          <w:ilvl w:val="0"/>
          <w:numId w:val="51"/>
        </w:numPr>
        <w:spacing w:after="140" w:line="276" w:lineRule="auto"/>
        <w:jc w:val="both"/>
        <w:rPr>
          <w:rFonts w:ascii="Times New Roman" w:hAnsi="Times New Roman" w:cs="Times New Roman"/>
        </w:rPr>
      </w:pPr>
      <w:r w:rsidRPr="009754A0">
        <w:rPr>
          <w:rFonts w:ascii="Times New Roman" w:hAnsi="Times New Roman" w:cs="Times New Roman"/>
        </w:rPr>
        <w:t>Security: HTTPS certificates were valid and system logs confirmed no access violations during initial use.</w:t>
      </w:r>
    </w:p>
    <w:p w14:paraId="610B4668" w14:textId="1239471B" w:rsidR="00FA7F30" w:rsidRPr="009754A0" w:rsidRDefault="00FA7F30" w:rsidP="00256116">
      <w:pPr>
        <w:spacing w:after="140" w:line="276" w:lineRule="auto"/>
        <w:jc w:val="both"/>
        <w:rPr>
          <w:rFonts w:ascii="Times New Roman" w:hAnsi="Times New Roman" w:cs="Times New Roman"/>
          <w:bCs/>
        </w:rPr>
      </w:pPr>
    </w:p>
    <w:p w14:paraId="4AB09048" w14:textId="77777777" w:rsidR="0044095B" w:rsidRPr="009754A0" w:rsidRDefault="0044095B" w:rsidP="00256116">
      <w:pPr>
        <w:spacing w:after="140" w:line="276" w:lineRule="auto"/>
        <w:jc w:val="both"/>
        <w:rPr>
          <w:rFonts w:ascii="Times New Roman" w:hAnsi="Times New Roman" w:cs="Times New Roman"/>
          <w:bCs/>
        </w:rPr>
      </w:pPr>
    </w:p>
    <w:p w14:paraId="6815FD04" w14:textId="21950DD1" w:rsidR="00FA7F30" w:rsidRPr="009754A0" w:rsidRDefault="00285BC2" w:rsidP="00256116">
      <w:pPr>
        <w:spacing w:after="140" w:line="276" w:lineRule="auto"/>
        <w:jc w:val="both"/>
        <w:rPr>
          <w:rFonts w:ascii="Times New Roman" w:hAnsi="Times New Roman" w:cs="Times New Roman"/>
          <w:b/>
        </w:rPr>
      </w:pPr>
      <w:r w:rsidRPr="009754A0">
        <w:rPr>
          <w:rFonts w:ascii="Times New Roman" w:hAnsi="Times New Roman" w:cs="Times New Roman"/>
          <w:b/>
        </w:rPr>
        <w:t>5.3.4</w:t>
      </w:r>
      <w:r w:rsidR="00FA7F30" w:rsidRPr="009754A0">
        <w:rPr>
          <w:rFonts w:ascii="Times New Roman" w:hAnsi="Times New Roman" w:cs="Times New Roman"/>
          <w:b/>
        </w:rPr>
        <w:t xml:space="preserve"> </w:t>
      </w:r>
      <w:r w:rsidR="00B77B75" w:rsidRPr="009754A0">
        <w:rPr>
          <w:rFonts w:ascii="Times New Roman" w:hAnsi="Times New Roman" w:cs="Times New Roman"/>
          <w:b/>
        </w:rPr>
        <w:t>I</w:t>
      </w:r>
      <w:r w:rsidR="00FA7F30" w:rsidRPr="009754A0">
        <w:rPr>
          <w:rFonts w:ascii="Times New Roman" w:hAnsi="Times New Roman" w:cs="Times New Roman"/>
          <w:b/>
        </w:rPr>
        <w:t>nstallation Checklist</w:t>
      </w:r>
    </w:p>
    <w:p w14:paraId="7CEBC640" w14:textId="77777777" w:rsidR="00286622" w:rsidRPr="009754A0" w:rsidRDefault="00286622" w:rsidP="00256116">
      <w:pPr>
        <w:spacing w:after="140" w:line="276" w:lineRule="auto"/>
        <w:jc w:val="both"/>
        <w:rPr>
          <w:rFonts w:ascii="Times New Roman" w:hAnsi="Times New Roman" w:cs="Times New Roman"/>
          <w:bCs/>
        </w:rPr>
      </w:pPr>
      <w:r w:rsidRPr="009754A0">
        <w:rPr>
          <w:rFonts w:ascii="Times New Roman" w:hAnsi="Times New Roman" w:cs="Times New Roman"/>
          <w:bCs/>
        </w:rPr>
        <w:t>The summarized key verification outcomes are provided below:</w:t>
      </w:r>
    </w:p>
    <w:p w14:paraId="65494CE3" w14:textId="10BA5F57" w:rsidR="00D35465" w:rsidRPr="009754A0" w:rsidRDefault="00D35465" w:rsidP="00256116">
      <w:pPr>
        <w:pStyle w:val="Caption"/>
        <w:keepNext/>
        <w:spacing w:line="276" w:lineRule="auto"/>
        <w:rPr>
          <w:rFonts w:ascii="Times New Roman" w:hAnsi="Times New Roman" w:cs="Times New Roman"/>
          <w:color w:val="auto"/>
        </w:rPr>
      </w:pPr>
      <w:bookmarkStart w:id="58" w:name="_Toc197924341"/>
      <w:r w:rsidRPr="009754A0">
        <w:rPr>
          <w:rFonts w:ascii="Times New Roman" w:hAnsi="Times New Roman" w:cs="Times New Roman"/>
          <w:color w:val="auto"/>
        </w:rPr>
        <w:t xml:space="preserve">Table </w:t>
      </w:r>
      <w:r w:rsidR="003802B2" w:rsidRPr="009754A0">
        <w:rPr>
          <w:rFonts w:ascii="Times New Roman" w:hAnsi="Times New Roman" w:cs="Times New Roman"/>
          <w:color w:val="auto"/>
        </w:rPr>
        <w:fldChar w:fldCharType="begin"/>
      </w:r>
      <w:r w:rsidR="003802B2" w:rsidRPr="009754A0">
        <w:rPr>
          <w:rFonts w:ascii="Times New Roman" w:hAnsi="Times New Roman" w:cs="Times New Roman"/>
          <w:color w:val="auto"/>
        </w:rPr>
        <w:instrText xml:space="preserve"> STYLEREF 1 \s </w:instrText>
      </w:r>
      <w:r w:rsidR="003802B2" w:rsidRPr="009754A0">
        <w:rPr>
          <w:rFonts w:ascii="Times New Roman" w:hAnsi="Times New Roman" w:cs="Times New Roman"/>
          <w:color w:val="auto"/>
        </w:rPr>
        <w:fldChar w:fldCharType="separate"/>
      </w:r>
      <w:r w:rsidR="004F2D4E">
        <w:rPr>
          <w:rFonts w:ascii="Times New Roman" w:hAnsi="Times New Roman" w:cs="Times New Roman"/>
          <w:noProof/>
          <w:color w:val="auto"/>
        </w:rPr>
        <w:t>5</w:t>
      </w:r>
      <w:r w:rsidR="003802B2" w:rsidRPr="009754A0">
        <w:rPr>
          <w:rFonts w:ascii="Times New Roman" w:hAnsi="Times New Roman" w:cs="Times New Roman"/>
          <w:color w:val="auto"/>
        </w:rPr>
        <w:fldChar w:fldCharType="end"/>
      </w:r>
      <w:r w:rsidR="003802B2" w:rsidRPr="009754A0">
        <w:rPr>
          <w:rFonts w:ascii="Times New Roman" w:hAnsi="Times New Roman" w:cs="Times New Roman"/>
          <w:color w:val="auto"/>
        </w:rPr>
        <w:t>.</w:t>
      </w:r>
      <w:r w:rsidR="000F39F1" w:rsidRPr="009754A0">
        <w:rPr>
          <w:rFonts w:ascii="Times New Roman" w:hAnsi="Times New Roman" w:cs="Times New Roman"/>
          <w:color w:val="auto"/>
        </w:rPr>
        <w:t>3</w:t>
      </w:r>
      <w:r w:rsidR="000C0256" w:rsidRPr="009754A0">
        <w:rPr>
          <w:rFonts w:ascii="Times New Roman" w:hAnsi="Times New Roman" w:cs="Times New Roman"/>
          <w:color w:val="auto"/>
        </w:rPr>
        <w:t>.</w:t>
      </w:r>
      <w:r w:rsidR="009754A0" w:rsidRPr="009754A0">
        <w:rPr>
          <w:rFonts w:ascii="Times New Roman" w:hAnsi="Times New Roman" w:cs="Times New Roman"/>
          <w:color w:val="auto"/>
        </w:rPr>
        <w:fldChar w:fldCharType="begin"/>
      </w:r>
      <w:r w:rsidR="009754A0" w:rsidRPr="009754A0">
        <w:rPr>
          <w:rFonts w:ascii="Times New Roman" w:hAnsi="Times New Roman" w:cs="Times New Roman"/>
          <w:color w:val="auto"/>
        </w:rPr>
        <w:instrText xml:space="preserve"> STYLEREF 2 \s </w:instrText>
      </w:r>
      <w:r w:rsidR="009754A0" w:rsidRPr="009754A0">
        <w:rPr>
          <w:rFonts w:ascii="Times New Roman" w:hAnsi="Times New Roman" w:cs="Times New Roman"/>
          <w:color w:val="auto"/>
        </w:rPr>
        <w:fldChar w:fldCharType="separate"/>
      </w:r>
      <w:r w:rsidR="004F2D4E">
        <w:rPr>
          <w:rFonts w:ascii="Times New Roman" w:hAnsi="Times New Roman" w:cs="Times New Roman"/>
          <w:noProof/>
          <w:color w:val="auto"/>
        </w:rPr>
        <w:t>5.3</w:t>
      </w:r>
      <w:r w:rsidR="009754A0" w:rsidRPr="009754A0">
        <w:rPr>
          <w:rFonts w:ascii="Times New Roman" w:hAnsi="Times New Roman" w:cs="Times New Roman"/>
          <w:color w:val="auto"/>
        </w:rPr>
        <w:fldChar w:fldCharType="end"/>
      </w:r>
      <w:r w:rsidR="009754A0" w:rsidRPr="009754A0">
        <w:rPr>
          <w:rFonts w:ascii="Times New Roman" w:hAnsi="Times New Roman" w:cs="Times New Roman"/>
          <w:color w:val="auto"/>
        </w:rPr>
        <w:noBreakHyphen/>
      </w:r>
      <w:r w:rsidR="009754A0" w:rsidRPr="009754A0">
        <w:rPr>
          <w:rFonts w:ascii="Times New Roman" w:hAnsi="Times New Roman" w:cs="Times New Roman"/>
          <w:color w:val="auto"/>
        </w:rPr>
        <w:fldChar w:fldCharType="begin"/>
      </w:r>
      <w:r w:rsidR="009754A0" w:rsidRPr="009754A0">
        <w:rPr>
          <w:rFonts w:ascii="Times New Roman" w:hAnsi="Times New Roman" w:cs="Times New Roman"/>
          <w:color w:val="auto"/>
        </w:rPr>
        <w:instrText xml:space="preserve"> SEQ Table \* ARABIC \s 2 </w:instrText>
      </w:r>
      <w:r w:rsidR="009754A0" w:rsidRPr="009754A0">
        <w:rPr>
          <w:rFonts w:ascii="Times New Roman" w:hAnsi="Times New Roman" w:cs="Times New Roman"/>
          <w:color w:val="auto"/>
        </w:rPr>
        <w:fldChar w:fldCharType="separate"/>
      </w:r>
      <w:r w:rsidR="004F2D4E">
        <w:rPr>
          <w:rFonts w:ascii="Times New Roman" w:hAnsi="Times New Roman" w:cs="Times New Roman"/>
          <w:noProof/>
          <w:color w:val="auto"/>
        </w:rPr>
        <w:t>1</w:t>
      </w:r>
      <w:r w:rsidR="009754A0" w:rsidRPr="009754A0">
        <w:rPr>
          <w:rFonts w:ascii="Times New Roman" w:hAnsi="Times New Roman" w:cs="Times New Roman"/>
          <w:color w:val="auto"/>
        </w:rPr>
        <w:fldChar w:fldCharType="end"/>
      </w:r>
      <w:r w:rsidRPr="009754A0">
        <w:rPr>
          <w:rFonts w:ascii="Times New Roman" w:hAnsi="Times New Roman" w:cs="Times New Roman"/>
          <w:color w:val="auto"/>
        </w:rPr>
        <w:t xml:space="preserve"> Checklist of installation and system acceptance test</w:t>
      </w:r>
      <w:bookmarkEnd w:id="58"/>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6520"/>
      </w:tblGrid>
      <w:tr w:rsidR="00C32876" w:rsidRPr="009754A0" w14:paraId="6CE021E1" w14:textId="77777777" w:rsidTr="00286622">
        <w:trPr>
          <w:cantSplit/>
          <w:tblHeader/>
        </w:trPr>
        <w:tc>
          <w:tcPr>
            <w:tcW w:w="2802" w:type="dxa"/>
            <w:shd w:val="clear" w:color="auto" w:fill="E0E0E0"/>
            <w:tcMar>
              <w:top w:w="57" w:type="dxa"/>
              <w:bottom w:w="57" w:type="dxa"/>
            </w:tcMar>
          </w:tcPr>
          <w:p w14:paraId="2EE0EFAE" w14:textId="77777777" w:rsidR="00286622" w:rsidRPr="009754A0" w:rsidRDefault="00286622" w:rsidP="00256116">
            <w:pPr>
              <w:keepNext/>
              <w:spacing w:line="276" w:lineRule="auto"/>
              <w:jc w:val="both"/>
              <w:rPr>
                <w:rFonts w:ascii="Times New Roman" w:hAnsi="Times New Roman" w:cs="Times New Roman"/>
                <w:i/>
                <w:iCs/>
              </w:rPr>
            </w:pPr>
            <w:r w:rsidRPr="009754A0">
              <w:rPr>
                <w:rFonts w:ascii="Times New Roman" w:hAnsi="Times New Roman" w:cs="Times New Roman"/>
                <w:i/>
                <w:iCs/>
              </w:rPr>
              <w:t>Topics</w:t>
            </w:r>
          </w:p>
        </w:tc>
        <w:tc>
          <w:tcPr>
            <w:tcW w:w="6520" w:type="dxa"/>
            <w:shd w:val="clear" w:color="auto" w:fill="E0E0E0"/>
            <w:tcMar>
              <w:top w:w="57" w:type="dxa"/>
              <w:bottom w:w="57" w:type="dxa"/>
            </w:tcMar>
          </w:tcPr>
          <w:p w14:paraId="0657AEF8" w14:textId="77777777" w:rsidR="00286622" w:rsidRPr="009754A0" w:rsidRDefault="00286622" w:rsidP="00256116">
            <w:pPr>
              <w:keepNext/>
              <w:spacing w:line="276" w:lineRule="auto"/>
              <w:jc w:val="both"/>
              <w:rPr>
                <w:rFonts w:ascii="Times New Roman" w:hAnsi="Times New Roman" w:cs="Times New Roman"/>
                <w:i/>
                <w:iCs/>
              </w:rPr>
            </w:pPr>
            <w:r w:rsidRPr="009754A0">
              <w:rPr>
                <w:rFonts w:ascii="Times New Roman" w:hAnsi="Times New Roman" w:cs="Times New Roman"/>
                <w:b/>
                <w:bCs/>
              </w:rPr>
              <w:t>Installation summary</w:t>
            </w:r>
          </w:p>
        </w:tc>
      </w:tr>
      <w:tr w:rsidR="00C32876" w:rsidRPr="009754A0" w14:paraId="2D27606A" w14:textId="77777777" w:rsidTr="00286622">
        <w:trPr>
          <w:cantSplit/>
        </w:trPr>
        <w:tc>
          <w:tcPr>
            <w:tcW w:w="2802" w:type="dxa"/>
            <w:tcMar>
              <w:top w:w="57" w:type="dxa"/>
              <w:bottom w:w="57" w:type="dxa"/>
            </w:tcMar>
          </w:tcPr>
          <w:p w14:paraId="6D80A102" w14:textId="77777777" w:rsidR="00286622" w:rsidRPr="009754A0" w:rsidRDefault="00286622" w:rsidP="00256116">
            <w:pPr>
              <w:spacing w:after="60" w:line="276" w:lineRule="auto"/>
              <w:jc w:val="both"/>
              <w:rPr>
                <w:rFonts w:ascii="Times New Roman" w:hAnsi="Times New Roman" w:cs="Times New Roman"/>
                <w:b/>
                <w:bCs/>
              </w:rPr>
            </w:pPr>
            <w:r w:rsidRPr="009754A0">
              <w:rPr>
                <w:rFonts w:ascii="Times New Roman" w:hAnsi="Times New Roman" w:cs="Times New Roman"/>
                <w:b/>
                <w:bCs/>
              </w:rPr>
              <w:t>Installation method</w:t>
            </w:r>
          </w:p>
          <w:p w14:paraId="7AADB5B2" w14:textId="3D1BF16A" w:rsidR="00286622" w:rsidRPr="009754A0" w:rsidRDefault="00286622" w:rsidP="00256116">
            <w:pPr>
              <w:spacing w:after="60" w:line="276" w:lineRule="auto"/>
              <w:jc w:val="both"/>
              <w:rPr>
                <w:rFonts w:ascii="Times New Roman" w:hAnsi="Times New Roman" w:cs="Times New Roman"/>
                <w:i/>
                <w:iCs/>
              </w:rPr>
            </w:pPr>
          </w:p>
        </w:tc>
        <w:bookmarkStart w:id="59" w:name="_1807928476"/>
        <w:bookmarkEnd w:id="59"/>
        <w:tc>
          <w:tcPr>
            <w:tcW w:w="6520" w:type="dxa"/>
            <w:tcMar>
              <w:top w:w="57" w:type="dxa"/>
              <w:bottom w:w="57" w:type="dxa"/>
            </w:tcMar>
          </w:tcPr>
          <w:p w14:paraId="7520641F" w14:textId="313FA502" w:rsidR="00286622" w:rsidRPr="009754A0" w:rsidRDefault="00286622" w:rsidP="00256116">
            <w:pPr>
              <w:spacing w:line="276" w:lineRule="auto"/>
              <w:jc w:val="both"/>
              <w:rPr>
                <w:rFonts w:ascii="Times New Roman" w:hAnsi="Times New Roman" w:cs="Times New Roman"/>
              </w:rPr>
            </w:pPr>
            <w:r w:rsidRPr="009754A0">
              <w:rPr>
                <w:rFonts w:ascii="Times New Roman" w:eastAsia="Times New Roman" w:hAnsi="Times New Roman" w:cs="Times New Roman"/>
                <w:szCs w:val="20"/>
              </w:rPr>
              <w:object w:dxaOrig="1440" w:dyaOrig="1440" w14:anchorId="151D24C6">
                <v:shape id="_x0000_i1175" type="#_x0000_t75" style="width:313.7pt;height:20.55pt" o:ole="">
                  <v:imagedata r:id="rId79" o:title=""/>
                </v:shape>
                <w:control r:id="rId80" w:name="CheckBox55" w:shapeid="_x0000_i1175"/>
              </w:object>
            </w:r>
          </w:p>
          <w:bookmarkStart w:id="60" w:name="_1807928478"/>
          <w:bookmarkEnd w:id="60"/>
          <w:p w14:paraId="76AE0034" w14:textId="77F3C5EB" w:rsidR="00286622" w:rsidRPr="009754A0" w:rsidRDefault="00286622" w:rsidP="00256116">
            <w:pPr>
              <w:spacing w:line="276" w:lineRule="auto"/>
              <w:jc w:val="both"/>
              <w:rPr>
                <w:rFonts w:ascii="Times New Roman" w:hAnsi="Times New Roman" w:cs="Times New Roman"/>
              </w:rPr>
            </w:pPr>
            <w:r w:rsidRPr="009754A0">
              <w:rPr>
                <w:rFonts w:ascii="Times New Roman" w:eastAsia="Times New Roman" w:hAnsi="Times New Roman" w:cs="Times New Roman"/>
                <w:szCs w:val="20"/>
              </w:rPr>
              <w:object w:dxaOrig="1440" w:dyaOrig="1440" w14:anchorId="1A187043">
                <v:shape id="_x0000_i1177" type="#_x0000_t75" style="width:308.55pt;height:20.55pt" o:ole="">
                  <v:imagedata r:id="rId81" o:title=""/>
                </v:shape>
                <w:control r:id="rId82" w:name="CheckBox56" w:shapeid="_x0000_i1177"/>
              </w:object>
            </w:r>
          </w:p>
          <w:p w14:paraId="0C4AD057" w14:textId="178BCCF0" w:rsidR="00286622" w:rsidRPr="009754A0" w:rsidRDefault="00286622" w:rsidP="00256116">
            <w:pPr>
              <w:spacing w:line="276" w:lineRule="auto"/>
              <w:jc w:val="both"/>
              <w:rPr>
                <w:rFonts w:ascii="Times New Roman" w:hAnsi="Times New Roman" w:cs="Times New Roman"/>
              </w:rPr>
            </w:pPr>
            <w:r w:rsidRPr="009754A0">
              <w:rPr>
                <w:rFonts w:ascii="Times New Roman" w:hAnsi="Times New Roman" w:cs="Times New Roman"/>
              </w:rPr>
              <w:t xml:space="preserve">Comments: </w:t>
            </w:r>
            <w:r w:rsidR="0044095B" w:rsidRPr="009754A0">
              <w:rPr>
                <w:rFonts w:ascii="Times New Roman" w:hAnsi="Times New Roman" w:cs="Times New Roman"/>
              </w:rPr>
              <w:t>IoT node installed manually; dashboard deployed via CI/CD</w:t>
            </w:r>
          </w:p>
        </w:tc>
      </w:tr>
      <w:tr w:rsidR="00C32876" w:rsidRPr="009754A0" w14:paraId="61B88E78" w14:textId="77777777" w:rsidTr="00286622">
        <w:trPr>
          <w:cantSplit/>
        </w:trPr>
        <w:tc>
          <w:tcPr>
            <w:tcW w:w="2802" w:type="dxa"/>
            <w:tcMar>
              <w:top w:w="57" w:type="dxa"/>
              <w:bottom w:w="57" w:type="dxa"/>
            </w:tcMar>
          </w:tcPr>
          <w:p w14:paraId="5AAA8EEF" w14:textId="77777777" w:rsidR="00286622" w:rsidRPr="009754A0" w:rsidRDefault="00286622" w:rsidP="00256116">
            <w:pPr>
              <w:spacing w:after="60" w:line="276" w:lineRule="auto"/>
              <w:jc w:val="both"/>
              <w:rPr>
                <w:rFonts w:ascii="Times New Roman" w:hAnsi="Times New Roman" w:cs="Times New Roman"/>
                <w:b/>
                <w:bCs/>
              </w:rPr>
            </w:pPr>
            <w:r w:rsidRPr="009754A0">
              <w:rPr>
                <w:rFonts w:ascii="Times New Roman" w:hAnsi="Times New Roman" w:cs="Times New Roman"/>
                <w:b/>
                <w:bCs/>
              </w:rPr>
              <w:t>Installation media</w:t>
            </w:r>
          </w:p>
          <w:p w14:paraId="5C3A4B27" w14:textId="7979756E" w:rsidR="00286622" w:rsidRPr="009754A0" w:rsidRDefault="00286622" w:rsidP="00256116">
            <w:pPr>
              <w:spacing w:after="60" w:line="276" w:lineRule="auto"/>
              <w:jc w:val="both"/>
              <w:rPr>
                <w:rFonts w:ascii="Times New Roman" w:hAnsi="Times New Roman" w:cs="Times New Roman"/>
                <w:i/>
                <w:iCs/>
              </w:rPr>
            </w:pPr>
          </w:p>
        </w:tc>
        <w:tc>
          <w:tcPr>
            <w:tcW w:w="6520" w:type="dxa"/>
            <w:tcMar>
              <w:top w:w="57" w:type="dxa"/>
              <w:bottom w:w="57" w:type="dxa"/>
            </w:tcMar>
          </w:tcPr>
          <w:p w14:paraId="4361F953" w14:textId="612F2499" w:rsidR="00286622" w:rsidRPr="009754A0" w:rsidRDefault="00286622" w:rsidP="00256116">
            <w:pPr>
              <w:spacing w:line="276" w:lineRule="auto"/>
              <w:jc w:val="both"/>
              <w:rPr>
                <w:rFonts w:ascii="Times New Roman" w:hAnsi="Times New Roman" w:cs="Times New Roman"/>
              </w:rPr>
            </w:pPr>
            <w:ins w:id="61" w:author="ALANDA AMBROSE" w:date="2025-05-05T06:28:00Z">
              <w:r w:rsidRPr="009754A0">
                <w:rPr>
                  <w:rFonts w:ascii="Times New Roman" w:eastAsia="Times New Roman" w:hAnsi="Times New Roman" w:cs="Times New Roman"/>
                  <w:szCs w:val="20"/>
                </w:rPr>
                <w:object w:dxaOrig="1440" w:dyaOrig="1440" w14:anchorId="369773E3">
                  <v:shape id="_x0000_i1179" type="#_x0000_t75" style="width:303.45pt;height:20.55pt" o:ole="">
                    <v:imagedata r:id="rId83" o:title=""/>
                  </v:shape>
                  <w:control r:id="rId84" w:name="CheckBox511" w:shapeid="_x0000_i1179"/>
                </w:object>
              </w:r>
              <w:r w:rsidRPr="009754A0">
                <w:rPr>
                  <w:rFonts w:ascii="Times New Roman" w:eastAsia="Times New Roman" w:hAnsi="Times New Roman" w:cs="Times New Roman"/>
                  <w:szCs w:val="20"/>
                </w:rPr>
                <w:object w:dxaOrig="1440" w:dyaOrig="1440" w14:anchorId="6B45921F">
                  <v:shape id="_x0000_i1181" type="#_x0000_t75" style="width:303.45pt;height:20.55pt" o:ole="">
                    <v:imagedata r:id="rId83" o:title=""/>
                  </v:shape>
                  <w:control r:id="rId85" w:name="CheckBox51" w:shapeid="_x0000_i1181"/>
                </w:object>
              </w:r>
            </w:ins>
          </w:p>
          <w:bookmarkStart w:id="62" w:name="_1807928482"/>
          <w:bookmarkEnd w:id="62"/>
          <w:p w14:paraId="20A6BD0C" w14:textId="1B7303C5" w:rsidR="00286622" w:rsidRPr="009754A0" w:rsidRDefault="00286622" w:rsidP="00256116">
            <w:pPr>
              <w:spacing w:line="276" w:lineRule="auto"/>
              <w:jc w:val="both"/>
              <w:rPr>
                <w:rFonts w:ascii="Times New Roman" w:hAnsi="Times New Roman" w:cs="Times New Roman"/>
              </w:rPr>
            </w:pPr>
            <w:r w:rsidRPr="009754A0">
              <w:rPr>
                <w:rFonts w:ascii="Times New Roman" w:eastAsia="Times New Roman" w:hAnsi="Times New Roman" w:cs="Times New Roman"/>
                <w:szCs w:val="20"/>
              </w:rPr>
              <w:object w:dxaOrig="1440" w:dyaOrig="1440" w14:anchorId="6703941D">
                <v:shape id="_x0000_i1183" type="#_x0000_t75" style="width:303.45pt;height:20.55pt" o:ole="">
                  <v:imagedata r:id="rId86" o:title=""/>
                </v:shape>
                <w:control r:id="rId87" w:name="CheckBox52" w:shapeid="_x0000_i1183"/>
              </w:object>
            </w:r>
          </w:p>
          <w:p w14:paraId="37AF2B4F" w14:textId="4EB0CCA8" w:rsidR="00286622" w:rsidRPr="009754A0" w:rsidRDefault="00286622" w:rsidP="00256116">
            <w:pPr>
              <w:spacing w:line="276" w:lineRule="auto"/>
              <w:jc w:val="both"/>
              <w:rPr>
                <w:rFonts w:ascii="Times New Roman" w:hAnsi="Times New Roman" w:cs="Times New Roman"/>
              </w:rPr>
            </w:pPr>
            <w:r w:rsidRPr="009754A0">
              <w:rPr>
                <w:rFonts w:ascii="Times New Roman" w:eastAsia="Times New Roman" w:hAnsi="Times New Roman" w:cs="Times New Roman"/>
                <w:szCs w:val="20"/>
              </w:rPr>
              <w:object w:dxaOrig="1440" w:dyaOrig="1440" w14:anchorId="0F560942">
                <v:shape id="_x0000_i1185" type="#_x0000_t75" style="width:303.45pt;height:20.55pt" o:ole="">
                  <v:imagedata r:id="rId88" o:title=""/>
                </v:shape>
                <w:control r:id="rId89" w:name="CheckBox53" w:shapeid="_x0000_i1185"/>
              </w:object>
            </w:r>
          </w:p>
          <w:p w14:paraId="561D4725" w14:textId="008F74AF" w:rsidR="00286622" w:rsidRPr="009754A0" w:rsidRDefault="00286622" w:rsidP="00256116">
            <w:pPr>
              <w:spacing w:line="276" w:lineRule="auto"/>
              <w:jc w:val="both"/>
              <w:rPr>
                <w:rFonts w:ascii="Times New Roman" w:hAnsi="Times New Roman" w:cs="Times New Roman"/>
              </w:rPr>
            </w:pPr>
            <w:r w:rsidRPr="009754A0">
              <w:rPr>
                <w:rFonts w:ascii="Times New Roman" w:eastAsia="Times New Roman" w:hAnsi="Times New Roman" w:cs="Times New Roman"/>
                <w:szCs w:val="20"/>
              </w:rPr>
              <w:object w:dxaOrig="1440" w:dyaOrig="1440" w14:anchorId="72ADF1F4">
                <v:shape id="_x0000_i1187" type="#_x0000_t75" style="width:308.55pt;height:20.55pt" o:ole="">
                  <v:imagedata r:id="rId90" o:title=""/>
                </v:shape>
                <w:control r:id="rId91" w:name="CheckBox54" w:shapeid="_x0000_i1187"/>
              </w:object>
            </w:r>
          </w:p>
          <w:p w14:paraId="3C3F414A" w14:textId="3E1DDF3C" w:rsidR="00286622" w:rsidRPr="009754A0" w:rsidRDefault="00286622" w:rsidP="00256116">
            <w:pPr>
              <w:spacing w:line="276" w:lineRule="auto"/>
              <w:jc w:val="both"/>
              <w:rPr>
                <w:rFonts w:ascii="Times New Roman" w:hAnsi="Times New Roman" w:cs="Times New Roman"/>
              </w:rPr>
            </w:pPr>
            <w:r w:rsidRPr="009754A0">
              <w:rPr>
                <w:rFonts w:ascii="Times New Roman" w:hAnsi="Times New Roman" w:cs="Times New Roman"/>
              </w:rPr>
              <w:t xml:space="preserve">Comments: </w:t>
            </w:r>
            <w:r w:rsidR="0044095B" w:rsidRPr="009754A0">
              <w:rPr>
                <w:rFonts w:ascii="Times New Roman" w:hAnsi="Times New Roman" w:cs="Times New Roman"/>
              </w:rPr>
              <w:t>Provided via GitHub releases and configuration templates</w:t>
            </w:r>
          </w:p>
        </w:tc>
      </w:tr>
      <w:tr w:rsidR="00D35465" w:rsidRPr="009754A0" w14:paraId="6F17FF6D" w14:textId="77777777" w:rsidTr="00286622">
        <w:trPr>
          <w:cantSplit/>
        </w:trPr>
        <w:tc>
          <w:tcPr>
            <w:tcW w:w="2802" w:type="dxa"/>
            <w:tcMar>
              <w:top w:w="57" w:type="dxa"/>
              <w:bottom w:w="57" w:type="dxa"/>
            </w:tcMar>
          </w:tcPr>
          <w:p w14:paraId="003E8297" w14:textId="77777777" w:rsidR="00286622" w:rsidRPr="009754A0" w:rsidRDefault="00286622" w:rsidP="00256116">
            <w:pPr>
              <w:spacing w:after="60" w:line="276" w:lineRule="auto"/>
              <w:jc w:val="both"/>
              <w:rPr>
                <w:rFonts w:ascii="Times New Roman" w:hAnsi="Times New Roman" w:cs="Times New Roman"/>
                <w:b/>
                <w:bCs/>
              </w:rPr>
            </w:pPr>
            <w:r w:rsidRPr="009754A0">
              <w:rPr>
                <w:rFonts w:ascii="Times New Roman" w:hAnsi="Times New Roman" w:cs="Times New Roman"/>
                <w:b/>
                <w:bCs/>
              </w:rPr>
              <w:t>Installed files</w:t>
            </w:r>
          </w:p>
          <w:p w14:paraId="79248B08" w14:textId="4AA49B96" w:rsidR="00286622" w:rsidRPr="009754A0" w:rsidRDefault="00286622" w:rsidP="00256116">
            <w:pPr>
              <w:spacing w:after="60" w:line="276" w:lineRule="auto"/>
              <w:jc w:val="both"/>
              <w:rPr>
                <w:rFonts w:ascii="Times New Roman" w:hAnsi="Times New Roman" w:cs="Times New Roman"/>
                <w:b/>
                <w:bCs/>
              </w:rPr>
            </w:pPr>
          </w:p>
        </w:tc>
        <w:tc>
          <w:tcPr>
            <w:tcW w:w="6520" w:type="dxa"/>
            <w:tcMar>
              <w:top w:w="57" w:type="dxa"/>
              <w:bottom w:w="57" w:type="dxa"/>
            </w:tcMa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761"/>
            </w:tblGrid>
            <w:tr w:rsidR="00C32876" w:rsidRPr="009754A0" w14:paraId="6AF2945E" w14:textId="77777777" w:rsidTr="0044095B">
              <w:trPr>
                <w:tblCellSpacing w:w="15" w:type="dxa"/>
              </w:trPr>
              <w:tc>
                <w:tcPr>
                  <w:tcW w:w="36" w:type="dxa"/>
                  <w:vAlign w:val="center"/>
                  <w:hideMark/>
                </w:tcPr>
                <w:p w14:paraId="56F254A6" w14:textId="77777777" w:rsidR="0044095B" w:rsidRPr="009754A0" w:rsidRDefault="0044095B" w:rsidP="00256116">
                  <w:pPr>
                    <w:suppressAutoHyphens w:val="0"/>
                    <w:spacing w:line="276" w:lineRule="auto"/>
                    <w:rPr>
                      <w:rFonts w:ascii="Times New Roman" w:eastAsia="Times New Roman" w:hAnsi="Times New Roman" w:cs="Times New Roman"/>
                      <w:kern w:val="0"/>
                      <w:lang w:eastAsia="en-US" w:bidi="ar-SA"/>
                    </w:rPr>
                  </w:pPr>
                </w:p>
              </w:tc>
              <w:tc>
                <w:tcPr>
                  <w:tcW w:w="6716" w:type="dxa"/>
                  <w:vAlign w:val="center"/>
                  <w:hideMark/>
                </w:tcPr>
                <w:p w14:paraId="38C6013A" w14:textId="3E3EF6BC" w:rsidR="0044095B" w:rsidRPr="009754A0" w:rsidRDefault="00EE204E" w:rsidP="007B6476">
                  <w:pPr>
                    <w:pStyle w:val="ListParagraph"/>
                    <w:numPr>
                      <w:ilvl w:val="0"/>
                      <w:numId w:val="53"/>
                    </w:numPr>
                    <w:suppressAutoHyphens w:val="0"/>
                    <w:spacing w:line="276" w:lineRule="auto"/>
                    <w:rPr>
                      <w:rFonts w:ascii="Times New Roman" w:eastAsia="Times New Roman" w:hAnsi="Times New Roman" w:cs="Times New Roman"/>
                      <w:kern w:val="0"/>
                      <w:lang w:eastAsia="en-US" w:bidi="ar-SA"/>
                    </w:rPr>
                  </w:pPr>
                  <w:r w:rsidRPr="009754A0">
                    <w:rPr>
                      <w:rFonts w:ascii="Times New Roman" w:eastAsia="Times New Roman" w:hAnsi="Times New Roman" w:cs="Times New Roman"/>
                      <w:kern w:val="0"/>
                      <w:lang w:eastAsia="en-US" w:bidi="ar-SA"/>
                    </w:rPr>
                    <w:t>. hex</w:t>
                  </w:r>
                  <w:r w:rsidR="0044095B" w:rsidRPr="009754A0">
                    <w:rPr>
                      <w:rFonts w:ascii="Times New Roman" w:eastAsia="Times New Roman" w:hAnsi="Times New Roman" w:cs="Times New Roman"/>
                      <w:kern w:val="0"/>
                      <w:lang w:eastAsia="en-US" w:bidi="ar-SA"/>
                    </w:rPr>
                    <w:t xml:space="preserve"> firmware</w:t>
                  </w:r>
                </w:p>
                <w:p w14:paraId="6031EA39" w14:textId="77777777" w:rsidR="0044095B" w:rsidRPr="009754A0" w:rsidRDefault="0044095B" w:rsidP="007B6476">
                  <w:pPr>
                    <w:pStyle w:val="ListParagraph"/>
                    <w:numPr>
                      <w:ilvl w:val="0"/>
                      <w:numId w:val="53"/>
                    </w:numPr>
                    <w:suppressAutoHyphens w:val="0"/>
                    <w:spacing w:line="276" w:lineRule="auto"/>
                    <w:rPr>
                      <w:rFonts w:ascii="Times New Roman" w:eastAsia="Times New Roman" w:hAnsi="Times New Roman" w:cs="Times New Roman"/>
                      <w:kern w:val="0"/>
                      <w:lang w:eastAsia="en-US" w:bidi="ar-SA"/>
                    </w:rPr>
                  </w:pPr>
                  <w:r w:rsidRPr="009754A0">
                    <w:rPr>
                      <w:rFonts w:ascii="Times New Roman" w:eastAsia="Times New Roman" w:hAnsi="Times New Roman" w:cs="Times New Roman"/>
                      <w:kern w:val="0"/>
                      <w:lang w:eastAsia="en-US" w:bidi="ar-SA"/>
                    </w:rPr>
                    <w:t xml:space="preserve"> JSON configs</w:t>
                  </w:r>
                </w:p>
                <w:p w14:paraId="19CFBC05" w14:textId="77777777" w:rsidR="0044095B" w:rsidRPr="009754A0" w:rsidRDefault="0044095B" w:rsidP="007B6476">
                  <w:pPr>
                    <w:pStyle w:val="ListParagraph"/>
                    <w:numPr>
                      <w:ilvl w:val="0"/>
                      <w:numId w:val="53"/>
                    </w:numPr>
                    <w:suppressAutoHyphens w:val="0"/>
                    <w:spacing w:line="276" w:lineRule="auto"/>
                    <w:rPr>
                      <w:rFonts w:ascii="Times New Roman" w:eastAsia="Times New Roman" w:hAnsi="Times New Roman" w:cs="Times New Roman"/>
                      <w:kern w:val="0"/>
                      <w:lang w:eastAsia="en-US" w:bidi="ar-SA"/>
                    </w:rPr>
                  </w:pPr>
                  <w:r w:rsidRPr="009754A0">
                    <w:rPr>
                      <w:rFonts w:ascii="Times New Roman" w:eastAsia="Times New Roman" w:hAnsi="Times New Roman" w:cs="Times New Roman"/>
                      <w:kern w:val="0"/>
                      <w:lang w:eastAsia="en-US" w:bidi="ar-SA"/>
                    </w:rPr>
                    <w:t xml:space="preserve"> Prisma schema</w:t>
                  </w:r>
                </w:p>
                <w:p w14:paraId="26B0B5C3" w14:textId="77777777" w:rsidR="0044095B" w:rsidRPr="009754A0" w:rsidRDefault="0044095B" w:rsidP="007B6476">
                  <w:pPr>
                    <w:pStyle w:val="ListParagraph"/>
                    <w:numPr>
                      <w:ilvl w:val="0"/>
                      <w:numId w:val="53"/>
                    </w:numPr>
                    <w:suppressAutoHyphens w:val="0"/>
                    <w:spacing w:line="276" w:lineRule="auto"/>
                    <w:rPr>
                      <w:rFonts w:ascii="Times New Roman" w:eastAsia="Times New Roman" w:hAnsi="Times New Roman" w:cs="Times New Roman"/>
                      <w:kern w:val="0"/>
                      <w:lang w:eastAsia="en-US" w:bidi="ar-SA"/>
                    </w:rPr>
                  </w:pPr>
                  <w:r w:rsidRPr="009754A0">
                    <w:rPr>
                      <w:rFonts w:ascii="Times New Roman" w:eastAsia="Times New Roman" w:hAnsi="Times New Roman" w:cs="Times New Roman"/>
                      <w:kern w:val="0"/>
                      <w:lang w:eastAsia="en-US" w:bidi="ar-SA"/>
                    </w:rPr>
                    <w:t xml:space="preserve"> environment templates</w:t>
                  </w:r>
                </w:p>
                <w:p w14:paraId="29A646B0" w14:textId="4A679672" w:rsidR="0044095B" w:rsidRPr="009754A0" w:rsidRDefault="0044095B" w:rsidP="007B6476">
                  <w:pPr>
                    <w:pStyle w:val="ListParagraph"/>
                    <w:numPr>
                      <w:ilvl w:val="0"/>
                      <w:numId w:val="53"/>
                    </w:numPr>
                    <w:suppressAutoHyphens w:val="0"/>
                    <w:spacing w:line="276" w:lineRule="auto"/>
                    <w:rPr>
                      <w:rFonts w:ascii="Times New Roman" w:eastAsia="Times New Roman" w:hAnsi="Times New Roman" w:cs="Times New Roman"/>
                      <w:kern w:val="0"/>
                      <w:lang w:eastAsia="en-US" w:bidi="ar-SA"/>
                    </w:rPr>
                  </w:pPr>
                  <w:r w:rsidRPr="009754A0">
                    <w:rPr>
                      <w:rFonts w:ascii="Times New Roman" w:eastAsia="Times New Roman" w:hAnsi="Times New Roman" w:cs="Times New Roman"/>
                      <w:kern w:val="0"/>
                      <w:lang w:eastAsia="en-US" w:bidi="ar-SA"/>
                    </w:rPr>
                    <w:t>J</w:t>
                  </w:r>
                  <w:r w:rsidR="00754810" w:rsidRPr="009754A0">
                    <w:rPr>
                      <w:rFonts w:ascii="Times New Roman" w:eastAsia="Times New Roman" w:hAnsi="Times New Roman" w:cs="Times New Roman"/>
                      <w:kern w:val="0"/>
                      <w:lang w:eastAsia="en-US" w:bidi="ar-SA"/>
                    </w:rPr>
                    <w:t>SX</w:t>
                  </w:r>
                  <w:r w:rsidRPr="009754A0">
                    <w:rPr>
                      <w:rFonts w:ascii="Times New Roman" w:eastAsia="Times New Roman" w:hAnsi="Times New Roman" w:cs="Times New Roman"/>
                      <w:kern w:val="0"/>
                      <w:lang w:eastAsia="en-US" w:bidi="ar-SA"/>
                    </w:rPr>
                    <w:t xml:space="preserve"> build files</w:t>
                  </w:r>
                </w:p>
              </w:tc>
            </w:tr>
          </w:tbl>
          <w:p w14:paraId="11150971" w14:textId="77777777" w:rsidR="00286622" w:rsidRPr="009754A0" w:rsidRDefault="00286622" w:rsidP="00256116">
            <w:pPr>
              <w:spacing w:line="276" w:lineRule="auto"/>
              <w:jc w:val="both"/>
              <w:rPr>
                <w:rFonts w:ascii="Times New Roman" w:hAnsi="Times New Roman" w:cs="Times New Roman"/>
              </w:rPr>
            </w:pPr>
          </w:p>
        </w:tc>
      </w:tr>
    </w:tbl>
    <w:p w14:paraId="4F53AE81" w14:textId="77777777" w:rsidR="00326768" w:rsidRPr="009754A0" w:rsidRDefault="00326768" w:rsidP="00256116">
      <w:pPr>
        <w:spacing w:after="140" w:line="276" w:lineRule="auto"/>
        <w:jc w:val="both"/>
        <w:rPr>
          <w:rFonts w:ascii="Times New Roman" w:hAnsi="Times New Roman" w:cs="Times New Roman"/>
          <w:b/>
          <w:u w:val="single"/>
        </w:rPr>
      </w:pPr>
    </w:p>
    <w:p w14:paraId="06AEEE77" w14:textId="7F6F453F" w:rsidR="00286622" w:rsidRPr="009754A0" w:rsidRDefault="006009E8" w:rsidP="00256116">
      <w:pPr>
        <w:pStyle w:val="Caption"/>
        <w:spacing w:line="276" w:lineRule="auto"/>
        <w:rPr>
          <w:rFonts w:ascii="Times New Roman" w:hAnsi="Times New Roman" w:cs="Times New Roman"/>
          <w:b/>
          <w:color w:val="auto"/>
          <w:u w:val="single"/>
        </w:rPr>
      </w:pPr>
      <w:bookmarkStart w:id="63" w:name="_Toc197924342"/>
      <w:r w:rsidRPr="009754A0">
        <w:rPr>
          <w:rFonts w:ascii="Times New Roman" w:hAnsi="Times New Roman" w:cs="Times New Roman"/>
          <w:color w:val="auto"/>
        </w:rPr>
        <w:t xml:space="preserve">Table </w:t>
      </w:r>
      <w:r w:rsidR="003802B2" w:rsidRPr="009754A0">
        <w:rPr>
          <w:rFonts w:ascii="Times New Roman" w:hAnsi="Times New Roman" w:cs="Times New Roman"/>
          <w:color w:val="auto"/>
        </w:rPr>
        <w:fldChar w:fldCharType="begin"/>
      </w:r>
      <w:r w:rsidR="003802B2" w:rsidRPr="009754A0">
        <w:rPr>
          <w:rFonts w:ascii="Times New Roman" w:hAnsi="Times New Roman" w:cs="Times New Roman"/>
          <w:color w:val="auto"/>
        </w:rPr>
        <w:instrText xml:space="preserve"> STYLEREF 1 \s </w:instrText>
      </w:r>
      <w:r w:rsidR="003802B2" w:rsidRPr="009754A0">
        <w:rPr>
          <w:rFonts w:ascii="Times New Roman" w:hAnsi="Times New Roman" w:cs="Times New Roman"/>
          <w:color w:val="auto"/>
        </w:rPr>
        <w:fldChar w:fldCharType="separate"/>
      </w:r>
      <w:r w:rsidR="004F2D4E">
        <w:rPr>
          <w:rFonts w:ascii="Times New Roman" w:hAnsi="Times New Roman" w:cs="Times New Roman"/>
          <w:noProof/>
          <w:color w:val="auto"/>
        </w:rPr>
        <w:t>5</w:t>
      </w:r>
      <w:r w:rsidR="003802B2" w:rsidRPr="009754A0">
        <w:rPr>
          <w:rFonts w:ascii="Times New Roman" w:hAnsi="Times New Roman" w:cs="Times New Roman"/>
          <w:color w:val="auto"/>
        </w:rPr>
        <w:fldChar w:fldCharType="end"/>
      </w:r>
      <w:r w:rsidR="003802B2" w:rsidRPr="009754A0">
        <w:rPr>
          <w:rFonts w:ascii="Times New Roman" w:hAnsi="Times New Roman" w:cs="Times New Roman"/>
          <w:color w:val="auto"/>
        </w:rPr>
        <w:t>.</w:t>
      </w:r>
      <w:r w:rsidR="009A1D8A" w:rsidRPr="009754A0">
        <w:rPr>
          <w:rFonts w:ascii="Times New Roman" w:hAnsi="Times New Roman" w:cs="Times New Roman"/>
          <w:color w:val="auto"/>
        </w:rPr>
        <w:t>3</w:t>
      </w:r>
      <w:r w:rsidR="000C0256" w:rsidRPr="009754A0">
        <w:rPr>
          <w:rFonts w:ascii="Times New Roman" w:hAnsi="Times New Roman" w:cs="Times New Roman"/>
          <w:color w:val="auto"/>
        </w:rPr>
        <w:t>.</w:t>
      </w:r>
      <w:r w:rsidR="009754A0" w:rsidRPr="009754A0">
        <w:rPr>
          <w:rFonts w:ascii="Times New Roman" w:hAnsi="Times New Roman" w:cs="Times New Roman"/>
          <w:color w:val="auto"/>
        </w:rPr>
        <w:fldChar w:fldCharType="begin"/>
      </w:r>
      <w:r w:rsidR="009754A0" w:rsidRPr="009754A0">
        <w:rPr>
          <w:rFonts w:ascii="Times New Roman" w:hAnsi="Times New Roman" w:cs="Times New Roman"/>
          <w:color w:val="auto"/>
        </w:rPr>
        <w:instrText xml:space="preserve"> STYLEREF 2 \s </w:instrText>
      </w:r>
      <w:r w:rsidR="009754A0" w:rsidRPr="009754A0">
        <w:rPr>
          <w:rFonts w:ascii="Times New Roman" w:hAnsi="Times New Roman" w:cs="Times New Roman"/>
          <w:color w:val="auto"/>
        </w:rPr>
        <w:fldChar w:fldCharType="separate"/>
      </w:r>
      <w:r w:rsidR="004F2D4E">
        <w:rPr>
          <w:rFonts w:ascii="Times New Roman" w:hAnsi="Times New Roman" w:cs="Times New Roman"/>
          <w:noProof/>
          <w:color w:val="auto"/>
        </w:rPr>
        <w:t>5.3</w:t>
      </w:r>
      <w:r w:rsidR="009754A0" w:rsidRPr="009754A0">
        <w:rPr>
          <w:rFonts w:ascii="Times New Roman" w:hAnsi="Times New Roman" w:cs="Times New Roman"/>
          <w:color w:val="auto"/>
        </w:rPr>
        <w:fldChar w:fldCharType="end"/>
      </w:r>
      <w:r w:rsidR="009754A0" w:rsidRPr="009754A0">
        <w:rPr>
          <w:rFonts w:ascii="Times New Roman" w:hAnsi="Times New Roman" w:cs="Times New Roman"/>
          <w:color w:val="auto"/>
        </w:rPr>
        <w:noBreakHyphen/>
      </w:r>
      <w:r w:rsidR="009754A0" w:rsidRPr="009754A0">
        <w:rPr>
          <w:rFonts w:ascii="Times New Roman" w:hAnsi="Times New Roman" w:cs="Times New Roman"/>
          <w:color w:val="auto"/>
        </w:rPr>
        <w:fldChar w:fldCharType="begin"/>
      </w:r>
      <w:r w:rsidR="009754A0" w:rsidRPr="009754A0">
        <w:rPr>
          <w:rFonts w:ascii="Times New Roman" w:hAnsi="Times New Roman" w:cs="Times New Roman"/>
          <w:color w:val="auto"/>
        </w:rPr>
        <w:instrText xml:space="preserve"> SEQ Table \* ARABIC \s 2 </w:instrText>
      </w:r>
      <w:r w:rsidR="009754A0" w:rsidRPr="009754A0">
        <w:rPr>
          <w:rFonts w:ascii="Times New Roman" w:hAnsi="Times New Roman" w:cs="Times New Roman"/>
          <w:color w:val="auto"/>
        </w:rPr>
        <w:fldChar w:fldCharType="separate"/>
      </w:r>
      <w:r w:rsidR="004F2D4E">
        <w:rPr>
          <w:rFonts w:ascii="Times New Roman" w:hAnsi="Times New Roman" w:cs="Times New Roman"/>
          <w:noProof/>
          <w:color w:val="auto"/>
        </w:rPr>
        <w:t>2</w:t>
      </w:r>
      <w:r w:rsidR="009754A0" w:rsidRPr="009754A0">
        <w:rPr>
          <w:rFonts w:ascii="Times New Roman" w:hAnsi="Times New Roman" w:cs="Times New Roman"/>
          <w:color w:val="auto"/>
        </w:rPr>
        <w:fldChar w:fldCharType="end"/>
      </w:r>
      <w:r w:rsidRPr="009754A0">
        <w:rPr>
          <w:rFonts w:ascii="Times New Roman" w:hAnsi="Times New Roman" w:cs="Times New Roman"/>
          <w:color w:val="auto"/>
        </w:rPr>
        <w:t xml:space="preserve"> Installation Procedure Check</w:t>
      </w:r>
      <w:bookmarkEnd w:id="63"/>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4677"/>
        <w:gridCol w:w="1843"/>
      </w:tblGrid>
      <w:tr w:rsidR="00C32876" w:rsidRPr="009754A0" w14:paraId="2400206B" w14:textId="77777777" w:rsidTr="00286622">
        <w:trPr>
          <w:cantSplit/>
          <w:tblHeader/>
        </w:trPr>
        <w:tc>
          <w:tcPr>
            <w:tcW w:w="2802" w:type="dxa"/>
            <w:shd w:val="clear" w:color="auto" w:fill="E0E0E0"/>
            <w:tcMar>
              <w:top w:w="57" w:type="dxa"/>
              <w:bottom w:w="57" w:type="dxa"/>
            </w:tcMar>
          </w:tcPr>
          <w:p w14:paraId="7FFEF410" w14:textId="77777777" w:rsidR="00286622" w:rsidRPr="009754A0" w:rsidRDefault="00286622" w:rsidP="00256116">
            <w:pPr>
              <w:keepNext/>
              <w:spacing w:line="276" w:lineRule="auto"/>
              <w:jc w:val="both"/>
              <w:rPr>
                <w:rFonts w:ascii="Times New Roman" w:hAnsi="Times New Roman" w:cs="Times New Roman"/>
                <w:i/>
                <w:iCs/>
              </w:rPr>
            </w:pPr>
            <w:r w:rsidRPr="009754A0">
              <w:rPr>
                <w:rFonts w:ascii="Times New Roman" w:hAnsi="Times New Roman" w:cs="Times New Roman"/>
                <w:i/>
                <w:iCs/>
              </w:rPr>
              <w:t>Topics</w:t>
            </w:r>
          </w:p>
        </w:tc>
        <w:tc>
          <w:tcPr>
            <w:tcW w:w="4677" w:type="dxa"/>
            <w:shd w:val="clear" w:color="auto" w:fill="E0E0E0"/>
            <w:tcMar>
              <w:top w:w="57" w:type="dxa"/>
              <w:bottom w:w="57" w:type="dxa"/>
            </w:tcMar>
          </w:tcPr>
          <w:p w14:paraId="72E609CA" w14:textId="77777777" w:rsidR="00286622" w:rsidRPr="009754A0" w:rsidRDefault="00286622" w:rsidP="00256116">
            <w:pPr>
              <w:spacing w:line="276" w:lineRule="auto"/>
              <w:jc w:val="both"/>
              <w:rPr>
                <w:rFonts w:ascii="Times New Roman" w:hAnsi="Times New Roman" w:cs="Times New Roman"/>
                <w:b/>
                <w:bCs/>
              </w:rPr>
            </w:pPr>
            <w:r w:rsidRPr="009754A0">
              <w:rPr>
                <w:rFonts w:ascii="Times New Roman" w:hAnsi="Times New Roman" w:cs="Times New Roman"/>
                <w:b/>
                <w:bCs/>
              </w:rPr>
              <w:t>Installation procedure</w:t>
            </w:r>
          </w:p>
        </w:tc>
        <w:tc>
          <w:tcPr>
            <w:tcW w:w="1843" w:type="dxa"/>
            <w:shd w:val="clear" w:color="auto" w:fill="E0E0E0"/>
            <w:tcMar>
              <w:top w:w="57" w:type="dxa"/>
              <w:bottom w:w="57" w:type="dxa"/>
            </w:tcMar>
          </w:tcPr>
          <w:p w14:paraId="7E126D82" w14:textId="77777777" w:rsidR="00286622" w:rsidRPr="009754A0" w:rsidRDefault="00286622" w:rsidP="00256116">
            <w:pPr>
              <w:keepNext/>
              <w:spacing w:line="276" w:lineRule="auto"/>
              <w:jc w:val="both"/>
              <w:rPr>
                <w:rFonts w:ascii="Times New Roman" w:hAnsi="Times New Roman" w:cs="Times New Roman"/>
                <w:i/>
                <w:iCs/>
              </w:rPr>
            </w:pPr>
            <w:r w:rsidRPr="009754A0">
              <w:rPr>
                <w:rFonts w:ascii="Times New Roman" w:hAnsi="Times New Roman" w:cs="Times New Roman"/>
                <w:i/>
                <w:iCs/>
              </w:rPr>
              <w:t>Date / Initials</w:t>
            </w:r>
          </w:p>
        </w:tc>
      </w:tr>
      <w:tr w:rsidR="00C32876" w:rsidRPr="009754A0" w14:paraId="57C12F1C" w14:textId="77777777" w:rsidTr="00286622">
        <w:trPr>
          <w:cantSplit/>
        </w:trPr>
        <w:tc>
          <w:tcPr>
            <w:tcW w:w="2802" w:type="dxa"/>
            <w:tcMar>
              <w:top w:w="57" w:type="dxa"/>
              <w:bottom w:w="57" w:type="dxa"/>
            </w:tcMar>
          </w:tcPr>
          <w:p w14:paraId="7910DB9D" w14:textId="6740837C" w:rsidR="00286622" w:rsidRPr="009754A0" w:rsidRDefault="00286622" w:rsidP="00256116">
            <w:pPr>
              <w:spacing w:after="60" w:line="276" w:lineRule="auto"/>
              <w:jc w:val="both"/>
              <w:rPr>
                <w:rFonts w:ascii="Times New Roman" w:hAnsi="Times New Roman" w:cs="Times New Roman"/>
                <w:b/>
                <w:bCs/>
              </w:rPr>
            </w:pPr>
            <w:r w:rsidRPr="009754A0">
              <w:rPr>
                <w:rFonts w:ascii="Times New Roman" w:hAnsi="Times New Roman" w:cs="Times New Roman"/>
                <w:b/>
                <w:bCs/>
              </w:rPr>
              <w:t>Authorization</w:t>
            </w:r>
          </w:p>
        </w:tc>
        <w:tc>
          <w:tcPr>
            <w:tcW w:w="4677" w:type="dxa"/>
            <w:tcMar>
              <w:top w:w="57" w:type="dxa"/>
              <w:bottom w:w="57" w:type="dxa"/>
            </w:tcMar>
          </w:tcPr>
          <w:p w14:paraId="16C61C16" w14:textId="79D5C7C5" w:rsidR="00286622" w:rsidRPr="009754A0" w:rsidRDefault="00286622" w:rsidP="00256116">
            <w:pPr>
              <w:spacing w:line="276" w:lineRule="auto"/>
              <w:jc w:val="both"/>
              <w:rPr>
                <w:rFonts w:ascii="Times New Roman" w:hAnsi="Times New Roman" w:cs="Times New Roman"/>
              </w:rPr>
            </w:pPr>
            <w:r w:rsidRPr="009754A0">
              <w:rPr>
                <w:rFonts w:ascii="Times New Roman" w:hAnsi="Times New Roman" w:cs="Times New Roman"/>
              </w:rPr>
              <w:t xml:space="preserve">Person responsible: </w:t>
            </w:r>
            <w:r w:rsidR="008239F8" w:rsidRPr="009754A0">
              <w:rPr>
                <w:rFonts w:ascii="Times New Roman" w:hAnsi="Times New Roman" w:cs="Times New Roman"/>
              </w:rPr>
              <w:t>Ambrose Alanda &amp; Cynthia Musimenta</w:t>
            </w:r>
          </w:p>
        </w:tc>
        <w:tc>
          <w:tcPr>
            <w:tcW w:w="1843" w:type="dxa"/>
            <w:tcMar>
              <w:top w:w="57" w:type="dxa"/>
              <w:bottom w:w="57" w:type="dxa"/>
            </w:tcMar>
          </w:tcPr>
          <w:p w14:paraId="493029D2" w14:textId="6951F226" w:rsidR="00286622" w:rsidRPr="009754A0" w:rsidRDefault="008239F8" w:rsidP="00256116">
            <w:pPr>
              <w:spacing w:line="276" w:lineRule="auto"/>
              <w:jc w:val="both"/>
              <w:rPr>
                <w:rFonts w:ascii="Times New Roman" w:hAnsi="Times New Roman" w:cs="Times New Roman"/>
              </w:rPr>
            </w:pPr>
            <w:r w:rsidRPr="009754A0">
              <w:rPr>
                <w:rFonts w:ascii="Times New Roman" w:hAnsi="Times New Roman" w:cs="Times New Roman"/>
              </w:rPr>
              <w:t>29 April 2025, A.A., C.M</w:t>
            </w:r>
          </w:p>
        </w:tc>
      </w:tr>
      <w:tr w:rsidR="00286622" w:rsidRPr="009754A0" w14:paraId="537E60EB" w14:textId="77777777" w:rsidTr="00286622">
        <w:trPr>
          <w:cantSplit/>
        </w:trPr>
        <w:tc>
          <w:tcPr>
            <w:tcW w:w="2802" w:type="dxa"/>
            <w:tcMar>
              <w:top w:w="57" w:type="dxa"/>
              <w:bottom w:w="57" w:type="dxa"/>
            </w:tcMar>
          </w:tcPr>
          <w:p w14:paraId="29392C80" w14:textId="77777777" w:rsidR="00286622" w:rsidRPr="009754A0" w:rsidRDefault="00286622" w:rsidP="00256116">
            <w:pPr>
              <w:spacing w:after="60" w:line="276" w:lineRule="auto"/>
              <w:jc w:val="both"/>
              <w:rPr>
                <w:rFonts w:ascii="Times New Roman" w:hAnsi="Times New Roman" w:cs="Times New Roman"/>
                <w:b/>
                <w:bCs/>
              </w:rPr>
            </w:pPr>
            <w:r w:rsidRPr="009754A0">
              <w:rPr>
                <w:rFonts w:ascii="Times New Roman" w:hAnsi="Times New Roman" w:cs="Times New Roman"/>
                <w:b/>
                <w:bCs/>
              </w:rPr>
              <w:t>Installation test</w:t>
            </w:r>
          </w:p>
          <w:p w14:paraId="116CF07C" w14:textId="5D5507BB" w:rsidR="00286622" w:rsidRPr="009754A0" w:rsidRDefault="00286622" w:rsidP="00256116">
            <w:pPr>
              <w:spacing w:after="60" w:line="276" w:lineRule="auto"/>
              <w:jc w:val="both"/>
              <w:rPr>
                <w:rFonts w:ascii="Times New Roman" w:hAnsi="Times New Roman" w:cs="Times New Roman"/>
                <w:i/>
                <w:iCs/>
              </w:rPr>
            </w:pPr>
          </w:p>
        </w:tc>
        <w:tc>
          <w:tcPr>
            <w:tcW w:w="4677" w:type="dxa"/>
            <w:tcMar>
              <w:top w:w="57" w:type="dxa"/>
              <w:bottom w:w="57" w:type="dxa"/>
            </w:tcMar>
          </w:tcPr>
          <w:p w14:paraId="1B52918D" w14:textId="7AFC448A" w:rsidR="00286622" w:rsidRPr="009754A0" w:rsidRDefault="00286622" w:rsidP="00256116">
            <w:pPr>
              <w:spacing w:line="276" w:lineRule="auto"/>
              <w:jc w:val="both"/>
              <w:rPr>
                <w:rFonts w:ascii="Times New Roman" w:hAnsi="Times New Roman" w:cs="Times New Roman"/>
              </w:rPr>
            </w:pPr>
            <w:r w:rsidRPr="009754A0">
              <w:rPr>
                <w:rFonts w:ascii="Times New Roman" w:eastAsia="Times New Roman" w:hAnsi="Times New Roman" w:cs="Times New Roman"/>
                <w:szCs w:val="20"/>
              </w:rPr>
              <w:object w:dxaOrig="1440" w:dyaOrig="1440" w14:anchorId="16281AB3">
                <v:shape id="_x0000_i1189" type="#_x0000_t75" style="width:221.15pt;height:20.55pt" o:ole="">
                  <v:imagedata r:id="rId92" o:title=""/>
                </v:shape>
                <w:control r:id="rId93" w:name="CheckBox57" w:shapeid="_x0000_i1189"/>
              </w:object>
            </w:r>
          </w:p>
          <w:p w14:paraId="49A69328" w14:textId="1D2B2897" w:rsidR="00286622" w:rsidRPr="009754A0" w:rsidRDefault="00286622" w:rsidP="00256116">
            <w:pPr>
              <w:spacing w:line="276" w:lineRule="auto"/>
              <w:jc w:val="both"/>
              <w:rPr>
                <w:rFonts w:ascii="Times New Roman" w:hAnsi="Times New Roman" w:cs="Times New Roman"/>
              </w:rPr>
            </w:pPr>
            <w:r w:rsidRPr="009754A0">
              <w:rPr>
                <w:rFonts w:ascii="Times New Roman" w:eastAsia="Times New Roman" w:hAnsi="Times New Roman" w:cs="Times New Roman"/>
                <w:szCs w:val="20"/>
              </w:rPr>
              <w:object w:dxaOrig="1440" w:dyaOrig="1440" w14:anchorId="1B94FEA6">
                <v:shape id="_x0000_i1191" type="#_x0000_t75" style="width:221.15pt;height:20.55pt" o:ole="">
                  <v:imagedata r:id="rId94" o:title=""/>
                </v:shape>
                <w:control r:id="rId95" w:name="CheckBox58" w:shapeid="_x0000_i1191"/>
              </w:object>
            </w:r>
          </w:p>
          <w:p w14:paraId="16684392" w14:textId="53579C2C" w:rsidR="00286622" w:rsidRPr="009754A0" w:rsidRDefault="00286622" w:rsidP="00256116">
            <w:pPr>
              <w:spacing w:line="276" w:lineRule="auto"/>
              <w:jc w:val="both"/>
              <w:rPr>
                <w:rFonts w:ascii="Times New Roman" w:hAnsi="Times New Roman" w:cs="Times New Roman"/>
              </w:rPr>
            </w:pPr>
            <w:r w:rsidRPr="009754A0">
              <w:rPr>
                <w:rFonts w:ascii="Times New Roman" w:eastAsia="Times New Roman" w:hAnsi="Times New Roman" w:cs="Times New Roman"/>
                <w:szCs w:val="20"/>
              </w:rPr>
              <w:object w:dxaOrig="1440" w:dyaOrig="1440" w14:anchorId="3DF9F3EE">
                <v:shape id="_x0000_i1193" type="#_x0000_t75" style="width:3in;height:20.55pt" o:ole="">
                  <v:imagedata r:id="rId96" o:title=""/>
                </v:shape>
                <w:control r:id="rId97" w:name="CheckBox60" w:shapeid="_x0000_i1193"/>
              </w:object>
            </w:r>
          </w:p>
          <w:p w14:paraId="38F4E9F1" w14:textId="3F95857A" w:rsidR="00286622" w:rsidRPr="009754A0" w:rsidRDefault="00286622" w:rsidP="00256116">
            <w:pPr>
              <w:spacing w:line="276" w:lineRule="auto"/>
              <w:jc w:val="both"/>
              <w:rPr>
                <w:rFonts w:ascii="Times New Roman" w:hAnsi="Times New Roman" w:cs="Times New Roman"/>
              </w:rPr>
            </w:pPr>
            <w:r w:rsidRPr="009754A0">
              <w:rPr>
                <w:rFonts w:ascii="Times New Roman" w:eastAsia="Times New Roman" w:hAnsi="Times New Roman" w:cs="Times New Roman"/>
                <w:szCs w:val="20"/>
              </w:rPr>
              <w:object w:dxaOrig="1440" w:dyaOrig="1440" w14:anchorId="390FD232">
                <v:shape id="_x0000_i1195" type="#_x0000_t75" style="width:3in;height:20.55pt" o:ole="">
                  <v:imagedata r:id="rId98" o:title=""/>
                </v:shape>
                <w:control r:id="rId99" w:name="CheckBox59" w:shapeid="_x0000_i1195"/>
              </w:object>
            </w:r>
          </w:p>
          <w:p w14:paraId="26BF9B58" w14:textId="0CA4DB5A" w:rsidR="00286622" w:rsidRPr="009754A0" w:rsidRDefault="00286622" w:rsidP="00256116">
            <w:pPr>
              <w:spacing w:line="276" w:lineRule="auto"/>
              <w:jc w:val="both"/>
              <w:rPr>
                <w:rFonts w:ascii="Times New Roman" w:hAnsi="Times New Roman" w:cs="Times New Roman"/>
              </w:rPr>
            </w:pPr>
            <w:r w:rsidRPr="009754A0">
              <w:rPr>
                <w:rFonts w:ascii="Times New Roman" w:hAnsi="Times New Roman" w:cs="Times New Roman"/>
              </w:rPr>
              <w:t>Comments:</w:t>
            </w:r>
            <w:r w:rsidR="008239F8" w:rsidRPr="009754A0">
              <w:rPr>
                <w:rFonts w:ascii="Times New Roman" w:hAnsi="Times New Roman" w:cs="Times New Roman"/>
              </w:rPr>
              <w:t xml:space="preserve"> System passed startup and first data push</w:t>
            </w:r>
          </w:p>
        </w:tc>
        <w:tc>
          <w:tcPr>
            <w:tcW w:w="1843" w:type="dxa"/>
            <w:tcMar>
              <w:top w:w="57" w:type="dxa"/>
              <w:bottom w:w="57" w:type="dxa"/>
            </w:tcMar>
          </w:tcPr>
          <w:p w14:paraId="1FB73BD0" w14:textId="3242841F" w:rsidR="00286622" w:rsidRPr="009754A0" w:rsidRDefault="008239F8" w:rsidP="00256116">
            <w:pPr>
              <w:spacing w:line="276" w:lineRule="auto"/>
              <w:jc w:val="both"/>
              <w:rPr>
                <w:rFonts w:ascii="Times New Roman" w:hAnsi="Times New Roman" w:cs="Times New Roman"/>
              </w:rPr>
            </w:pPr>
            <w:r w:rsidRPr="009754A0">
              <w:rPr>
                <w:rFonts w:ascii="Times New Roman" w:hAnsi="Times New Roman" w:cs="Times New Roman"/>
              </w:rPr>
              <w:t>29 April 2025, A.A., C.M</w:t>
            </w:r>
          </w:p>
        </w:tc>
      </w:tr>
    </w:tbl>
    <w:p w14:paraId="3BF9470A" w14:textId="77777777" w:rsidR="000F39F1" w:rsidRPr="009754A0" w:rsidRDefault="000F39F1" w:rsidP="00256116">
      <w:pPr>
        <w:spacing w:after="140" w:line="276" w:lineRule="auto"/>
        <w:jc w:val="both"/>
        <w:rPr>
          <w:rFonts w:ascii="Times New Roman" w:hAnsi="Times New Roman" w:cs="Times New Roman"/>
          <w:b/>
        </w:rPr>
      </w:pPr>
    </w:p>
    <w:p w14:paraId="12168AF8" w14:textId="3894B53A" w:rsidR="00C61337" w:rsidRPr="009754A0" w:rsidRDefault="00285BC2" w:rsidP="00256116">
      <w:pPr>
        <w:spacing w:after="140" w:line="276" w:lineRule="auto"/>
        <w:jc w:val="both"/>
        <w:rPr>
          <w:rFonts w:ascii="Times New Roman" w:hAnsi="Times New Roman" w:cs="Times New Roman"/>
          <w:b/>
        </w:rPr>
      </w:pPr>
      <w:r w:rsidRPr="009754A0">
        <w:rPr>
          <w:rFonts w:ascii="Times New Roman" w:hAnsi="Times New Roman" w:cs="Times New Roman"/>
          <w:b/>
        </w:rPr>
        <w:lastRenderedPageBreak/>
        <w:t>5.3.5</w:t>
      </w:r>
      <w:r w:rsidR="00C61337" w:rsidRPr="009754A0">
        <w:rPr>
          <w:rFonts w:ascii="Times New Roman" w:hAnsi="Times New Roman" w:cs="Times New Roman"/>
          <w:b/>
        </w:rPr>
        <w:t xml:space="preserve"> System Acceptance Test (SAT-01)</w:t>
      </w:r>
    </w:p>
    <w:p w14:paraId="05DE1707" w14:textId="5AF175AD" w:rsidR="00C61337" w:rsidRPr="009754A0" w:rsidRDefault="00C61337" w:rsidP="00256116">
      <w:pPr>
        <w:spacing w:after="140" w:line="276" w:lineRule="auto"/>
        <w:jc w:val="both"/>
        <w:rPr>
          <w:rFonts w:ascii="Times New Roman" w:hAnsi="Times New Roman" w:cs="Times New Roman"/>
        </w:rPr>
      </w:pPr>
      <w:r w:rsidRPr="009754A0">
        <w:rPr>
          <w:rFonts w:ascii="Times New Roman" w:hAnsi="Times New Roman" w:cs="Times New Roman"/>
        </w:rPr>
        <w:t xml:space="preserve">The SAT-01 test was executed on 30 April 2025 at </w:t>
      </w:r>
      <w:r w:rsidR="008C1FEF" w:rsidRPr="009754A0">
        <w:rPr>
          <w:rFonts w:ascii="Times New Roman" w:hAnsi="Times New Roman" w:cs="Times New Roman"/>
        </w:rPr>
        <w:t>COCIS Block B</w:t>
      </w:r>
      <w:r w:rsidRPr="009754A0">
        <w:rPr>
          <w:rFonts w:ascii="Times New Roman" w:hAnsi="Times New Roman" w:cs="Times New Roman"/>
        </w:rPr>
        <w:t>, Makerere University. It validated core functionalities using realistic scenarios.</w:t>
      </w:r>
    </w:p>
    <w:p w14:paraId="34260D3C" w14:textId="1F57CA62" w:rsidR="00C61337" w:rsidRPr="009754A0" w:rsidRDefault="00C61337" w:rsidP="007B6476">
      <w:pPr>
        <w:numPr>
          <w:ilvl w:val="0"/>
          <w:numId w:val="52"/>
        </w:numPr>
        <w:spacing w:after="140" w:line="276" w:lineRule="auto"/>
        <w:jc w:val="both"/>
        <w:rPr>
          <w:rFonts w:ascii="Times New Roman" w:hAnsi="Times New Roman" w:cs="Times New Roman"/>
        </w:rPr>
      </w:pPr>
      <w:r w:rsidRPr="009754A0">
        <w:rPr>
          <w:rFonts w:ascii="Times New Roman" w:hAnsi="Times New Roman" w:cs="Times New Roman"/>
        </w:rPr>
        <w:t>Live Monitoring</w:t>
      </w:r>
      <w:r w:rsidR="000A1621" w:rsidRPr="009754A0">
        <w:rPr>
          <w:rFonts w:ascii="Times New Roman" w:hAnsi="Times New Roman" w:cs="Times New Roman"/>
        </w:rPr>
        <w:t xml:space="preserve">: </w:t>
      </w:r>
      <w:r w:rsidRPr="009754A0">
        <w:rPr>
          <w:rFonts w:ascii="Times New Roman" w:hAnsi="Times New Roman" w:cs="Times New Roman"/>
        </w:rPr>
        <w:t>Dashboard received and displayed data every 30 seconds for 4 hours without issue.</w:t>
      </w:r>
    </w:p>
    <w:p w14:paraId="32D67849" w14:textId="52FA64AB" w:rsidR="00C61337" w:rsidRPr="009754A0" w:rsidRDefault="00C61337" w:rsidP="007B6476">
      <w:pPr>
        <w:numPr>
          <w:ilvl w:val="0"/>
          <w:numId w:val="52"/>
        </w:numPr>
        <w:spacing w:after="140" w:line="276" w:lineRule="auto"/>
        <w:jc w:val="both"/>
        <w:rPr>
          <w:rFonts w:ascii="Times New Roman" w:hAnsi="Times New Roman" w:cs="Times New Roman"/>
        </w:rPr>
      </w:pPr>
      <w:r w:rsidRPr="009754A0">
        <w:rPr>
          <w:rFonts w:ascii="Times New Roman" w:hAnsi="Times New Roman" w:cs="Times New Roman"/>
        </w:rPr>
        <w:t>Particulate Alarm</w:t>
      </w:r>
      <w:r w:rsidR="000A1621" w:rsidRPr="009754A0">
        <w:rPr>
          <w:rFonts w:ascii="Times New Roman" w:hAnsi="Times New Roman" w:cs="Times New Roman"/>
        </w:rPr>
        <w:t xml:space="preserve">: </w:t>
      </w:r>
      <w:r w:rsidRPr="009754A0">
        <w:rPr>
          <w:rFonts w:ascii="Times New Roman" w:hAnsi="Times New Roman" w:cs="Times New Roman"/>
        </w:rPr>
        <w:t>Smoke introduced near PMS5003 caused alerts (LED, buzzer, and banner) within 3–4 seconds.</w:t>
      </w:r>
    </w:p>
    <w:p w14:paraId="68D158EA" w14:textId="0E82ACBE" w:rsidR="00C61337" w:rsidRPr="009754A0" w:rsidRDefault="00C61337" w:rsidP="007B6476">
      <w:pPr>
        <w:numPr>
          <w:ilvl w:val="0"/>
          <w:numId w:val="52"/>
        </w:numPr>
        <w:spacing w:after="140" w:line="276" w:lineRule="auto"/>
        <w:jc w:val="both"/>
        <w:rPr>
          <w:rFonts w:ascii="Times New Roman" w:hAnsi="Times New Roman" w:cs="Times New Roman"/>
        </w:rPr>
      </w:pPr>
      <w:r w:rsidRPr="009754A0">
        <w:rPr>
          <w:rFonts w:ascii="Times New Roman" w:hAnsi="Times New Roman" w:cs="Times New Roman"/>
        </w:rPr>
        <w:t>GSM Drop Test</w:t>
      </w:r>
      <w:r w:rsidR="000A1621" w:rsidRPr="009754A0">
        <w:rPr>
          <w:rFonts w:ascii="Times New Roman" w:hAnsi="Times New Roman" w:cs="Times New Roman"/>
        </w:rPr>
        <w:t>:</w:t>
      </w:r>
      <w:r w:rsidRPr="009754A0">
        <w:rPr>
          <w:rFonts w:ascii="Times New Roman" w:hAnsi="Times New Roman" w:cs="Times New Roman"/>
        </w:rPr>
        <w:t xml:space="preserve"> Disconnecting the antenna for 10 minutes triggered local "offline" status. Data was successfully backfilled.</w:t>
      </w:r>
    </w:p>
    <w:p w14:paraId="424D0564" w14:textId="6F0F1DA5" w:rsidR="00C61337" w:rsidRPr="009754A0" w:rsidRDefault="00C61337" w:rsidP="007B6476">
      <w:pPr>
        <w:numPr>
          <w:ilvl w:val="0"/>
          <w:numId w:val="52"/>
        </w:numPr>
        <w:spacing w:after="140" w:line="276" w:lineRule="auto"/>
        <w:jc w:val="both"/>
        <w:rPr>
          <w:rFonts w:ascii="Times New Roman" w:hAnsi="Times New Roman" w:cs="Times New Roman"/>
        </w:rPr>
      </w:pPr>
      <w:r w:rsidRPr="009754A0">
        <w:rPr>
          <w:rFonts w:ascii="Times New Roman" w:hAnsi="Times New Roman" w:cs="Times New Roman"/>
        </w:rPr>
        <w:t>Login and Permissions</w:t>
      </w:r>
      <w:r w:rsidR="000A1621" w:rsidRPr="009754A0">
        <w:rPr>
          <w:rFonts w:ascii="Times New Roman" w:hAnsi="Times New Roman" w:cs="Times New Roman"/>
        </w:rPr>
        <w:t xml:space="preserve">: </w:t>
      </w:r>
      <w:r w:rsidRPr="009754A0">
        <w:rPr>
          <w:rFonts w:ascii="Times New Roman" w:hAnsi="Times New Roman" w:cs="Times New Roman"/>
        </w:rPr>
        <w:t>Role-based access worked as expected for Admin and Viewer users.</w:t>
      </w:r>
    </w:p>
    <w:p w14:paraId="1FD494E3" w14:textId="5F4D2C4A" w:rsidR="00C61337" w:rsidRPr="009754A0" w:rsidRDefault="00C61337" w:rsidP="007B6476">
      <w:pPr>
        <w:numPr>
          <w:ilvl w:val="0"/>
          <w:numId w:val="52"/>
        </w:numPr>
        <w:spacing w:after="140" w:line="276" w:lineRule="auto"/>
        <w:jc w:val="both"/>
        <w:rPr>
          <w:rFonts w:ascii="Times New Roman" w:hAnsi="Times New Roman" w:cs="Times New Roman"/>
        </w:rPr>
      </w:pPr>
      <w:r w:rsidRPr="009754A0">
        <w:rPr>
          <w:rFonts w:ascii="Times New Roman" w:hAnsi="Times New Roman" w:cs="Times New Roman"/>
        </w:rPr>
        <w:t>PDF Expor</w:t>
      </w:r>
      <w:r w:rsidR="000A1621" w:rsidRPr="009754A0">
        <w:rPr>
          <w:rFonts w:ascii="Times New Roman" w:hAnsi="Times New Roman" w:cs="Times New Roman"/>
        </w:rPr>
        <w:t xml:space="preserve">t: </w:t>
      </w:r>
      <w:r w:rsidRPr="009754A0">
        <w:rPr>
          <w:rFonts w:ascii="Times New Roman" w:hAnsi="Times New Roman" w:cs="Times New Roman"/>
        </w:rPr>
        <w:t>A 24-hour report was generated correctly in under 20 seconds.</w:t>
      </w:r>
    </w:p>
    <w:p w14:paraId="39608DD9" w14:textId="66A0D094" w:rsidR="00C61337" w:rsidRPr="009754A0" w:rsidRDefault="00285BC2" w:rsidP="00256116">
      <w:pPr>
        <w:spacing w:after="140" w:line="276" w:lineRule="auto"/>
        <w:jc w:val="both"/>
        <w:rPr>
          <w:rFonts w:ascii="Times New Roman" w:hAnsi="Times New Roman" w:cs="Times New Roman"/>
          <w:b/>
        </w:rPr>
      </w:pPr>
      <w:r w:rsidRPr="009754A0">
        <w:rPr>
          <w:rFonts w:ascii="Times New Roman" w:hAnsi="Times New Roman" w:cs="Times New Roman"/>
          <w:b/>
        </w:rPr>
        <w:t>5.4</w:t>
      </w:r>
      <w:r w:rsidR="00C61337" w:rsidRPr="009754A0">
        <w:rPr>
          <w:rFonts w:ascii="Times New Roman" w:hAnsi="Times New Roman" w:cs="Times New Roman"/>
          <w:b/>
        </w:rPr>
        <w:t xml:space="preserve"> Conclusion</w:t>
      </w:r>
    </w:p>
    <w:p w14:paraId="482E9F50" w14:textId="77777777" w:rsidR="00C61337" w:rsidRPr="009754A0" w:rsidRDefault="00C61337" w:rsidP="00256116">
      <w:pPr>
        <w:spacing w:after="140" w:line="276" w:lineRule="auto"/>
        <w:jc w:val="both"/>
        <w:rPr>
          <w:rFonts w:ascii="Times New Roman" w:hAnsi="Times New Roman" w:cs="Times New Roman"/>
        </w:rPr>
      </w:pPr>
      <w:r w:rsidRPr="009754A0">
        <w:rPr>
          <w:rFonts w:ascii="Times New Roman" w:hAnsi="Times New Roman" w:cs="Times New Roman"/>
        </w:rPr>
        <w:t>The FactoryAirWatch prototype passed all required installation and acceptance criteria needed for pilot deployment. Known issues have been documented and mitigated where possible. All results are traceable through tagged Git commits and stored test reports.</w:t>
      </w:r>
    </w:p>
    <w:p w14:paraId="3FA2A5F7" w14:textId="05605083" w:rsidR="00C61337" w:rsidRPr="009754A0" w:rsidRDefault="00C61337" w:rsidP="00256116">
      <w:pPr>
        <w:spacing w:after="140" w:line="276" w:lineRule="auto"/>
        <w:jc w:val="both"/>
        <w:rPr>
          <w:rFonts w:ascii="Times New Roman" w:hAnsi="Times New Roman" w:cs="Times New Roman"/>
        </w:rPr>
      </w:pPr>
      <w:r w:rsidRPr="009754A0">
        <w:rPr>
          <w:rFonts w:ascii="Times New Roman" w:hAnsi="Times New Roman" w:cs="Times New Roman"/>
        </w:rPr>
        <w:t>The system is now approved for pilot deployment and ready for evaluation in real factory conditions.</w:t>
      </w:r>
    </w:p>
    <w:p w14:paraId="7398F816" w14:textId="77777777" w:rsidR="00C61337" w:rsidRPr="009754A0" w:rsidRDefault="00C61337" w:rsidP="00256116">
      <w:pPr>
        <w:spacing w:after="140" w:line="276" w:lineRule="auto"/>
        <w:jc w:val="both"/>
        <w:rPr>
          <w:rFonts w:ascii="Times New Roman" w:hAnsi="Times New Roman" w:cs="Times New Roman"/>
          <w:bCs/>
        </w:rPr>
      </w:pPr>
    </w:p>
    <w:p w14:paraId="7F5DEF82" w14:textId="77777777" w:rsidR="00C61337" w:rsidRPr="009754A0" w:rsidRDefault="00C61337" w:rsidP="00256116">
      <w:pPr>
        <w:spacing w:after="140" w:line="276" w:lineRule="auto"/>
        <w:jc w:val="both"/>
        <w:rPr>
          <w:rFonts w:ascii="Times New Roman" w:hAnsi="Times New Roman" w:cs="Times New Roman"/>
          <w:bCs/>
        </w:rPr>
      </w:pPr>
    </w:p>
    <w:p w14:paraId="74A47504" w14:textId="77777777" w:rsidR="00C61337" w:rsidRPr="009754A0" w:rsidRDefault="00C61337" w:rsidP="00256116">
      <w:pPr>
        <w:spacing w:after="140" w:line="276" w:lineRule="auto"/>
        <w:jc w:val="both"/>
        <w:rPr>
          <w:rFonts w:ascii="Times New Roman" w:hAnsi="Times New Roman" w:cs="Times New Roman"/>
          <w:bCs/>
        </w:rPr>
      </w:pPr>
    </w:p>
    <w:p w14:paraId="1099917B" w14:textId="77777777" w:rsidR="00C61337" w:rsidRPr="009754A0" w:rsidRDefault="00C61337" w:rsidP="00256116">
      <w:pPr>
        <w:spacing w:after="140" w:line="276" w:lineRule="auto"/>
        <w:jc w:val="both"/>
        <w:rPr>
          <w:rFonts w:ascii="Times New Roman" w:hAnsi="Times New Roman" w:cs="Times New Roman"/>
          <w:bCs/>
        </w:rPr>
      </w:pPr>
    </w:p>
    <w:p w14:paraId="53BEF26B" w14:textId="77777777" w:rsidR="00C61337" w:rsidRPr="009754A0" w:rsidRDefault="00C61337" w:rsidP="00256116">
      <w:pPr>
        <w:spacing w:after="140" w:line="276" w:lineRule="auto"/>
        <w:jc w:val="both"/>
        <w:rPr>
          <w:rFonts w:ascii="Times New Roman" w:hAnsi="Times New Roman" w:cs="Times New Roman"/>
          <w:bCs/>
        </w:rPr>
      </w:pPr>
    </w:p>
    <w:p w14:paraId="3536A78B" w14:textId="77777777" w:rsidR="00C61337" w:rsidRPr="009754A0" w:rsidRDefault="00C61337" w:rsidP="00256116">
      <w:pPr>
        <w:spacing w:after="140" w:line="276" w:lineRule="auto"/>
        <w:jc w:val="both"/>
        <w:rPr>
          <w:rFonts w:ascii="Times New Roman" w:hAnsi="Times New Roman" w:cs="Times New Roman"/>
          <w:bCs/>
        </w:rPr>
      </w:pPr>
    </w:p>
    <w:p w14:paraId="25D9BA5F" w14:textId="77777777" w:rsidR="00C61337" w:rsidRPr="009754A0" w:rsidRDefault="00C61337" w:rsidP="00256116">
      <w:pPr>
        <w:spacing w:after="140" w:line="276" w:lineRule="auto"/>
        <w:jc w:val="both"/>
        <w:rPr>
          <w:rFonts w:ascii="Times New Roman" w:hAnsi="Times New Roman" w:cs="Times New Roman"/>
          <w:bCs/>
        </w:rPr>
      </w:pPr>
    </w:p>
    <w:p w14:paraId="2611343E" w14:textId="77777777" w:rsidR="00C61337" w:rsidRPr="009754A0" w:rsidRDefault="00C61337" w:rsidP="00256116">
      <w:pPr>
        <w:spacing w:after="140" w:line="276" w:lineRule="auto"/>
        <w:jc w:val="both"/>
        <w:rPr>
          <w:rFonts w:ascii="Times New Roman" w:hAnsi="Times New Roman" w:cs="Times New Roman"/>
          <w:bCs/>
        </w:rPr>
      </w:pPr>
    </w:p>
    <w:p w14:paraId="65E5AB22" w14:textId="77777777" w:rsidR="00C61337" w:rsidRPr="009754A0" w:rsidRDefault="00C61337" w:rsidP="00256116">
      <w:pPr>
        <w:spacing w:after="140" w:line="276" w:lineRule="auto"/>
        <w:jc w:val="both"/>
        <w:rPr>
          <w:rFonts w:ascii="Times New Roman" w:hAnsi="Times New Roman" w:cs="Times New Roman"/>
          <w:bCs/>
        </w:rPr>
      </w:pPr>
    </w:p>
    <w:p w14:paraId="5672FE03" w14:textId="77777777" w:rsidR="00C61337" w:rsidRPr="009754A0" w:rsidRDefault="00C61337" w:rsidP="00256116">
      <w:pPr>
        <w:spacing w:after="140" w:line="276" w:lineRule="auto"/>
        <w:jc w:val="both"/>
        <w:rPr>
          <w:rFonts w:ascii="Times New Roman" w:hAnsi="Times New Roman" w:cs="Times New Roman"/>
          <w:bCs/>
        </w:rPr>
      </w:pPr>
    </w:p>
    <w:p w14:paraId="582465E6" w14:textId="77777777" w:rsidR="00C61337" w:rsidRPr="009754A0" w:rsidRDefault="00C61337" w:rsidP="00256116">
      <w:pPr>
        <w:spacing w:after="140" w:line="276" w:lineRule="auto"/>
        <w:jc w:val="both"/>
        <w:rPr>
          <w:rFonts w:ascii="Times New Roman" w:hAnsi="Times New Roman" w:cs="Times New Roman"/>
          <w:bCs/>
        </w:rPr>
      </w:pPr>
    </w:p>
    <w:p w14:paraId="75E77015" w14:textId="77777777" w:rsidR="00C61337" w:rsidRPr="009754A0" w:rsidRDefault="00C61337" w:rsidP="00256116">
      <w:pPr>
        <w:spacing w:after="140" w:line="276" w:lineRule="auto"/>
        <w:jc w:val="both"/>
        <w:rPr>
          <w:rFonts w:ascii="Times New Roman" w:hAnsi="Times New Roman" w:cs="Times New Roman"/>
          <w:bCs/>
        </w:rPr>
      </w:pPr>
    </w:p>
    <w:p w14:paraId="4B39CC19" w14:textId="77777777" w:rsidR="00DB240E" w:rsidRPr="009754A0" w:rsidRDefault="00DB240E" w:rsidP="00256116">
      <w:pPr>
        <w:spacing w:line="276" w:lineRule="auto"/>
        <w:rPr>
          <w:rFonts w:ascii="Times New Roman" w:hAnsi="Times New Roman" w:cs="Times New Roman"/>
        </w:rPr>
      </w:pPr>
    </w:p>
    <w:p w14:paraId="551566CE" w14:textId="77777777" w:rsidR="00DB240E" w:rsidRPr="009754A0" w:rsidRDefault="00DB240E" w:rsidP="00256116">
      <w:pPr>
        <w:spacing w:line="276" w:lineRule="auto"/>
        <w:rPr>
          <w:rFonts w:ascii="Times New Roman" w:hAnsi="Times New Roman" w:cs="Times New Roman"/>
        </w:rPr>
      </w:pPr>
    </w:p>
    <w:p w14:paraId="476BDDE6" w14:textId="219D2902" w:rsidR="00945571" w:rsidRPr="009754A0" w:rsidRDefault="00945571" w:rsidP="00256116">
      <w:pPr>
        <w:spacing w:line="276" w:lineRule="auto"/>
        <w:rPr>
          <w:rFonts w:ascii="Times New Roman" w:hAnsi="Times New Roman" w:cs="Times New Roman"/>
        </w:rPr>
      </w:pPr>
    </w:p>
    <w:p w14:paraId="253AFF6E" w14:textId="0FBE612B" w:rsidR="00285BC2" w:rsidRPr="009754A0" w:rsidRDefault="00285BC2" w:rsidP="00256116">
      <w:pPr>
        <w:spacing w:line="276" w:lineRule="auto"/>
        <w:rPr>
          <w:rFonts w:ascii="Times New Roman" w:hAnsi="Times New Roman" w:cs="Times New Roman"/>
        </w:rPr>
      </w:pPr>
    </w:p>
    <w:p w14:paraId="15A257AF" w14:textId="5B32E528" w:rsidR="00285BC2" w:rsidRPr="009754A0" w:rsidRDefault="00285BC2" w:rsidP="00256116">
      <w:pPr>
        <w:spacing w:line="276" w:lineRule="auto"/>
        <w:rPr>
          <w:rFonts w:ascii="Times New Roman" w:hAnsi="Times New Roman" w:cs="Times New Roman"/>
        </w:rPr>
      </w:pPr>
    </w:p>
    <w:p w14:paraId="4A8E0F84" w14:textId="600FD45B" w:rsidR="00285BC2" w:rsidRPr="009754A0" w:rsidRDefault="00285BC2" w:rsidP="00256116">
      <w:pPr>
        <w:spacing w:line="276" w:lineRule="auto"/>
        <w:rPr>
          <w:rFonts w:ascii="Times New Roman" w:hAnsi="Times New Roman" w:cs="Times New Roman"/>
        </w:rPr>
      </w:pPr>
    </w:p>
    <w:p w14:paraId="04EFC936" w14:textId="2B74FE24" w:rsidR="00285BC2" w:rsidRPr="009754A0" w:rsidRDefault="00285BC2" w:rsidP="00256116">
      <w:pPr>
        <w:spacing w:line="276" w:lineRule="auto"/>
        <w:rPr>
          <w:rFonts w:ascii="Times New Roman" w:hAnsi="Times New Roman" w:cs="Times New Roman"/>
        </w:rPr>
      </w:pPr>
    </w:p>
    <w:p w14:paraId="369D0032" w14:textId="3197BB0E" w:rsidR="00DB240E" w:rsidRPr="009754A0" w:rsidRDefault="00DB240E" w:rsidP="00256116">
      <w:pPr>
        <w:pStyle w:val="Heading1"/>
        <w:spacing w:line="276" w:lineRule="auto"/>
        <w:jc w:val="both"/>
        <w:rPr>
          <w:rFonts w:ascii="Times New Roman" w:hAnsi="Times New Roman" w:cs="Times New Roman"/>
          <w:color w:val="auto"/>
        </w:rPr>
      </w:pPr>
      <w:bookmarkStart w:id="64" w:name="_Toc197924309"/>
      <w:r w:rsidRPr="009754A0">
        <w:rPr>
          <w:rFonts w:ascii="Times New Roman" w:hAnsi="Times New Roman" w:cs="Times New Roman"/>
          <w:color w:val="auto"/>
        </w:rPr>
        <w:lastRenderedPageBreak/>
        <w:t>Performance, Servicing, Maintenance, and Phase-Out</w:t>
      </w:r>
      <w:bookmarkEnd w:id="64"/>
    </w:p>
    <w:p w14:paraId="16766D88" w14:textId="12AA7330" w:rsidR="0097542A" w:rsidRPr="009754A0" w:rsidRDefault="00DB240E" w:rsidP="00256116">
      <w:pPr>
        <w:spacing w:line="276" w:lineRule="auto"/>
        <w:jc w:val="both"/>
        <w:rPr>
          <w:rFonts w:ascii="Times New Roman" w:hAnsi="Times New Roman" w:cs="Times New Roman"/>
        </w:rPr>
      </w:pPr>
      <w:r w:rsidRPr="009754A0">
        <w:rPr>
          <w:rFonts w:ascii="Times New Roman" w:hAnsi="Times New Roman" w:cs="Times New Roman"/>
        </w:rPr>
        <w:t>This chapter outlines the operational support, routine servicing, maintenance strategies, performance expectations, and long-term management of the FactoryAirWatch prototype. As a pilot-stage system, it requires structured upkeep and periodic reviews to ensure continued accuracy, data integrity, and real-world applicability.</w:t>
      </w:r>
    </w:p>
    <w:p w14:paraId="305FCDC7" w14:textId="212D1786" w:rsidR="00DB240E" w:rsidRPr="009754A0" w:rsidRDefault="00DB240E" w:rsidP="00256116">
      <w:pPr>
        <w:pStyle w:val="Heading2"/>
        <w:spacing w:line="276" w:lineRule="auto"/>
        <w:rPr>
          <w:rFonts w:ascii="Times New Roman" w:hAnsi="Times New Roman" w:cs="Times New Roman"/>
          <w:color w:val="auto"/>
        </w:rPr>
      </w:pPr>
      <w:bookmarkStart w:id="65" w:name="_Toc197924310"/>
      <w:r w:rsidRPr="009754A0">
        <w:rPr>
          <w:rFonts w:ascii="Times New Roman" w:hAnsi="Times New Roman" w:cs="Times New Roman"/>
          <w:color w:val="auto"/>
        </w:rPr>
        <w:t>Service and Maintenance</w:t>
      </w:r>
      <w:bookmarkEnd w:id="65"/>
    </w:p>
    <w:p w14:paraId="66660955" w14:textId="77777777" w:rsidR="00DB240E" w:rsidRPr="009754A0" w:rsidRDefault="00DB240E" w:rsidP="00256116">
      <w:pPr>
        <w:spacing w:line="276" w:lineRule="auto"/>
        <w:jc w:val="both"/>
        <w:rPr>
          <w:rFonts w:ascii="Times New Roman" w:hAnsi="Times New Roman" w:cs="Times New Roman"/>
        </w:rPr>
      </w:pPr>
      <w:r w:rsidRPr="009754A0">
        <w:rPr>
          <w:rFonts w:ascii="Times New Roman" w:hAnsi="Times New Roman" w:cs="Times New Roman"/>
        </w:rPr>
        <w:t>To ensure optimal operation, the following service and maintenance practices are recommended:</w:t>
      </w:r>
    </w:p>
    <w:p w14:paraId="7380EB00" w14:textId="77777777" w:rsidR="00DB240E" w:rsidRPr="009754A0" w:rsidRDefault="00DB240E" w:rsidP="007B6476">
      <w:pPr>
        <w:numPr>
          <w:ilvl w:val="0"/>
          <w:numId w:val="54"/>
        </w:numPr>
        <w:spacing w:line="276" w:lineRule="auto"/>
        <w:jc w:val="both"/>
        <w:rPr>
          <w:rFonts w:ascii="Times New Roman" w:hAnsi="Times New Roman" w:cs="Times New Roman"/>
        </w:rPr>
      </w:pPr>
      <w:r w:rsidRPr="009754A0">
        <w:rPr>
          <w:rFonts w:ascii="Times New Roman" w:hAnsi="Times New Roman" w:cs="Times New Roman"/>
        </w:rPr>
        <w:t>Sensor Calibration: Sensors for CO, VOC, methane, PM2.5, PM10, temperature, and humidity should be calibrated every three months using certified reference environments. Adjustments are made to sensor offset values and recorded in sensor-offsets.json. Calibration events are logged with timestamps and stored for quality assurance and audits.</w:t>
      </w:r>
    </w:p>
    <w:p w14:paraId="33C45922" w14:textId="77777777" w:rsidR="00DB240E" w:rsidRPr="009754A0" w:rsidRDefault="00DB240E" w:rsidP="007B6476">
      <w:pPr>
        <w:numPr>
          <w:ilvl w:val="0"/>
          <w:numId w:val="54"/>
        </w:numPr>
        <w:spacing w:line="276" w:lineRule="auto"/>
        <w:jc w:val="both"/>
        <w:rPr>
          <w:rFonts w:ascii="Times New Roman" w:hAnsi="Times New Roman" w:cs="Times New Roman"/>
        </w:rPr>
      </w:pPr>
      <w:r w:rsidRPr="009754A0">
        <w:rPr>
          <w:rFonts w:ascii="Times New Roman" w:hAnsi="Times New Roman" w:cs="Times New Roman"/>
        </w:rPr>
        <w:t>Hardware Maintenance: Physical inspections of the IoT edge device are conducted monthly. These include checking the GSM module, battery, SIM card, and sensor connectivity. The device enclosure should be cleaned, resealed, and protected against environmental damage.</w:t>
      </w:r>
    </w:p>
    <w:p w14:paraId="0E9C4A31" w14:textId="58784915" w:rsidR="00DB240E" w:rsidRPr="009754A0" w:rsidRDefault="00DB240E" w:rsidP="007B6476">
      <w:pPr>
        <w:numPr>
          <w:ilvl w:val="0"/>
          <w:numId w:val="54"/>
        </w:numPr>
        <w:spacing w:line="276" w:lineRule="auto"/>
        <w:jc w:val="both"/>
        <w:rPr>
          <w:rFonts w:ascii="Times New Roman" w:hAnsi="Times New Roman" w:cs="Times New Roman"/>
        </w:rPr>
      </w:pPr>
      <w:r w:rsidRPr="009754A0">
        <w:rPr>
          <w:rFonts w:ascii="Times New Roman" w:hAnsi="Times New Roman" w:cs="Times New Roman"/>
        </w:rPr>
        <w:t>Firmware and Software Updates: Firmware is manually updated via USB</w:t>
      </w:r>
      <w:r w:rsidR="00775D4F" w:rsidRPr="009754A0">
        <w:rPr>
          <w:rFonts w:ascii="Times New Roman" w:hAnsi="Times New Roman" w:cs="Times New Roman"/>
        </w:rPr>
        <w:t>,</w:t>
      </w:r>
      <w:r w:rsidRPr="009754A0">
        <w:rPr>
          <w:rFonts w:ascii="Times New Roman" w:hAnsi="Times New Roman" w:cs="Times New Roman"/>
        </w:rPr>
        <w:t xml:space="preserve"> and each release is tagged in GitHub. The cloud dashboard and backend are updated automatically via the Vercel CI/CD pipeline. Updates include secure deployment over HTTPS and use of environmental variable injection.</w:t>
      </w:r>
    </w:p>
    <w:p w14:paraId="1CD6EF4D" w14:textId="77777777" w:rsidR="00DB240E" w:rsidRPr="009754A0" w:rsidRDefault="00DB240E" w:rsidP="007B6476">
      <w:pPr>
        <w:numPr>
          <w:ilvl w:val="0"/>
          <w:numId w:val="54"/>
        </w:numPr>
        <w:spacing w:line="276" w:lineRule="auto"/>
        <w:jc w:val="both"/>
        <w:rPr>
          <w:rFonts w:ascii="Times New Roman" w:hAnsi="Times New Roman" w:cs="Times New Roman"/>
        </w:rPr>
      </w:pPr>
      <w:r w:rsidRPr="009754A0">
        <w:rPr>
          <w:rFonts w:ascii="Times New Roman" w:hAnsi="Times New Roman" w:cs="Times New Roman"/>
        </w:rPr>
        <w:t>Issue Tracking and Support: Users report bugs and problems through GitHub Issues. Critical fixes and known issues are published on the blog, which also hosts user guidance and update logs. Each issue includes a summary, timestamp, and resolution note.</w:t>
      </w:r>
    </w:p>
    <w:p w14:paraId="3D8A9D69" w14:textId="77777777" w:rsidR="00D075A0" w:rsidRPr="009754A0" w:rsidRDefault="00D075A0" w:rsidP="00256116">
      <w:pPr>
        <w:spacing w:line="276" w:lineRule="auto"/>
        <w:jc w:val="both"/>
        <w:rPr>
          <w:rFonts w:ascii="Times New Roman" w:hAnsi="Times New Roman" w:cs="Times New Roman"/>
        </w:rPr>
      </w:pPr>
    </w:p>
    <w:p w14:paraId="34286FAB" w14:textId="50292D84" w:rsidR="00DB240E" w:rsidRPr="009754A0" w:rsidRDefault="00DB240E" w:rsidP="00256116">
      <w:pPr>
        <w:spacing w:line="276" w:lineRule="auto"/>
        <w:jc w:val="both"/>
        <w:rPr>
          <w:rFonts w:ascii="Times New Roman" w:hAnsi="Times New Roman" w:cs="Times New Roman"/>
          <w:b/>
        </w:rPr>
      </w:pPr>
      <w:r w:rsidRPr="009754A0">
        <w:rPr>
          <w:rFonts w:ascii="Times New Roman" w:hAnsi="Times New Roman" w:cs="Times New Roman"/>
          <w:b/>
        </w:rPr>
        <w:t>6.</w:t>
      </w:r>
      <w:r w:rsidR="003802B2" w:rsidRPr="009754A0">
        <w:rPr>
          <w:rFonts w:ascii="Times New Roman" w:hAnsi="Times New Roman" w:cs="Times New Roman"/>
          <w:b/>
        </w:rPr>
        <w:t>1.1</w:t>
      </w:r>
      <w:r w:rsidRPr="009754A0">
        <w:rPr>
          <w:rFonts w:ascii="Times New Roman" w:hAnsi="Times New Roman" w:cs="Times New Roman"/>
          <w:b/>
        </w:rPr>
        <w:t xml:space="preserve"> Performance and Support Requirements</w:t>
      </w:r>
    </w:p>
    <w:p w14:paraId="0E50CB77" w14:textId="77777777" w:rsidR="00DB240E" w:rsidRPr="009754A0" w:rsidRDefault="00DB240E" w:rsidP="00256116">
      <w:pPr>
        <w:spacing w:line="276" w:lineRule="auto"/>
        <w:jc w:val="both"/>
        <w:rPr>
          <w:rFonts w:ascii="Times New Roman" w:hAnsi="Times New Roman" w:cs="Times New Roman"/>
        </w:rPr>
      </w:pPr>
      <w:r w:rsidRPr="009754A0">
        <w:rPr>
          <w:rFonts w:ascii="Times New Roman" w:hAnsi="Times New Roman" w:cs="Times New Roman"/>
        </w:rPr>
        <w:t>FactoryAirWatch must meet defined operational and support expectations:</w:t>
      </w:r>
    </w:p>
    <w:p w14:paraId="4C9A4DA0" w14:textId="23F68B9F" w:rsidR="00DB240E" w:rsidRPr="009754A0" w:rsidRDefault="00DB240E" w:rsidP="007B6476">
      <w:pPr>
        <w:numPr>
          <w:ilvl w:val="0"/>
          <w:numId w:val="55"/>
        </w:numPr>
        <w:spacing w:line="276" w:lineRule="auto"/>
        <w:jc w:val="both"/>
        <w:rPr>
          <w:rFonts w:ascii="Times New Roman" w:hAnsi="Times New Roman" w:cs="Times New Roman"/>
        </w:rPr>
      </w:pPr>
      <w:r w:rsidRPr="009754A0">
        <w:rPr>
          <w:rFonts w:ascii="Times New Roman" w:hAnsi="Times New Roman" w:cs="Times New Roman"/>
        </w:rPr>
        <w:t xml:space="preserve">Alert Latency: Visual and audible </w:t>
      </w:r>
      <w:r w:rsidR="007E5D02" w:rsidRPr="009754A0">
        <w:rPr>
          <w:rFonts w:ascii="Times New Roman" w:hAnsi="Times New Roman" w:cs="Times New Roman"/>
        </w:rPr>
        <w:t>alerts (</w:t>
      </w:r>
      <w:r w:rsidR="00775D4F" w:rsidRPr="009754A0">
        <w:rPr>
          <w:rFonts w:ascii="Times New Roman" w:hAnsi="Times New Roman" w:cs="Times New Roman"/>
        </w:rPr>
        <w:t>via LED lights or Buzzer)</w:t>
      </w:r>
      <w:r w:rsidRPr="009754A0">
        <w:rPr>
          <w:rFonts w:ascii="Times New Roman" w:hAnsi="Times New Roman" w:cs="Times New Roman"/>
        </w:rPr>
        <w:t xml:space="preserve"> must activate within 5 seconds of a threshold breach.</w:t>
      </w:r>
    </w:p>
    <w:p w14:paraId="56A0D235" w14:textId="031FAC88" w:rsidR="00DB240E" w:rsidRPr="009754A0" w:rsidRDefault="00DB240E" w:rsidP="007B6476">
      <w:pPr>
        <w:numPr>
          <w:ilvl w:val="0"/>
          <w:numId w:val="55"/>
        </w:numPr>
        <w:spacing w:line="276" w:lineRule="auto"/>
        <w:jc w:val="both"/>
        <w:rPr>
          <w:rFonts w:ascii="Times New Roman" w:hAnsi="Times New Roman" w:cs="Times New Roman"/>
        </w:rPr>
      </w:pPr>
      <w:r w:rsidRPr="009754A0">
        <w:rPr>
          <w:rFonts w:ascii="Times New Roman" w:hAnsi="Times New Roman" w:cs="Times New Roman"/>
        </w:rPr>
        <w:t>Data Upload Frequency: Sensor data should be sent to ThingSpeak every 30 seconds under normal GSM conditions</w:t>
      </w:r>
      <w:r w:rsidR="00775D4F" w:rsidRPr="009754A0">
        <w:rPr>
          <w:rFonts w:ascii="Times New Roman" w:hAnsi="Times New Roman" w:cs="Times New Roman"/>
        </w:rPr>
        <w:t xml:space="preserve"> and synced to </w:t>
      </w:r>
      <w:r w:rsidR="0010318C" w:rsidRPr="009754A0">
        <w:rPr>
          <w:rFonts w:ascii="Times New Roman" w:hAnsi="Times New Roman" w:cs="Times New Roman"/>
        </w:rPr>
        <w:t>MySQL</w:t>
      </w:r>
      <w:r w:rsidR="00775D4F" w:rsidRPr="009754A0">
        <w:rPr>
          <w:rFonts w:ascii="Times New Roman" w:hAnsi="Times New Roman" w:cs="Times New Roman"/>
        </w:rPr>
        <w:t xml:space="preserve"> Database in </w:t>
      </w:r>
      <w:r w:rsidR="00C14934" w:rsidRPr="009754A0">
        <w:rPr>
          <w:rFonts w:ascii="Times New Roman" w:hAnsi="Times New Roman" w:cs="Times New Roman"/>
        </w:rPr>
        <w:t xml:space="preserve">a </w:t>
      </w:r>
      <w:r w:rsidR="0010318C" w:rsidRPr="009754A0">
        <w:rPr>
          <w:rFonts w:ascii="Times New Roman" w:hAnsi="Times New Roman" w:cs="Times New Roman"/>
        </w:rPr>
        <w:t>5-minute</w:t>
      </w:r>
      <w:r w:rsidR="00775D4F" w:rsidRPr="009754A0">
        <w:rPr>
          <w:rFonts w:ascii="Times New Roman" w:hAnsi="Times New Roman" w:cs="Times New Roman"/>
        </w:rPr>
        <w:t xml:space="preserve"> interval</w:t>
      </w:r>
      <w:r w:rsidRPr="009754A0">
        <w:rPr>
          <w:rFonts w:ascii="Times New Roman" w:hAnsi="Times New Roman" w:cs="Times New Roman"/>
        </w:rPr>
        <w:t>.</w:t>
      </w:r>
    </w:p>
    <w:p w14:paraId="72AD2859" w14:textId="77777777" w:rsidR="00DB240E" w:rsidRPr="009754A0" w:rsidRDefault="00DB240E" w:rsidP="007B6476">
      <w:pPr>
        <w:numPr>
          <w:ilvl w:val="0"/>
          <w:numId w:val="55"/>
        </w:numPr>
        <w:spacing w:line="276" w:lineRule="auto"/>
        <w:jc w:val="both"/>
        <w:rPr>
          <w:rFonts w:ascii="Times New Roman" w:hAnsi="Times New Roman" w:cs="Times New Roman"/>
        </w:rPr>
      </w:pPr>
      <w:r w:rsidRPr="009754A0">
        <w:rPr>
          <w:rFonts w:ascii="Times New Roman" w:hAnsi="Times New Roman" w:cs="Times New Roman"/>
        </w:rPr>
        <w:t>Dashboard Responsiveness: The dashboard must reflect new sensor data within 30 seconds of submission.</w:t>
      </w:r>
    </w:p>
    <w:p w14:paraId="77F1CA27" w14:textId="77777777" w:rsidR="00DB240E" w:rsidRPr="009754A0" w:rsidRDefault="00DB240E" w:rsidP="00256116">
      <w:pPr>
        <w:spacing w:line="276" w:lineRule="auto"/>
        <w:jc w:val="both"/>
        <w:rPr>
          <w:rFonts w:ascii="Times New Roman" w:hAnsi="Times New Roman" w:cs="Times New Roman"/>
        </w:rPr>
      </w:pPr>
      <w:r w:rsidRPr="009754A0">
        <w:rPr>
          <w:rFonts w:ascii="Times New Roman" w:hAnsi="Times New Roman" w:cs="Times New Roman"/>
        </w:rPr>
        <w:t>User support levels include:</w:t>
      </w:r>
    </w:p>
    <w:p w14:paraId="11E522B2" w14:textId="77777777" w:rsidR="00DB240E" w:rsidRPr="009754A0" w:rsidRDefault="00DB240E" w:rsidP="007B6476">
      <w:pPr>
        <w:numPr>
          <w:ilvl w:val="0"/>
          <w:numId w:val="56"/>
        </w:numPr>
        <w:spacing w:line="276" w:lineRule="auto"/>
        <w:jc w:val="both"/>
        <w:rPr>
          <w:rFonts w:ascii="Times New Roman" w:hAnsi="Times New Roman" w:cs="Times New Roman"/>
        </w:rPr>
      </w:pPr>
      <w:r w:rsidRPr="009754A0">
        <w:rPr>
          <w:rFonts w:ascii="Times New Roman" w:hAnsi="Times New Roman" w:cs="Times New Roman"/>
        </w:rPr>
        <w:t>First-level support for login, configuration, and simple usage problems.</w:t>
      </w:r>
    </w:p>
    <w:p w14:paraId="1E70C921" w14:textId="77777777" w:rsidR="00DB240E" w:rsidRPr="009754A0" w:rsidRDefault="00DB240E" w:rsidP="007B6476">
      <w:pPr>
        <w:numPr>
          <w:ilvl w:val="0"/>
          <w:numId w:val="56"/>
        </w:numPr>
        <w:spacing w:line="276" w:lineRule="auto"/>
        <w:jc w:val="both"/>
        <w:rPr>
          <w:rFonts w:ascii="Times New Roman" w:hAnsi="Times New Roman" w:cs="Times New Roman"/>
        </w:rPr>
      </w:pPr>
      <w:r w:rsidRPr="009754A0">
        <w:rPr>
          <w:rFonts w:ascii="Times New Roman" w:hAnsi="Times New Roman" w:cs="Times New Roman"/>
        </w:rPr>
        <w:t>Second-level support for firmware errors, dashboard issues, and backend anomalies.</w:t>
      </w:r>
    </w:p>
    <w:p w14:paraId="67E0AEE2" w14:textId="77777777" w:rsidR="00DB240E" w:rsidRPr="009754A0" w:rsidRDefault="00DB240E" w:rsidP="007B6476">
      <w:pPr>
        <w:numPr>
          <w:ilvl w:val="0"/>
          <w:numId w:val="56"/>
        </w:numPr>
        <w:spacing w:line="276" w:lineRule="auto"/>
        <w:jc w:val="both"/>
        <w:rPr>
          <w:rFonts w:ascii="Times New Roman" w:hAnsi="Times New Roman" w:cs="Times New Roman"/>
        </w:rPr>
      </w:pPr>
      <w:r w:rsidRPr="009754A0">
        <w:rPr>
          <w:rFonts w:ascii="Times New Roman" w:hAnsi="Times New Roman" w:cs="Times New Roman"/>
        </w:rPr>
        <w:t>Emergency support for major factory disruptions or compliance-critical failures.</w:t>
      </w:r>
    </w:p>
    <w:p w14:paraId="31A20146" w14:textId="77777777" w:rsidR="00DB240E" w:rsidRPr="009754A0" w:rsidRDefault="00DB240E" w:rsidP="00256116">
      <w:pPr>
        <w:spacing w:line="276" w:lineRule="auto"/>
        <w:jc w:val="both"/>
        <w:rPr>
          <w:rFonts w:ascii="Times New Roman" w:hAnsi="Times New Roman" w:cs="Times New Roman"/>
        </w:rPr>
      </w:pPr>
      <w:r w:rsidRPr="009754A0">
        <w:rPr>
          <w:rFonts w:ascii="Times New Roman" w:hAnsi="Times New Roman" w:cs="Times New Roman"/>
        </w:rPr>
        <w:t>User resources such as setup guides, quick-start manuals, and dashboard help sections are provided to ensure smooth user experiences.</w:t>
      </w:r>
    </w:p>
    <w:p w14:paraId="2F17A6DC" w14:textId="37198C29" w:rsidR="00DB240E" w:rsidRPr="009754A0" w:rsidRDefault="00DB240E" w:rsidP="00256116">
      <w:pPr>
        <w:spacing w:line="276" w:lineRule="auto"/>
        <w:jc w:val="both"/>
        <w:rPr>
          <w:rFonts w:ascii="Times New Roman" w:hAnsi="Times New Roman" w:cs="Times New Roman"/>
        </w:rPr>
      </w:pPr>
    </w:p>
    <w:p w14:paraId="6B6928D5" w14:textId="77777777" w:rsidR="00013F71" w:rsidRPr="009754A0" w:rsidRDefault="00013F71" w:rsidP="00256116">
      <w:pPr>
        <w:spacing w:line="276" w:lineRule="auto"/>
        <w:jc w:val="both"/>
        <w:rPr>
          <w:rFonts w:ascii="Times New Roman" w:hAnsi="Times New Roman" w:cs="Times New Roman"/>
        </w:rPr>
      </w:pPr>
    </w:p>
    <w:p w14:paraId="75DF07E7" w14:textId="77777777" w:rsidR="00013F71" w:rsidRPr="009754A0" w:rsidRDefault="00013F71" w:rsidP="00256116">
      <w:pPr>
        <w:spacing w:line="276" w:lineRule="auto"/>
        <w:jc w:val="both"/>
        <w:rPr>
          <w:rFonts w:ascii="Times New Roman" w:hAnsi="Times New Roman" w:cs="Times New Roman"/>
        </w:rPr>
      </w:pPr>
    </w:p>
    <w:p w14:paraId="7B07F159" w14:textId="77777777" w:rsidR="00013F71" w:rsidRPr="009754A0" w:rsidRDefault="00013F71" w:rsidP="00256116">
      <w:pPr>
        <w:spacing w:line="276" w:lineRule="auto"/>
        <w:jc w:val="both"/>
        <w:rPr>
          <w:rFonts w:ascii="Times New Roman" w:hAnsi="Times New Roman" w:cs="Times New Roman"/>
        </w:rPr>
      </w:pPr>
    </w:p>
    <w:p w14:paraId="6F7E1B5B" w14:textId="2FDFD1FC" w:rsidR="00EC6EDE" w:rsidRPr="009754A0" w:rsidRDefault="00EC6EDE" w:rsidP="00256116">
      <w:pPr>
        <w:spacing w:line="276" w:lineRule="auto"/>
        <w:jc w:val="both"/>
        <w:rPr>
          <w:rFonts w:ascii="Times New Roman" w:hAnsi="Times New Roman" w:cs="Times New Roman"/>
        </w:rPr>
      </w:pPr>
    </w:p>
    <w:p w14:paraId="43226625" w14:textId="77777777" w:rsidR="00EC6EDE" w:rsidRPr="009754A0" w:rsidRDefault="00EC6EDE" w:rsidP="00256116">
      <w:pPr>
        <w:spacing w:line="276" w:lineRule="auto"/>
        <w:jc w:val="both"/>
        <w:rPr>
          <w:rFonts w:ascii="Times New Roman" w:hAnsi="Times New Roman" w:cs="Times New Roman"/>
        </w:rPr>
      </w:pPr>
    </w:p>
    <w:p w14:paraId="396903E3" w14:textId="5CEA8557" w:rsidR="00DB240E" w:rsidRPr="009754A0" w:rsidRDefault="003802B2" w:rsidP="00256116">
      <w:pPr>
        <w:spacing w:line="276" w:lineRule="auto"/>
        <w:jc w:val="both"/>
        <w:rPr>
          <w:rFonts w:ascii="Times New Roman" w:hAnsi="Times New Roman" w:cs="Times New Roman"/>
          <w:b/>
        </w:rPr>
      </w:pPr>
      <w:r w:rsidRPr="009754A0">
        <w:rPr>
          <w:rFonts w:ascii="Times New Roman" w:hAnsi="Times New Roman" w:cs="Times New Roman"/>
          <w:b/>
        </w:rPr>
        <w:lastRenderedPageBreak/>
        <w:t>6.1.2</w:t>
      </w:r>
      <w:r w:rsidR="00DB240E" w:rsidRPr="009754A0">
        <w:rPr>
          <w:rFonts w:ascii="Times New Roman" w:hAnsi="Times New Roman" w:cs="Times New Roman"/>
          <w:b/>
        </w:rPr>
        <w:t xml:space="preserve"> System Upgrades and Expansion</w:t>
      </w:r>
    </w:p>
    <w:p w14:paraId="0CC6FDA0" w14:textId="77777777" w:rsidR="00DB240E" w:rsidRPr="009754A0" w:rsidRDefault="00DB240E" w:rsidP="00256116">
      <w:pPr>
        <w:spacing w:line="276" w:lineRule="auto"/>
        <w:jc w:val="both"/>
        <w:rPr>
          <w:rFonts w:ascii="Times New Roman" w:hAnsi="Times New Roman" w:cs="Times New Roman"/>
        </w:rPr>
      </w:pPr>
      <w:r w:rsidRPr="009754A0">
        <w:rPr>
          <w:rFonts w:ascii="Times New Roman" w:hAnsi="Times New Roman" w:cs="Times New Roman"/>
        </w:rPr>
        <w:t>FactoryAirWatch is designed to support iterative improvements and scalable enhancements:</w:t>
      </w:r>
    </w:p>
    <w:p w14:paraId="48FC94A7" w14:textId="77777777" w:rsidR="00DB240E" w:rsidRPr="009754A0" w:rsidRDefault="00DB240E" w:rsidP="007B6476">
      <w:pPr>
        <w:numPr>
          <w:ilvl w:val="0"/>
          <w:numId w:val="57"/>
        </w:numPr>
        <w:spacing w:line="276" w:lineRule="auto"/>
        <w:jc w:val="both"/>
        <w:rPr>
          <w:rFonts w:ascii="Times New Roman" w:hAnsi="Times New Roman" w:cs="Times New Roman"/>
        </w:rPr>
      </w:pPr>
      <w:r w:rsidRPr="009754A0">
        <w:rPr>
          <w:rFonts w:ascii="Times New Roman" w:hAnsi="Times New Roman" w:cs="Times New Roman"/>
        </w:rPr>
        <w:t>Firmware updates are released via GitHub and manually installed.</w:t>
      </w:r>
    </w:p>
    <w:p w14:paraId="1CDFA6FB" w14:textId="77777777" w:rsidR="00DB240E" w:rsidRPr="009754A0" w:rsidRDefault="00DB240E" w:rsidP="007B6476">
      <w:pPr>
        <w:numPr>
          <w:ilvl w:val="0"/>
          <w:numId w:val="57"/>
        </w:numPr>
        <w:spacing w:line="276" w:lineRule="auto"/>
        <w:jc w:val="both"/>
        <w:rPr>
          <w:rFonts w:ascii="Times New Roman" w:hAnsi="Times New Roman" w:cs="Times New Roman"/>
        </w:rPr>
      </w:pPr>
      <w:r w:rsidRPr="009754A0">
        <w:rPr>
          <w:rFonts w:ascii="Times New Roman" w:hAnsi="Times New Roman" w:cs="Times New Roman"/>
        </w:rPr>
        <w:t>Dashboard and API updates are deployed through Vercel CI/CD.</w:t>
      </w:r>
    </w:p>
    <w:p w14:paraId="4B15BCA1" w14:textId="77777777" w:rsidR="00DB240E" w:rsidRPr="009754A0" w:rsidRDefault="00DB240E" w:rsidP="007B6476">
      <w:pPr>
        <w:numPr>
          <w:ilvl w:val="0"/>
          <w:numId w:val="57"/>
        </w:numPr>
        <w:spacing w:line="276" w:lineRule="auto"/>
        <w:jc w:val="both"/>
        <w:rPr>
          <w:rFonts w:ascii="Times New Roman" w:hAnsi="Times New Roman" w:cs="Times New Roman"/>
        </w:rPr>
      </w:pPr>
      <w:r w:rsidRPr="009754A0">
        <w:rPr>
          <w:rFonts w:ascii="Times New Roman" w:hAnsi="Times New Roman" w:cs="Times New Roman"/>
        </w:rPr>
        <w:t>A custom domain is configured on Vercel for improved accessibility and branding.</w:t>
      </w:r>
    </w:p>
    <w:p w14:paraId="1BF25757" w14:textId="77777777" w:rsidR="00DB240E" w:rsidRPr="009754A0" w:rsidRDefault="00DB240E" w:rsidP="00256116">
      <w:pPr>
        <w:spacing w:line="276" w:lineRule="auto"/>
        <w:jc w:val="both"/>
        <w:rPr>
          <w:rFonts w:ascii="Times New Roman" w:hAnsi="Times New Roman" w:cs="Times New Roman"/>
        </w:rPr>
      </w:pPr>
      <w:r w:rsidRPr="009754A0">
        <w:rPr>
          <w:rFonts w:ascii="Times New Roman" w:hAnsi="Times New Roman" w:cs="Times New Roman"/>
        </w:rPr>
        <w:t>Future enhancements being considered:</w:t>
      </w:r>
    </w:p>
    <w:p w14:paraId="51222A3F" w14:textId="597AC02D" w:rsidR="0097542A" w:rsidRPr="009754A0" w:rsidRDefault="0097542A" w:rsidP="007B6476">
      <w:pPr>
        <w:numPr>
          <w:ilvl w:val="0"/>
          <w:numId w:val="58"/>
        </w:numPr>
        <w:spacing w:line="276" w:lineRule="auto"/>
        <w:jc w:val="both"/>
        <w:rPr>
          <w:rFonts w:ascii="Times New Roman" w:hAnsi="Times New Roman" w:cs="Times New Roman"/>
          <w:bCs/>
        </w:rPr>
      </w:pPr>
      <w:r w:rsidRPr="009754A0">
        <w:rPr>
          <w:rFonts w:ascii="Times New Roman" w:hAnsi="Times New Roman" w:cs="Times New Roman"/>
          <w:bCs/>
        </w:rPr>
        <w:t>Development of a smaller, integrated PCB design for IoT hardware to reduce size and improve installation convenience.</w:t>
      </w:r>
    </w:p>
    <w:p w14:paraId="15058657" w14:textId="77777777" w:rsidR="0010318C" w:rsidRPr="009754A0" w:rsidRDefault="0097542A" w:rsidP="007B6476">
      <w:pPr>
        <w:numPr>
          <w:ilvl w:val="0"/>
          <w:numId w:val="58"/>
        </w:numPr>
        <w:spacing w:after="140" w:line="276" w:lineRule="auto"/>
        <w:jc w:val="both"/>
        <w:rPr>
          <w:rFonts w:ascii="Times New Roman" w:hAnsi="Times New Roman" w:cs="Times New Roman"/>
          <w:bCs/>
        </w:rPr>
      </w:pPr>
      <w:r w:rsidRPr="009754A0">
        <w:rPr>
          <w:rFonts w:ascii="Times New Roman" w:hAnsi="Times New Roman" w:cs="Times New Roman"/>
          <w:bCs/>
        </w:rPr>
        <w:t>Design and introduction of a compact, wearable monitoring device for individual employee safety and exposure tracking.</w:t>
      </w:r>
    </w:p>
    <w:p w14:paraId="0243C211" w14:textId="184B1F89" w:rsidR="0097542A" w:rsidRPr="009754A0" w:rsidRDefault="0097542A" w:rsidP="007B6476">
      <w:pPr>
        <w:numPr>
          <w:ilvl w:val="0"/>
          <w:numId w:val="58"/>
        </w:numPr>
        <w:spacing w:after="140" w:line="276" w:lineRule="auto"/>
        <w:jc w:val="both"/>
        <w:rPr>
          <w:rFonts w:ascii="Times New Roman" w:hAnsi="Times New Roman" w:cs="Times New Roman"/>
          <w:bCs/>
        </w:rPr>
      </w:pPr>
      <w:r w:rsidRPr="009754A0">
        <w:rPr>
          <w:rFonts w:ascii="Times New Roman" w:hAnsi="Times New Roman" w:cs="Times New Roman"/>
          <w:bCs/>
        </w:rPr>
        <w:t>Transition to fully wireless connectivity solutions for easier deployment and scalability.</w:t>
      </w:r>
    </w:p>
    <w:p w14:paraId="67B2CAFD" w14:textId="2312EC0B" w:rsidR="0097542A" w:rsidRPr="009754A0" w:rsidRDefault="0097542A" w:rsidP="007B6476">
      <w:pPr>
        <w:numPr>
          <w:ilvl w:val="0"/>
          <w:numId w:val="58"/>
        </w:numPr>
        <w:spacing w:after="140" w:line="276" w:lineRule="auto"/>
        <w:jc w:val="both"/>
        <w:rPr>
          <w:rFonts w:ascii="Times New Roman" w:hAnsi="Times New Roman" w:cs="Times New Roman"/>
          <w:bCs/>
        </w:rPr>
      </w:pPr>
      <w:r w:rsidRPr="009754A0">
        <w:rPr>
          <w:rFonts w:ascii="Times New Roman" w:hAnsi="Times New Roman" w:cs="Times New Roman"/>
          <w:bCs/>
        </w:rPr>
        <w:t xml:space="preserve">Enhanced power management firmware for prolonged battery life and reduced maintenance frequency. </w:t>
      </w:r>
    </w:p>
    <w:p w14:paraId="7C1214AE" w14:textId="2CA2D936" w:rsidR="00DB240E" w:rsidRPr="009754A0" w:rsidRDefault="00DB240E" w:rsidP="00256116">
      <w:pPr>
        <w:spacing w:line="276" w:lineRule="auto"/>
        <w:jc w:val="both"/>
        <w:rPr>
          <w:rFonts w:ascii="Times New Roman" w:hAnsi="Times New Roman" w:cs="Times New Roman"/>
        </w:rPr>
      </w:pPr>
    </w:p>
    <w:p w14:paraId="5CB04940" w14:textId="5F553DE5" w:rsidR="00DB240E" w:rsidRPr="009754A0" w:rsidRDefault="003802B2" w:rsidP="00256116">
      <w:pPr>
        <w:spacing w:line="276" w:lineRule="auto"/>
        <w:jc w:val="both"/>
        <w:rPr>
          <w:rFonts w:ascii="Times New Roman" w:hAnsi="Times New Roman" w:cs="Times New Roman"/>
          <w:b/>
        </w:rPr>
      </w:pPr>
      <w:r w:rsidRPr="009754A0">
        <w:rPr>
          <w:rFonts w:ascii="Times New Roman" w:hAnsi="Times New Roman" w:cs="Times New Roman"/>
          <w:b/>
        </w:rPr>
        <w:t>6.1.3</w:t>
      </w:r>
      <w:r w:rsidR="00DB240E" w:rsidRPr="009754A0">
        <w:rPr>
          <w:rFonts w:ascii="Times New Roman" w:hAnsi="Times New Roman" w:cs="Times New Roman"/>
          <w:b/>
        </w:rPr>
        <w:t xml:space="preserve"> Data Migration and System Phase-Out</w:t>
      </w:r>
    </w:p>
    <w:p w14:paraId="62C6DABC" w14:textId="5534355A" w:rsidR="00017AE1" w:rsidRPr="009754A0" w:rsidRDefault="00017AE1" w:rsidP="00256116">
      <w:pPr>
        <w:spacing w:line="276" w:lineRule="auto"/>
        <w:jc w:val="both"/>
        <w:rPr>
          <w:rFonts w:ascii="Times New Roman" w:hAnsi="Times New Roman" w:cs="Times New Roman"/>
        </w:rPr>
      </w:pPr>
      <w:r w:rsidRPr="009754A0">
        <w:rPr>
          <w:rFonts w:ascii="Times New Roman" w:hAnsi="Times New Roman" w:cs="Times New Roman"/>
        </w:rPr>
        <w:t>When switching from an older system to FactoryAirWatch:</w:t>
      </w:r>
    </w:p>
    <w:p w14:paraId="26730E19" w14:textId="2C598794" w:rsidR="00017AE1" w:rsidRPr="009754A0" w:rsidRDefault="00017AE1" w:rsidP="007B6476">
      <w:pPr>
        <w:pStyle w:val="ListParagraph"/>
        <w:numPr>
          <w:ilvl w:val="0"/>
          <w:numId w:val="59"/>
        </w:numPr>
        <w:spacing w:line="276" w:lineRule="auto"/>
        <w:jc w:val="both"/>
        <w:rPr>
          <w:rFonts w:ascii="Times New Roman" w:hAnsi="Times New Roman" w:cs="Times New Roman"/>
        </w:rPr>
      </w:pPr>
      <w:r w:rsidRPr="009754A0">
        <w:rPr>
          <w:rFonts w:ascii="Times New Roman" w:hAnsi="Times New Roman" w:cs="Times New Roman"/>
        </w:rPr>
        <w:t>Export historical readings from the legacy tool in CSV or JSON, then import with the Prisma CLI. A script automatically counts rows and compares</w:t>
      </w:r>
      <w:r w:rsidR="00A574FD" w:rsidRPr="009754A0">
        <w:rPr>
          <w:rFonts w:ascii="Times New Roman" w:hAnsi="Times New Roman" w:cs="Times New Roman"/>
        </w:rPr>
        <w:t xml:space="preserve"> the columns</w:t>
      </w:r>
      <w:r w:rsidRPr="009754A0">
        <w:rPr>
          <w:rFonts w:ascii="Times New Roman" w:hAnsi="Times New Roman" w:cs="Times New Roman"/>
        </w:rPr>
        <w:t>; any difference &gt; 0.5 % stops the import and prints a diff for review.</w:t>
      </w:r>
    </w:p>
    <w:p w14:paraId="26F09EBD" w14:textId="4D059DCA" w:rsidR="00017AE1" w:rsidRPr="009754A0" w:rsidRDefault="00017AE1" w:rsidP="007B6476">
      <w:pPr>
        <w:pStyle w:val="ListParagraph"/>
        <w:numPr>
          <w:ilvl w:val="0"/>
          <w:numId w:val="59"/>
        </w:numPr>
        <w:spacing w:line="276" w:lineRule="auto"/>
        <w:jc w:val="both"/>
        <w:rPr>
          <w:rFonts w:ascii="Times New Roman" w:hAnsi="Times New Roman" w:cs="Times New Roman"/>
        </w:rPr>
      </w:pPr>
      <w:r w:rsidRPr="009754A0">
        <w:rPr>
          <w:rFonts w:ascii="Times New Roman" w:hAnsi="Times New Roman" w:cs="Times New Roman"/>
        </w:rPr>
        <w:t xml:space="preserve">Run both systems in parallel for one week, automatically comparing AQI and peak PM₂.₅ each night. Once </w:t>
      </w:r>
      <w:r w:rsidR="00C14934" w:rsidRPr="009754A0">
        <w:rPr>
          <w:rFonts w:ascii="Times New Roman" w:hAnsi="Times New Roman" w:cs="Times New Roman"/>
        </w:rPr>
        <w:t xml:space="preserve">a </w:t>
      </w:r>
      <w:r w:rsidRPr="009754A0">
        <w:rPr>
          <w:rFonts w:ascii="Times New Roman" w:hAnsi="Times New Roman" w:cs="Times New Roman"/>
        </w:rPr>
        <w:t xml:space="preserve">consecutive </w:t>
      </w:r>
      <w:r w:rsidR="00A574FD" w:rsidRPr="009754A0">
        <w:rPr>
          <w:rFonts w:ascii="Times New Roman" w:hAnsi="Times New Roman" w:cs="Times New Roman"/>
        </w:rPr>
        <w:t>two-day</w:t>
      </w:r>
      <w:r w:rsidRPr="009754A0">
        <w:rPr>
          <w:rFonts w:ascii="Times New Roman" w:hAnsi="Times New Roman" w:cs="Times New Roman"/>
        </w:rPr>
        <w:t xml:space="preserve"> match</w:t>
      </w:r>
      <w:r w:rsidR="004E7F5A" w:rsidRPr="009754A0">
        <w:rPr>
          <w:rFonts w:ascii="Times New Roman" w:hAnsi="Times New Roman" w:cs="Times New Roman"/>
        </w:rPr>
        <w:t xml:space="preserve"> occurs</w:t>
      </w:r>
      <w:r w:rsidRPr="009754A0">
        <w:rPr>
          <w:rFonts w:ascii="Times New Roman" w:hAnsi="Times New Roman" w:cs="Times New Roman"/>
        </w:rPr>
        <w:t xml:space="preserve">, route alerts </w:t>
      </w:r>
      <w:r w:rsidR="00A574FD" w:rsidRPr="009754A0">
        <w:rPr>
          <w:rFonts w:ascii="Times New Roman" w:hAnsi="Times New Roman" w:cs="Times New Roman"/>
        </w:rPr>
        <w:t xml:space="preserve">are </w:t>
      </w:r>
      <w:r w:rsidRPr="009754A0">
        <w:rPr>
          <w:rFonts w:ascii="Times New Roman" w:hAnsi="Times New Roman" w:cs="Times New Roman"/>
        </w:rPr>
        <w:t xml:space="preserve">exclusively </w:t>
      </w:r>
      <w:r w:rsidR="00A574FD" w:rsidRPr="009754A0">
        <w:rPr>
          <w:rFonts w:ascii="Times New Roman" w:hAnsi="Times New Roman" w:cs="Times New Roman"/>
        </w:rPr>
        <w:t xml:space="preserve">sent </w:t>
      </w:r>
      <w:r w:rsidRPr="009754A0">
        <w:rPr>
          <w:rFonts w:ascii="Times New Roman" w:hAnsi="Times New Roman" w:cs="Times New Roman"/>
        </w:rPr>
        <w:t>through FactoryAirWatch.</w:t>
      </w:r>
    </w:p>
    <w:p w14:paraId="78068156" w14:textId="76031B50" w:rsidR="00017AE1" w:rsidRPr="009754A0" w:rsidRDefault="00017AE1" w:rsidP="007B6476">
      <w:pPr>
        <w:pStyle w:val="ListParagraph"/>
        <w:numPr>
          <w:ilvl w:val="0"/>
          <w:numId w:val="59"/>
        </w:numPr>
        <w:spacing w:line="276" w:lineRule="auto"/>
        <w:jc w:val="both"/>
        <w:rPr>
          <w:rFonts w:ascii="Times New Roman" w:hAnsi="Times New Roman" w:cs="Times New Roman"/>
        </w:rPr>
      </w:pPr>
      <w:r w:rsidRPr="009754A0">
        <w:rPr>
          <w:rFonts w:ascii="Times New Roman" w:hAnsi="Times New Roman" w:cs="Times New Roman"/>
        </w:rPr>
        <w:t xml:space="preserve">Compress the old database into a </w:t>
      </w:r>
      <w:r w:rsidR="004E7F5A" w:rsidRPr="009754A0">
        <w:rPr>
          <w:rFonts w:ascii="Times New Roman" w:hAnsi="Times New Roman" w:cs="Times New Roman"/>
        </w:rPr>
        <w:t>checksum-verified</w:t>
      </w:r>
      <w:r w:rsidRPr="009754A0">
        <w:rPr>
          <w:rFonts w:ascii="Times New Roman" w:hAnsi="Times New Roman" w:cs="Times New Roman"/>
        </w:rPr>
        <w:t xml:space="preserve"> ZIP, store it on the factory NAS for </w:t>
      </w:r>
      <w:r w:rsidR="00DE4567" w:rsidRPr="009754A0">
        <w:rPr>
          <w:rFonts w:ascii="Times New Roman" w:hAnsi="Times New Roman" w:cs="Times New Roman"/>
        </w:rPr>
        <w:t>3</w:t>
      </w:r>
      <w:r w:rsidRPr="009754A0">
        <w:rPr>
          <w:rFonts w:ascii="Times New Roman" w:hAnsi="Times New Roman" w:cs="Times New Roman"/>
        </w:rPr>
        <w:t> years, then wipe the old ser</w:t>
      </w:r>
      <w:r w:rsidR="00A574FD" w:rsidRPr="009754A0">
        <w:rPr>
          <w:rFonts w:ascii="Times New Roman" w:hAnsi="Times New Roman" w:cs="Times New Roman"/>
        </w:rPr>
        <w:t>ver and completely switch to the new setup</w:t>
      </w:r>
      <w:r w:rsidRPr="009754A0">
        <w:rPr>
          <w:rFonts w:ascii="Times New Roman" w:hAnsi="Times New Roman" w:cs="Times New Roman"/>
        </w:rPr>
        <w:t>.</w:t>
      </w:r>
    </w:p>
    <w:p w14:paraId="2C9CC7CA" w14:textId="0084E0C3" w:rsidR="00017AE1" w:rsidRPr="009754A0" w:rsidRDefault="00017AE1" w:rsidP="007B6476">
      <w:pPr>
        <w:pStyle w:val="ListParagraph"/>
        <w:numPr>
          <w:ilvl w:val="0"/>
          <w:numId w:val="59"/>
        </w:numPr>
        <w:spacing w:line="276" w:lineRule="auto"/>
        <w:jc w:val="both"/>
        <w:rPr>
          <w:rFonts w:ascii="Times New Roman" w:hAnsi="Times New Roman" w:cs="Times New Roman"/>
        </w:rPr>
      </w:pPr>
      <w:r w:rsidRPr="009754A0">
        <w:rPr>
          <w:rFonts w:ascii="Times New Roman" w:hAnsi="Times New Roman" w:cs="Times New Roman"/>
        </w:rPr>
        <w:t xml:space="preserve">Inspect retired sensors: </w:t>
      </w:r>
      <w:r w:rsidR="00A574FD" w:rsidRPr="009754A0">
        <w:rPr>
          <w:rFonts w:ascii="Times New Roman" w:hAnsi="Times New Roman" w:cs="Times New Roman"/>
        </w:rPr>
        <w:t>U</w:t>
      </w:r>
      <w:r w:rsidRPr="009754A0">
        <w:rPr>
          <w:rFonts w:ascii="Times New Roman" w:hAnsi="Times New Roman" w:cs="Times New Roman"/>
        </w:rPr>
        <w:t xml:space="preserve">sable boards are labelled </w:t>
      </w:r>
      <w:r w:rsidR="00A574FD" w:rsidRPr="009754A0">
        <w:rPr>
          <w:rFonts w:ascii="Times New Roman" w:hAnsi="Times New Roman" w:cs="Times New Roman"/>
          <w:i/>
          <w:iCs/>
        </w:rPr>
        <w:t>SPARE</w:t>
      </w:r>
      <w:r w:rsidR="00A574FD" w:rsidRPr="009754A0">
        <w:rPr>
          <w:rFonts w:ascii="Times New Roman" w:hAnsi="Times New Roman" w:cs="Times New Roman"/>
        </w:rPr>
        <w:t>;</w:t>
      </w:r>
      <w:r w:rsidRPr="009754A0">
        <w:rPr>
          <w:rFonts w:ascii="Times New Roman" w:hAnsi="Times New Roman" w:cs="Times New Roman"/>
        </w:rPr>
        <w:t xml:space="preserve"> defective boards go to a NEMA</w:t>
      </w:r>
      <w:r w:rsidRPr="009754A0">
        <w:rPr>
          <w:rFonts w:ascii="Times New Roman" w:hAnsi="Times New Roman" w:cs="Times New Roman"/>
        </w:rPr>
        <w:noBreakHyphen/>
        <w:t>approved e</w:t>
      </w:r>
      <w:r w:rsidRPr="009754A0">
        <w:rPr>
          <w:rFonts w:ascii="Times New Roman" w:hAnsi="Times New Roman" w:cs="Times New Roman"/>
        </w:rPr>
        <w:noBreakHyphen/>
        <w:t>waste recycler. Remove and destroy SIM cards to prevent data leakage.</w:t>
      </w:r>
    </w:p>
    <w:p w14:paraId="1219F87E" w14:textId="52273FDA" w:rsidR="00017AE1" w:rsidRPr="009754A0" w:rsidRDefault="00017AE1" w:rsidP="007B6476">
      <w:pPr>
        <w:pStyle w:val="ListParagraph"/>
        <w:numPr>
          <w:ilvl w:val="0"/>
          <w:numId w:val="59"/>
        </w:numPr>
        <w:spacing w:line="276" w:lineRule="auto"/>
        <w:jc w:val="both"/>
        <w:rPr>
          <w:rFonts w:ascii="Times New Roman" w:hAnsi="Times New Roman" w:cs="Times New Roman"/>
        </w:rPr>
      </w:pPr>
      <w:r w:rsidRPr="009754A0">
        <w:rPr>
          <w:rFonts w:ascii="Times New Roman" w:hAnsi="Times New Roman" w:cs="Times New Roman"/>
        </w:rPr>
        <w:t>Keep a 48</w:t>
      </w:r>
      <w:r w:rsidRPr="009754A0">
        <w:rPr>
          <w:rFonts w:ascii="Times New Roman" w:hAnsi="Times New Roman" w:cs="Times New Roman"/>
        </w:rPr>
        <w:noBreakHyphen/>
        <w:t>hour rollback window: if a critical defect is found, point dashboards back to the archived snapshot and reopen the legacy alerts while root</w:t>
      </w:r>
      <w:r w:rsidRPr="009754A0">
        <w:rPr>
          <w:rFonts w:ascii="Times New Roman" w:hAnsi="Times New Roman" w:cs="Times New Roman"/>
        </w:rPr>
        <w:noBreakHyphen/>
        <w:t>cause analysis is performed.</w:t>
      </w:r>
    </w:p>
    <w:p w14:paraId="67BC2785" w14:textId="5588A744" w:rsidR="00DB240E" w:rsidRPr="009754A0" w:rsidRDefault="00DB240E" w:rsidP="00256116">
      <w:pPr>
        <w:pStyle w:val="Heading2"/>
        <w:spacing w:line="276" w:lineRule="auto"/>
        <w:rPr>
          <w:rFonts w:ascii="Times New Roman" w:hAnsi="Times New Roman" w:cs="Times New Roman"/>
          <w:color w:val="auto"/>
        </w:rPr>
      </w:pPr>
      <w:bookmarkStart w:id="66" w:name="_Toc197924311"/>
      <w:r w:rsidRPr="009754A0">
        <w:rPr>
          <w:rFonts w:ascii="Times New Roman" w:hAnsi="Times New Roman" w:cs="Times New Roman"/>
          <w:color w:val="auto"/>
        </w:rPr>
        <w:t>Maintenance and Performance Overview Table</w:t>
      </w:r>
      <w:bookmarkEnd w:id="66"/>
    </w:p>
    <w:p w14:paraId="52908F8F" w14:textId="5CAD44D4" w:rsidR="003802B2" w:rsidRPr="009754A0" w:rsidRDefault="003802B2" w:rsidP="00256116">
      <w:pPr>
        <w:pStyle w:val="Caption"/>
        <w:keepNext/>
        <w:spacing w:line="276" w:lineRule="auto"/>
        <w:rPr>
          <w:rFonts w:ascii="Times New Roman" w:hAnsi="Times New Roman" w:cs="Times New Roman"/>
          <w:color w:val="auto"/>
        </w:rPr>
      </w:pPr>
      <w:bookmarkStart w:id="67" w:name="_Toc197924343"/>
      <w:r w:rsidRPr="009754A0">
        <w:rPr>
          <w:rFonts w:ascii="Times New Roman" w:hAnsi="Times New Roman" w:cs="Times New Roman"/>
          <w:color w:val="auto"/>
        </w:rPr>
        <w:t xml:space="preserve">Table </w:t>
      </w:r>
      <w:r w:rsidRPr="009754A0">
        <w:rPr>
          <w:rFonts w:ascii="Times New Roman" w:hAnsi="Times New Roman" w:cs="Times New Roman"/>
          <w:color w:val="auto"/>
        </w:rPr>
        <w:fldChar w:fldCharType="begin"/>
      </w:r>
      <w:r w:rsidRPr="009754A0">
        <w:rPr>
          <w:rFonts w:ascii="Times New Roman" w:hAnsi="Times New Roman" w:cs="Times New Roman"/>
          <w:color w:val="auto"/>
        </w:rPr>
        <w:instrText xml:space="preserve"> STYLEREF 1 \s </w:instrText>
      </w:r>
      <w:r w:rsidRPr="009754A0">
        <w:rPr>
          <w:rFonts w:ascii="Times New Roman" w:hAnsi="Times New Roman" w:cs="Times New Roman"/>
          <w:color w:val="auto"/>
        </w:rPr>
        <w:fldChar w:fldCharType="separate"/>
      </w:r>
      <w:r w:rsidR="004F2D4E">
        <w:rPr>
          <w:rFonts w:ascii="Times New Roman" w:hAnsi="Times New Roman" w:cs="Times New Roman"/>
          <w:noProof/>
          <w:color w:val="auto"/>
        </w:rPr>
        <w:t>6</w:t>
      </w:r>
      <w:r w:rsidRPr="009754A0">
        <w:rPr>
          <w:rFonts w:ascii="Times New Roman" w:hAnsi="Times New Roman" w:cs="Times New Roman"/>
          <w:color w:val="auto"/>
        </w:rPr>
        <w:fldChar w:fldCharType="end"/>
      </w:r>
      <w:r w:rsidRPr="009754A0">
        <w:rPr>
          <w:rFonts w:ascii="Times New Roman" w:hAnsi="Times New Roman" w:cs="Times New Roman"/>
          <w:color w:val="auto"/>
        </w:rPr>
        <w:t>.2</w:t>
      </w:r>
      <w:r w:rsidR="000C0256" w:rsidRPr="009754A0">
        <w:rPr>
          <w:rFonts w:ascii="Times New Roman" w:hAnsi="Times New Roman" w:cs="Times New Roman"/>
          <w:color w:val="auto"/>
        </w:rPr>
        <w:t>.</w:t>
      </w:r>
      <w:r w:rsidR="009754A0" w:rsidRPr="009754A0">
        <w:rPr>
          <w:rFonts w:ascii="Times New Roman" w:hAnsi="Times New Roman" w:cs="Times New Roman"/>
          <w:color w:val="auto"/>
        </w:rPr>
        <w:fldChar w:fldCharType="begin"/>
      </w:r>
      <w:r w:rsidR="009754A0" w:rsidRPr="009754A0">
        <w:rPr>
          <w:rFonts w:ascii="Times New Roman" w:hAnsi="Times New Roman" w:cs="Times New Roman"/>
          <w:color w:val="auto"/>
        </w:rPr>
        <w:instrText xml:space="preserve"> STYLEREF 2 \s </w:instrText>
      </w:r>
      <w:r w:rsidR="009754A0" w:rsidRPr="009754A0">
        <w:rPr>
          <w:rFonts w:ascii="Times New Roman" w:hAnsi="Times New Roman" w:cs="Times New Roman"/>
          <w:color w:val="auto"/>
        </w:rPr>
        <w:fldChar w:fldCharType="separate"/>
      </w:r>
      <w:r w:rsidR="004F2D4E">
        <w:rPr>
          <w:rFonts w:ascii="Times New Roman" w:hAnsi="Times New Roman" w:cs="Times New Roman"/>
          <w:noProof/>
          <w:color w:val="auto"/>
        </w:rPr>
        <w:t>6.2</w:t>
      </w:r>
      <w:r w:rsidR="009754A0" w:rsidRPr="009754A0">
        <w:rPr>
          <w:rFonts w:ascii="Times New Roman" w:hAnsi="Times New Roman" w:cs="Times New Roman"/>
          <w:color w:val="auto"/>
        </w:rPr>
        <w:fldChar w:fldCharType="end"/>
      </w:r>
      <w:r w:rsidR="009754A0" w:rsidRPr="009754A0">
        <w:rPr>
          <w:rFonts w:ascii="Times New Roman" w:hAnsi="Times New Roman" w:cs="Times New Roman"/>
          <w:color w:val="auto"/>
        </w:rPr>
        <w:noBreakHyphen/>
      </w:r>
      <w:r w:rsidR="009754A0" w:rsidRPr="009754A0">
        <w:rPr>
          <w:rFonts w:ascii="Times New Roman" w:hAnsi="Times New Roman" w:cs="Times New Roman"/>
          <w:color w:val="auto"/>
        </w:rPr>
        <w:fldChar w:fldCharType="begin"/>
      </w:r>
      <w:r w:rsidR="009754A0" w:rsidRPr="009754A0">
        <w:rPr>
          <w:rFonts w:ascii="Times New Roman" w:hAnsi="Times New Roman" w:cs="Times New Roman"/>
          <w:color w:val="auto"/>
        </w:rPr>
        <w:instrText xml:space="preserve"> SEQ Table \* ARABIC \s 2 </w:instrText>
      </w:r>
      <w:r w:rsidR="009754A0" w:rsidRPr="009754A0">
        <w:rPr>
          <w:rFonts w:ascii="Times New Roman" w:hAnsi="Times New Roman" w:cs="Times New Roman"/>
          <w:color w:val="auto"/>
        </w:rPr>
        <w:fldChar w:fldCharType="separate"/>
      </w:r>
      <w:r w:rsidR="004F2D4E">
        <w:rPr>
          <w:rFonts w:ascii="Times New Roman" w:hAnsi="Times New Roman" w:cs="Times New Roman"/>
          <w:noProof/>
          <w:color w:val="auto"/>
        </w:rPr>
        <w:t>1</w:t>
      </w:r>
      <w:r w:rsidR="009754A0" w:rsidRPr="009754A0">
        <w:rPr>
          <w:rFonts w:ascii="Times New Roman" w:hAnsi="Times New Roman" w:cs="Times New Roman"/>
          <w:color w:val="auto"/>
        </w:rPr>
        <w:fldChar w:fldCharType="end"/>
      </w:r>
      <w:r w:rsidRPr="009754A0">
        <w:rPr>
          <w:rFonts w:ascii="Times New Roman" w:hAnsi="Times New Roman" w:cs="Times New Roman"/>
          <w:color w:val="auto"/>
        </w:rPr>
        <w:t xml:space="preserve"> Maintenance and Performance overview</w:t>
      </w:r>
      <w:bookmarkEnd w:id="67"/>
    </w:p>
    <w:tbl>
      <w:tblPr>
        <w:tblStyle w:val="TableGrid"/>
        <w:tblW w:w="0" w:type="auto"/>
        <w:tblLook w:val="04A0" w:firstRow="1" w:lastRow="0" w:firstColumn="1" w:lastColumn="0" w:noHBand="0" w:noVBand="1"/>
      </w:tblPr>
      <w:tblGrid>
        <w:gridCol w:w="2744"/>
        <w:gridCol w:w="6884"/>
      </w:tblGrid>
      <w:tr w:rsidR="009754A0" w:rsidRPr="009754A0" w14:paraId="5AFD34C1" w14:textId="77777777" w:rsidTr="007E5D02">
        <w:tc>
          <w:tcPr>
            <w:tcW w:w="0" w:type="auto"/>
            <w:shd w:val="clear" w:color="auto" w:fill="BFBFBF" w:themeFill="background1" w:themeFillShade="BF"/>
            <w:hideMark/>
          </w:tcPr>
          <w:p w14:paraId="38450297" w14:textId="77777777" w:rsidR="00DB240E" w:rsidRPr="009754A0" w:rsidRDefault="00DB240E" w:rsidP="00256116">
            <w:pPr>
              <w:spacing w:line="276" w:lineRule="auto"/>
              <w:jc w:val="both"/>
              <w:rPr>
                <w:rFonts w:ascii="Times New Roman" w:hAnsi="Times New Roman" w:cs="Times New Roman"/>
                <w:b/>
                <w:bCs/>
              </w:rPr>
            </w:pPr>
            <w:r w:rsidRPr="009754A0">
              <w:rPr>
                <w:rFonts w:ascii="Times New Roman" w:hAnsi="Times New Roman" w:cs="Times New Roman"/>
                <w:b/>
                <w:bCs/>
              </w:rPr>
              <w:t>Category</w:t>
            </w:r>
          </w:p>
        </w:tc>
        <w:tc>
          <w:tcPr>
            <w:tcW w:w="0" w:type="auto"/>
            <w:shd w:val="clear" w:color="auto" w:fill="BFBFBF" w:themeFill="background1" w:themeFillShade="BF"/>
            <w:hideMark/>
          </w:tcPr>
          <w:p w14:paraId="4A813C90" w14:textId="77777777" w:rsidR="00DB240E" w:rsidRPr="009754A0" w:rsidRDefault="00DB240E" w:rsidP="00256116">
            <w:pPr>
              <w:spacing w:line="276" w:lineRule="auto"/>
              <w:jc w:val="both"/>
              <w:rPr>
                <w:rFonts w:ascii="Times New Roman" w:hAnsi="Times New Roman" w:cs="Times New Roman"/>
                <w:b/>
                <w:bCs/>
              </w:rPr>
            </w:pPr>
            <w:r w:rsidRPr="009754A0">
              <w:rPr>
                <w:rFonts w:ascii="Times New Roman" w:hAnsi="Times New Roman" w:cs="Times New Roman"/>
                <w:b/>
                <w:bCs/>
              </w:rPr>
              <w:t>Description</w:t>
            </w:r>
          </w:p>
        </w:tc>
      </w:tr>
      <w:tr w:rsidR="009754A0" w:rsidRPr="009754A0" w14:paraId="473C47C3" w14:textId="77777777" w:rsidTr="00DB240E">
        <w:tc>
          <w:tcPr>
            <w:tcW w:w="0" w:type="auto"/>
            <w:hideMark/>
          </w:tcPr>
          <w:p w14:paraId="3EDDC527" w14:textId="77777777" w:rsidR="00DB240E" w:rsidRPr="009754A0" w:rsidRDefault="00DB240E" w:rsidP="00256116">
            <w:pPr>
              <w:spacing w:line="276" w:lineRule="auto"/>
              <w:jc w:val="both"/>
              <w:rPr>
                <w:rFonts w:ascii="Times New Roman" w:hAnsi="Times New Roman" w:cs="Times New Roman"/>
              </w:rPr>
            </w:pPr>
            <w:r w:rsidRPr="009754A0">
              <w:rPr>
                <w:rFonts w:ascii="Times New Roman" w:hAnsi="Times New Roman" w:cs="Times New Roman"/>
              </w:rPr>
              <w:t>Sensor Calibration</w:t>
            </w:r>
          </w:p>
        </w:tc>
        <w:tc>
          <w:tcPr>
            <w:tcW w:w="0" w:type="auto"/>
            <w:hideMark/>
          </w:tcPr>
          <w:p w14:paraId="5CE1385E" w14:textId="58B6DC59" w:rsidR="00DB240E" w:rsidRPr="009754A0" w:rsidRDefault="00DB240E" w:rsidP="00256116">
            <w:pPr>
              <w:spacing w:line="276" w:lineRule="auto"/>
              <w:jc w:val="both"/>
              <w:rPr>
                <w:rFonts w:ascii="Times New Roman" w:hAnsi="Times New Roman" w:cs="Times New Roman"/>
              </w:rPr>
            </w:pPr>
            <w:r w:rsidRPr="009754A0">
              <w:rPr>
                <w:rFonts w:ascii="Times New Roman" w:hAnsi="Times New Roman" w:cs="Times New Roman"/>
              </w:rPr>
              <w:t>Quarterly</w:t>
            </w:r>
            <w:r w:rsidR="00846320" w:rsidRPr="009754A0">
              <w:rPr>
                <w:rFonts w:ascii="Times New Roman" w:hAnsi="Times New Roman" w:cs="Times New Roman"/>
              </w:rPr>
              <w:t>,</w:t>
            </w:r>
            <w:r w:rsidRPr="009754A0">
              <w:rPr>
                <w:rFonts w:ascii="Times New Roman" w:hAnsi="Times New Roman" w:cs="Times New Roman"/>
              </w:rPr>
              <w:t xml:space="preserve"> validated with certified references</w:t>
            </w:r>
          </w:p>
        </w:tc>
      </w:tr>
      <w:tr w:rsidR="009754A0" w:rsidRPr="009754A0" w14:paraId="7A3A5B14" w14:textId="77777777" w:rsidTr="00DB240E">
        <w:tc>
          <w:tcPr>
            <w:tcW w:w="0" w:type="auto"/>
            <w:hideMark/>
          </w:tcPr>
          <w:p w14:paraId="6E99E6F8" w14:textId="77777777" w:rsidR="00DB240E" w:rsidRPr="009754A0" w:rsidRDefault="00DB240E" w:rsidP="00256116">
            <w:pPr>
              <w:spacing w:line="276" w:lineRule="auto"/>
              <w:jc w:val="both"/>
              <w:rPr>
                <w:rFonts w:ascii="Times New Roman" w:hAnsi="Times New Roman" w:cs="Times New Roman"/>
              </w:rPr>
            </w:pPr>
            <w:r w:rsidRPr="009754A0">
              <w:rPr>
                <w:rFonts w:ascii="Times New Roman" w:hAnsi="Times New Roman" w:cs="Times New Roman"/>
              </w:rPr>
              <w:t>Hardware Inspection</w:t>
            </w:r>
          </w:p>
        </w:tc>
        <w:tc>
          <w:tcPr>
            <w:tcW w:w="0" w:type="auto"/>
            <w:hideMark/>
          </w:tcPr>
          <w:p w14:paraId="213E9DD9" w14:textId="24D58F61" w:rsidR="00DB240E" w:rsidRPr="009754A0" w:rsidRDefault="00013F71" w:rsidP="00256116">
            <w:pPr>
              <w:spacing w:line="276" w:lineRule="auto"/>
              <w:jc w:val="both"/>
              <w:rPr>
                <w:rFonts w:ascii="Times New Roman" w:hAnsi="Times New Roman" w:cs="Times New Roman"/>
              </w:rPr>
            </w:pPr>
            <w:r w:rsidRPr="009754A0">
              <w:rPr>
                <w:rFonts w:ascii="Times New Roman" w:hAnsi="Times New Roman" w:cs="Times New Roman"/>
              </w:rPr>
              <w:t>Quarterly</w:t>
            </w:r>
            <w:r w:rsidR="00C14934" w:rsidRPr="009754A0">
              <w:rPr>
                <w:rFonts w:ascii="Times New Roman" w:hAnsi="Times New Roman" w:cs="Times New Roman"/>
              </w:rPr>
              <w:t>,</w:t>
            </w:r>
            <w:r w:rsidR="00DB240E" w:rsidRPr="009754A0">
              <w:rPr>
                <w:rFonts w:ascii="Times New Roman" w:hAnsi="Times New Roman" w:cs="Times New Roman"/>
              </w:rPr>
              <w:t xml:space="preserve"> visual checks, cleaning, resealing</w:t>
            </w:r>
          </w:p>
        </w:tc>
      </w:tr>
      <w:tr w:rsidR="009754A0" w:rsidRPr="009754A0" w14:paraId="3304BFA3" w14:textId="77777777" w:rsidTr="00DB240E">
        <w:tc>
          <w:tcPr>
            <w:tcW w:w="0" w:type="auto"/>
            <w:hideMark/>
          </w:tcPr>
          <w:p w14:paraId="2BC518E2" w14:textId="77777777" w:rsidR="00DB240E" w:rsidRPr="009754A0" w:rsidRDefault="00DB240E" w:rsidP="00256116">
            <w:pPr>
              <w:spacing w:line="276" w:lineRule="auto"/>
              <w:jc w:val="both"/>
              <w:rPr>
                <w:rFonts w:ascii="Times New Roman" w:hAnsi="Times New Roman" w:cs="Times New Roman"/>
              </w:rPr>
            </w:pPr>
            <w:r w:rsidRPr="009754A0">
              <w:rPr>
                <w:rFonts w:ascii="Times New Roman" w:hAnsi="Times New Roman" w:cs="Times New Roman"/>
              </w:rPr>
              <w:t>Firmware Updates</w:t>
            </w:r>
          </w:p>
        </w:tc>
        <w:tc>
          <w:tcPr>
            <w:tcW w:w="0" w:type="auto"/>
            <w:hideMark/>
          </w:tcPr>
          <w:p w14:paraId="43587170" w14:textId="77777777" w:rsidR="00DB240E" w:rsidRPr="009754A0" w:rsidRDefault="00DB240E" w:rsidP="00256116">
            <w:pPr>
              <w:spacing w:line="276" w:lineRule="auto"/>
              <w:jc w:val="both"/>
              <w:rPr>
                <w:rFonts w:ascii="Times New Roman" w:hAnsi="Times New Roman" w:cs="Times New Roman"/>
              </w:rPr>
            </w:pPr>
            <w:r w:rsidRPr="009754A0">
              <w:rPr>
                <w:rFonts w:ascii="Times New Roman" w:hAnsi="Times New Roman" w:cs="Times New Roman"/>
              </w:rPr>
              <w:t>USB updates with GitHub version control</w:t>
            </w:r>
          </w:p>
        </w:tc>
      </w:tr>
      <w:tr w:rsidR="009754A0" w:rsidRPr="009754A0" w14:paraId="43C27CD5" w14:textId="77777777" w:rsidTr="00DB240E">
        <w:tc>
          <w:tcPr>
            <w:tcW w:w="0" w:type="auto"/>
            <w:hideMark/>
          </w:tcPr>
          <w:p w14:paraId="5838A3E9" w14:textId="77777777" w:rsidR="00DB240E" w:rsidRPr="009754A0" w:rsidRDefault="00DB240E" w:rsidP="00256116">
            <w:pPr>
              <w:spacing w:line="276" w:lineRule="auto"/>
              <w:jc w:val="both"/>
              <w:rPr>
                <w:rFonts w:ascii="Times New Roman" w:hAnsi="Times New Roman" w:cs="Times New Roman"/>
              </w:rPr>
            </w:pPr>
            <w:r w:rsidRPr="009754A0">
              <w:rPr>
                <w:rFonts w:ascii="Times New Roman" w:hAnsi="Times New Roman" w:cs="Times New Roman"/>
              </w:rPr>
              <w:t>Dashboard Updates</w:t>
            </w:r>
          </w:p>
        </w:tc>
        <w:tc>
          <w:tcPr>
            <w:tcW w:w="0" w:type="auto"/>
            <w:hideMark/>
          </w:tcPr>
          <w:p w14:paraId="0FF4F75E" w14:textId="77777777" w:rsidR="00DB240E" w:rsidRPr="009754A0" w:rsidRDefault="00DB240E" w:rsidP="00256116">
            <w:pPr>
              <w:spacing w:line="276" w:lineRule="auto"/>
              <w:jc w:val="both"/>
              <w:rPr>
                <w:rFonts w:ascii="Times New Roman" w:hAnsi="Times New Roman" w:cs="Times New Roman"/>
              </w:rPr>
            </w:pPr>
            <w:r w:rsidRPr="009754A0">
              <w:rPr>
                <w:rFonts w:ascii="Times New Roman" w:hAnsi="Times New Roman" w:cs="Times New Roman"/>
              </w:rPr>
              <w:t>Auto-deployed from GitHub via Vercel with HTTPS</w:t>
            </w:r>
          </w:p>
        </w:tc>
      </w:tr>
      <w:tr w:rsidR="009754A0" w:rsidRPr="009754A0" w14:paraId="19763DA4" w14:textId="77777777" w:rsidTr="00DB240E">
        <w:tc>
          <w:tcPr>
            <w:tcW w:w="0" w:type="auto"/>
            <w:hideMark/>
          </w:tcPr>
          <w:p w14:paraId="173BCD40" w14:textId="77777777" w:rsidR="00DB240E" w:rsidRPr="009754A0" w:rsidRDefault="00DB240E" w:rsidP="00256116">
            <w:pPr>
              <w:spacing w:line="276" w:lineRule="auto"/>
              <w:jc w:val="both"/>
              <w:rPr>
                <w:rFonts w:ascii="Times New Roman" w:hAnsi="Times New Roman" w:cs="Times New Roman"/>
              </w:rPr>
            </w:pPr>
            <w:r w:rsidRPr="009754A0">
              <w:rPr>
                <w:rFonts w:ascii="Times New Roman" w:hAnsi="Times New Roman" w:cs="Times New Roman"/>
              </w:rPr>
              <w:t>Alert Latency</w:t>
            </w:r>
          </w:p>
        </w:tc>
        <w:tc>
          <w:tcPr>
            <w:tcW w:w="0" w:type="auto"/>
            <w:hideMark/>
          </w:tcPr>
          <w:p w14:paraId="6C3DC9DE" w14:textId="77777777" w:rsidR="00DB240E" w:rsidRPr="009754A0" w:rsidRDefault="00DB240E" w:rsidP="00256116">
            <w:pPr>
              <w:spacing w:line="276" w:lineRule="auto"/>
              <w:jc w:val="both"/>
              <w:rPr>
                <w:rFonts w:ascii="Times New Roman" w:hAnsi="Times New Roman" w:cs="Times New Roman"/>
              </w:rPr>
            </w:pPr>
            <w:r w:rsidRPr="009754A0">
              <w:rPr>
                <w:rFonts w:ascii="Times New Roman" w:hAnsi="Times New Roman" w:cs="Times New Roman"/>
              </w:rPr>
              <w:t>Under 5 seconds</w:t>
            </w:r>
          </w:p>
        </w:tc>
      </w:tr>
      <w:tr w:rsidR="009754A0" w:rsidRPr="009754A0" w14:paraId="3C45EBCF" w14:textId="77777777" w:rsidTr="00DB240E">
        <w:tc>
          <w:tcPr>
            <w:tcW w:w="0" w:type="auto"/>
            <w:hideMark/>
          </w:tcPr>
          <w:p w14:paraId="682776F2" w14:textId="77777777" w:rsidR="00DB240E" w:rsidRPr="009754A0" w:rsidRDefault="00DB240E" w:rsidP="00256116">
            <w:pPr>
              <w:spacing w:line="276" w:lineRule="auto"/>
              <w:jc w:val="both"/>
              <w:rPr>
                <w:rFonts w:ascii="Times New Roman" w:hAnsi="Times New Roman" w:cs="Times New Roman"/>
              </w:rPr>
            </w:pPr>
            <w:r w:rsidRPr="009754A0">
              <w:rPr>
                <w:rFonts w:ascii="Times New Roman" w:hAnsi="Times New Roman" w:cs="Times New Roman"/>
              </w:rPr>
              <w:t>Data Upload Interval</w:t>
            </w:r>
          </w:p>
        </w:tc>
        <w:tc>
          <w:tcPr>
            <w:tcW w:w="0" w:type="auto"/>
            <w:hideMark/>
          </w:tcPr>
          <w:p w14:paraId="4D0B0EDC" w14:textId="77777777" w:rsidR="00DB240E" w:rsidRPr="009754A0" w:rsidRDefault="00DB240E" w:rsidP="00256116">
            <w:pPr>
              <w:spacing w:line="276" w:lineRule="auto"/>
              <w:jc w:val="both"/>
              <w:rPr>
                <w:rFonts w:ascii="Times New Roman" w:hAnsi="Times New Roman" w:cs="Times New Roman"/>
              </w:rPr>
            </w:pPr>
            <w:r w:rsidRPr="009754A0">
              <w:rPr>
                <w:rFonts w:ascii="Times New Roman" w:hAnsi="Times New Roman" w:cs="Times New Roman"/>
              </w:rPr>
              <w:t>30 seconds; retry enabled for GSM outages</w:t>
            </w:r>
          </w:p>
        </w:tc>
      </w:tr>
      <w:tr w:rsidR="009754A0" w:rsidRPr="009754A0" w14:paraId="7C6D055B" w14:textId="77777777" w:rsidTr="00DB240E">
        <w:tc>
          <w:tcPr>
            <w:tcW w:w="0" w:type="auto"/>
            <w:hideMark/>
          </w:tcPr>
          <w:p w14:paraId="61742E87" w14:textId="77777777" w:rsidR="00DB240E" w:rsidRPr="009754A0" w:rsidRDefault="00DB240E" w:rsidP="00256116">
            <w:pPr>
              <w:spacing w:line="276" w:lineRule="auto"/>
              <w:jc w:val="both"/>
              <w:rPr>
                <w:rFonts w:ascii="Times New Roman" w:hAnsi="Times New Roman" w:cs="Times New Roman"/>
              </w:rPr>
            </w:pPr>
            <w:r w:rsidRPr="009754A0">
              <w:rPr>
                <w:rFonts w:ascii="Times New Roman" w:hAnsi="Times New Roman" w:cs="Times New Roman"/>
              </w:rPr>
              <w:t>Dashboard Responsiveness</w:t>
            </w:r>
          </w:p>
        </w:tc>
        <w:tc>
          <w:tcPr>
            <w:tcW w:w="0" w:type="auto"/>
            <w:hideMark/>
          </w:tcPr>
          <w:p w14:paraId="4129D213" w14:textId="77777777" w:rsidR="00DB240E" w:rsidRPr="009754A0" w:rsidRDefault="00DB240E" w:rsidP="00256116">
            <w:pPr>
              <w:spacing w:line="276" w:lineRule="auto"/>
              <w:jc w:val="both"/>
              <w:rPr>
                <w:rFonts w:ascii="Times New Roman" w:hAnsi="Times New Roman" w:cs="Times New Roman"/>
              </w:rPr>
            </w:pPr>
            <w:r w:rsidRPr="009754A0">
              <w:rPr>
                <w:rFonts w:ascii="Times New Roman" w:hAnsi="Times New Roman" w:cs="Times New Roman"/>
              </w:rPr>
              <w:t>Near real-time updates within 30 seconds</w:t>
            </w:r>
          </w:p>
        </w:tc>
      </w:tr>
      <w:tr w:rsidR="009754A0" w:rsidRPr="009754A0" w14:paraId="1DA78294" w14:textId="77777777" w:rsidTr="00DB240E">
        <w:tc>
          <w:tcPr>
            <w:tcW w:w="0" w:type="auto"/>
            <w:hideMark/>
          </w:tcPr>
          <w:p w14:paraId="7D7367D2" w14:textId="77777777" w:rsidR="00DB240E" w:rsidRPr="009754A0" w:rsidRDefault="00DB240E" w:rsidP="00256116">
            <w:pPr>
              <w:spacing w:line="276" w:lineRule="auto"/>
              <w:jc w:val="both"/>
              <w:rPr>
                <w:rFonts w:ascii="Times New Roman" w:hAnsi="Times New Roman" w:cs="Times New Roman"/>
              </w:rPr>
            </w:pPr>
            <w:r w:rsidRPr="009754A0">
              <w:rPr>
                <w:rFonts w:ascii="Times New Roman" w:hAnsi="Times New Roman" w:cs="Times New Roman"/>
              </w:rPr>
              <w:t>User Support</w:t>
            </w:r>
          </w:p>
        </w:tc>
        <w:tc>
          <w:tcPr>
            <w:tcW w:w="0" w:type="auto"/>
            <w:hideMark/>
          </w:tcPr>
          <w:p w14:paraId="4F62D58E" w14:textId="77777777" w:rsidR="00DB240E" w:rsidRPr="009754A0" w:rsidRDefault="00DB240E" w:rsidP="00256116">
            <w:pPr>
              <w:keepNext/>
              <w:spacing w:line="276" w:lineRule="auto"/>
              <w:jc w:val="both"/>
              <w:rPr>
                <w:rFonts w:ascii="Times New Roman" w:hAnsi="Times New Roman" w:cs="Times New Roman"/>
              </w:rPr>
            </w:pPr>
            <w:r w:rsidRPr="009754A0">
              <w:rPr>
                <w:rFonts w:ascii="Times New Roman" w:hAnsi="Times New Roman" w:cs="Times New Roman"/>
              </w:rPr>
              <w:t>Blog, GitHub issues, in-dashboard help, email contact, emergency channel</w:t>
            </w:r>
          </w:p>
        </w:tc>
      </w:tr>
    </w:tbl>
    <w:p w14:paraId="2974ABBC" w14:textId="244AB7F9" w:rsidR="00812357" w:rsidRPr="009754A0" w:rsidRDefault="00812357" w:rsidP="00256116">
      <w:pPr>
        <w:spacing w:after="140" w:line="276" w:lineRule="auto"/>
        <w:jc w:val="both"/>
        <w:rPr>
          <w:rFonts w:ascii="Times New Roman" w:hAnsi="Times New Roman" w:cs="Times New Roman"/>
        </w:rPr>
      </w:pPr>
      <w:r w:rsidRPr="009754A0">
        <w:rPr>
          <w:rFonts w:ascii="Times New Roman" w:hAnsi="Times New Roman" w:cs="Times New Roman"/>
        </w:rPr>
        <w:lastRenderedPageBreak/>
        <w:t>Performance and Maintenance Details</w:t>
      </w:r>
    </w:p>
    <w:p w14:paraId="347B1964" w14:textId="6AAD5ED2" w:rsidR="0034226B" w:rsidRPr="009754A0" w:rsidRDefault="0034226B" w:rsidP="00256116">
      <w:pPr>
        <w:pStyle w:val="Caption"/>
        <w:keepNext/>
        <w:spacing w:line="276" w:lineRule="auto"/>
        <w:jc w:val="both"/>
        <w:rPr>
          <w:rFonts w:ascii="Times New Roman" w:hAnsi="Times New Roman" w:cs="Times New Roman"/>
          <w:color w:val="auto"/>
        </w:rPr>
      </w:pPr>
      <w:bookmarkStart w:id="68" w:name="_Toc197924344"/>
      <w:r w:rsidRPr="009754A0">
        <w:rPr>
          <w:rFonts w:ascii="Times New Roman" w:hAnsi="Times New Roman" w:cs="Times New Roman"/>
          <w:color w:val="auto"/>
        </w:rPr>
        <w:t xml:space="preserve">Table </w:t>
      </w:r>
      <w:r w:rsidR="003802B2" w:rsidRPr="009754A0">
        <w:rPr>
          <w:rFonts w:ascii="Times New Roman" w:hAnsi="Times New Roman" w:cs="Times New Roman"/>
          <w:color w:val="auto"/>
        </w:rPr>
        <w:fldChar w:fldCharType="begin"/>
      </w:r>
      <w:r w:rsidR="003802B2" w:rsidRPr="009754A0">
        <w:rPr>
          <w:rFonts w:ascii="Times New Roman" w:hAnsi="Times New Roman" w:cs="Times New Roman"/>
          <w:color w:val="auto"/>
        </w:rPr>
        <w:instrText xml:space="preserve"> STYLEREF 1 \s </w:instrText>
      </w:r>
      <w:r w:rsidR="003802B2" w:rsidRPr="009754A0">
        <w:rPr>
          <w:rFonts w:ascii="Times New Roman" w:hAnsi="Times New Roman" w:cs="Times New Roman"/>
          <w:color w:val="auto"/>
        </w:rPr>
        <w:fldChar w:fldCharType="separate"/>
      </w:r>
      <w:r w:rsidR="004F2D4E">
        <w:rPr>
          <w:rFonts w:ascii="Times New Roman" w:hAnsi="Times New Roman" w:cs="Times New Roman"/>
          <w:noProof/>
          <w:color w:val="auto"/>
        </w:rPr>
        <w:t>6</w:t>
      </w:r>
      <w:r w:rsidR="003802B2" w:rsidRPr="009754A0">
        <w:rPr>
          <w:rFonts w:ascii="Times New Roman" w:hAnsi="Times New Roman" w:cs="Times New Roman"/>
          <w:color w:val="auto"/>
        </w:rPr>
        <w:fldChar w:fldCharType="end"/>
      </w:r>
      <w:r w:rsidR="009A1D8A" w:rsidRPr="009754A0">
        <w:rPr>
          <w:rFonts w:ascii="Times New Roman" w:hAnsi="Times New Roman" w:cs="Times New Roman"/>
          <w:color w:val="auto"/>
        </w:rPr>
        <w:t>.2</w:t>
      </w:r>
      <w:r w:rsidR="000C0256" w:rsidRPr="009754A0">
        <w:rPr>
          <w:rFonts w:ascii="Times New Roman" w:hAnsi="Times New Roman" w:cs="Times New Roman"/>
          <w:color w:val="auto"/>
        </w:rPr>
        <w:t>.</w:t>
      </w:r>
      <w:r w:rsidR="009754A0" w:rsidRPr="009754A0">
        <w:rPr>
          <w:rFonts w:ascii="Times New Roman" w:hAnsi="Times New Roman" w:cs="Times New Roman"/>
          <w:color w:val="auto"/>
        </w:rPr>
        <w:fldChar w:fldCharType="begin"/>
      </w:r>
      <w:r w:rsidR="009754A0" w:rsidRPr="009754A0">
        <w:rPr>
          <w:rFonts w:ascii="Times New Roman" w:hAnsi="Times New Roman" w:cs="Times New Roman"/>
          <w:color w:val="auto"/>
        </w:rPr>
        <w:instrText xml:space="preserve"> STYLEREF 2 \s </w:instrText>
      </w:r>
      <w:r w:rsidR="009754A0" w:rsidRPr="009754A0">
        <w:rPr>
          <w:rFonts w:ascii="Times New Roman" w:hAnsi="Times New Roman" w:cs="Times New Roman"/>
          <w:color w:val="auto"/>
        </w:rPr>
        <w:fldChar w:fldCharType="separate"/>
      </w:r>
      <w:r w:rsidR="004F2D4E">
        <w:rPr>
          <w:rFonts w:ascii="Times New Roman" w:hAnsi="Times New Roman" w:cs="Times New Roman"/>
          <w:noProof/>
          <w:color w:val="auto"/>
        </w:rPr>
        <w:t>6.2</w:t>
      </w:r>
      <w:r w:rsidR="009754A0" w:rsidRPr="009754A0">
        <w:rPr>
          <w:rFonts w:ascii="Times New Roman" w:hAnsi="Times New Roman" w:cs="Times New Roman"/>
          <w:color w:val="auto"/>
        </w:rPr>
        <w:fldChar w:fldCharType="end"/>
      </w:r>
      <w:r w:rsidR="009754A0" w:rsidRPr="009754A0">
        <w:rPr>
          <w:rFonts w:ascii="Times New Roman" w:hAnsi="Times New Roman" w:cs="Times New Roman"/>
          <w:color w:val="auto"/>
        </w:rPr>
        <w:noBreakHyphen/>
      </w:r>
      <w:r w:rsidR="009754A0" w:rsidRPr="009754A0">
        <w:rPr>
          <w:rFonts w:ascii="Times New Roman" w:hAnsi="Times New Roman" w:cs="Times New Roman"/>
          <w:color w:val="auto"/>
        </w:rPr>
        <w:fldChar w:fldCharType="begin"/>
      </w:r>
      <w:r w:rsidR="009754A0" w:rsidRPr="009754A0">
        <w:rPr>
          <w:rFonts w:ascii="Times New Roman" w:hAnsi="Times New Roman" w:cs="Times New Roman"/>
          <w:color w:val="auto"/>
        </w:rPr>
        <w:instrText xml:space="preserve"> SEQ Table \* ARABIC \s 2 </w:instrText>
      </w:r>
      <w:r w:rsidR="009754A0" w:rsidRPr="009754A0">
        <w:rPr>
          <w:rFonts w:ascii="Times New Roman" w:hAnsi="Times New Roman" w:cs="Times New Roman"/>
          <w:color w:val="auto"/>
        </w:rPr>
        <w:fldChar w:fldCharType="separate"/>
      </w:r>
      <w:r w:rsidR="004F2D4E">
        <w:rPr>
          <w:rFonts w:ascii="Times New Roman" w:hAnsi="Times New Roman" w:cs="Times New Roman"/>
          <w:noProof/>
          <w:color w:val="auto"/>
        </w:rPr>
        <w:t>2</w:t>
      </w:r>
      <w:r w:rsidR="009754A0" w:rsidRPr="009754A0">
        <w:rPr>
          <w:rFonts w:ascii="Times New Roman" w:hAnsi="Times New Roman" w:cs="Times New Roman"/>
          <w:color w:val="auto"/>
        </w:rPr>
        <w:fldChar w:fldCharType="end"/>
      </w:r>
      <w:r w:rsidRPr="009754A0">
        <w:rPr>
          <w:rFonts w:ascii="Times New Roman" w:hAnsi="Times New Roman" w:cs="Times New Roman"/>
          <w:color w:val="auto"/>
        </w:rPr>
        <w:t xml:space="preserve"> Performance and maintenance details</w:t>
      </w:r>
      <w:bookmarkEnd w:id="68"/>
    </w:p>
    <w:tbl>
      <w:tblPr>
        <w:tblStyle w:val="TableGrid"/>
        <w:tblW w:w="0" w:type="auto"/>
        <w:tblLook w:val="04A0" w:firstRow="1" w:lastRow="0" w:firstColumn="1" w:lastColumn="0" w:noHBand="0" w:noVBand="1"/>
      </w:tblPr>
      <w:tblGrid>
        <w:gridCol w:w="2935"/>
        <w:gridCol w:w="4934"/>
        <w:gridCol w:w="1759"/>
      </w:tblGrid>
      <w:tr w:rsidR="009754A0" w:rsidRPr="009754A0" w14:paraId="21F49B8D" w14:textId="77777777" w:rsidTr="00812357">
        <w:tc>
          <w:tcPr>
            <w:tcW w:w="0" w:type="auto"/>
            <w:shd w:val="clear" w:color="auto" w:fill="BFBFBF" w:themeFill="background1" w:themeFillShade="BF"/>
            <w:hideMark/>
          </w:tcPr>
          <w:p w14:paraId="7BED12DA" w14:textId="77777777" w:rsidR="00812357" w:rsidRPr="009754A0" w:rsidRDefault="00812357" w:rsidP="00256116">
            <w:pPr>
              <w:spacing w:after="140" w:line="276" w:lineRule="auto"/>
              <w:jc w:val="both"/>
              <w:rPr>
                <w:rFonts w:ascii="Times New Roman" w:hAnsi="Times New Roman" w:cs="Times New Roman"/>
                <w:b/>
                <w:bCs/>
              </w:rPr>
            </w:pPr>
            <w:r w:rsidRPr="009754A0">
              <w:rPr>
                <w:rFonts w:ascii="Times New Roman" w:hAnsi="Times New Roman" w:cs="Times New Roman"/>
                <w:b/>
                <w:bCs/>
              </w:rPr>
              <w:t>Topics</w:t>
            </w:r>
          </w:p>
        </w:tc>
        <w:tc>
          <w:tcPr>
            <w:tcW w:w="0" w:type="auto"/>
            <w:shd w:val="clear" w:color="auto" w:fill="BFBFBF" w:themeFill="background1" w:themeFillShade="BF"/>
            <w:hideMark/>
          </w:tcPr>
          <w:p w14:paraId="50F920F1" w14:textId="77777777" w:rsidR="00812357" w:rsidRPr="009754A0" w:rsidRDefault="00812357" w:rsidP="00256116">
            <w:pPr>
              <w:spacing w:after="140" w:line="276" w:lineRule="auto"/>
              <w:jc w:val="both"/>
              <w:rPr>
                <w:rFonts w:ascii="Times New Roman" w:hAnsi="Times New Roman" w:cs="Times New Roman"/>
                <w:b/>
                <w:bCs/>
              </w:rPr>
            </w:pPr>
            <w:r w:rsidRPr="009754A0">
              <w:rPr>
                <w:rFonts w:ascii="Times New Roman" w:hAnsi="Times New Roman" w:cs="Times New Roman"/>
                <w:b/>
                <w:bCs/>
              </w:rPr>
              <w:t>Performance and Maintenance</w:t>
            </w:r>
          </w:p>
        </w:tc>
        <w:tc>
          <w:tcPr>
            <w:tcW w:w="0" w:type="auto"/>
            <w:shd w:val="clear" w:color="auto" w:fill="BFBFBF" w:themeFill="background1" w:themeFillShade="BF"/>
            <w:hideMark/>
          </w:tcPr>
          <w:p w14:paraId="00719F30" w14:textId="77777777" w:rsidR="00812357" w:rsidRPr="009754A0" w:rsidRDefault="00812357" w:rsidP="00256116">
            <w:pPr>
              <w:spacing w:after="140" w:line="276" w:lineRule="auto"/>
              <w:jc w:val="both"/>
              <w:rPr>
                <w:rFonts w:ascii="Times New Roman" w:hAnsi="Times New Roman" w:cs="Times New Roman"/>
                <w:b/>
                <w:bCs/>
              </w:rPr>
            </w:pPr>
            <w:r w:rsidRPr="009754A0">
              <w:rPr>
                <w:rFonts w:ascii="Times New Roman" w:hAnsi="Times New Roman" w:cs="Times New Roman"/>
                <w:b/>
                <w:bCs/>
              </w:rPr>
              <w:t>Date / Initials</w:t>
            </w:r>
          </w:p>
        </w:tc>
      </w:tr>
      <w:tr w:rsidR="009754A0" w:rsidRPr="009754A0" w14:paraId="046CC923" w14:textId="77777777" w:rsidTr="00812357">
        <w:tc>
          <w:tcPr>
            <w:tcW w:w="0" w:type="auto"/>
            <w:hideMark/>
          </w:tcPr>
          <w:p w14:paraId="40004305" w14:textId="77777777" w:rsidR="00812357" w:rsidRPr="009754A0" w:rsidRDefault="00812357" w:rsidP="00256116">
            <w:pPr>
              <w:spacing w:after="140" w:line="276" w:lineRule="auto"/>
              <w:jc w:val="both"/>
              <w:rPr>
                <w:rFonts w:ascii="Times New Roman" w:hAnsi="Times New Roman" w:cs="Times New Roman"/>
                <w:bCs/>
              </w:rPr>
            </w:pPr>
            <w:r w:rsidRPr="009754A0">
              <w:rPr>
                <w:rFonts w:ascii="Times New Roman" w:hAnsi="Times New Roman" w:cs="Times New Roman"/>
                <w:b/>
                <w:bCs/>
              </w:rPr>
              <w:t>Problem/Solution</w:t>
            </w:r>
          </w:p>
        </w:tc>
        <w:tc>
          <w:tcPr>
            <w:tcW w:w="0" w:type="auto"/>
            <w:hideMark/>
          </w:tcPr>
          <w:p w14:paraId="6517F124" w14:textId="76DBAD8E" w:rsidR="00812357" w:rsidRPr="009754A0" w:rsidRDefault="00DE6E93" w:rsidP="00256116">
            <w:pPr>
              <w:spacing w:after="140" w:line="276" w:lineRule="auto"/>
              <w:jc w:val="both"/>
              <w:rPr>
                <w:rFonts w:ascii="Times New Roman" w:hAnsi="Times New Roman" w:cs="Times New Roman"/>
                <w:bCs/>
              </w:rPr>
            </w:pPr>
            <w:r w:rsidRPr="009754A0">
              <w:rPr>
                <w:rFonts w:ascii="Times New Roman" w:hAnsi="Times New Roman" w:cs="Times New Roman"/>
                <w:bCs/>
              </w:rPr>
              <w:t>Document every outage (GSM drop, sensor error, power loss) and the temporary fix applied.</w:t>
            </w:r>
          </w:p>
        </w:tc>
        <w:tc>
          <w:tcPr>
            <w:tcW w:w="0" w:type="auto"/>
            <w:hideMark/>
          </w:tcPr>
          <w:p w14:paraId="710FA403" w14:textId="77777777" w:rsidR="00812357" w:rsidRPr="009754A0" w:rsidRDefault="00DE6E93" w:rsidP="00256116">
            <w:pPr>
              <w:spacing w:after="140" w:line="276" w:lineRule="auto"/>
              <w:jc w:val="both"/>
              <w:rPr>
                <w:rFonts w:ascii="Times New Roman" w:hAnsi="Times New Roman" w:cs="Times New Roman"/>
                <w:bCs/>
              </w:rPr>
            </w:pPr>
            <w:r w:rsidRPr="009754A0">
              <w:rPr>
                <w:rFonts w:ascii="Times New Roman" w:hAnsi="Times New Roman" w:cs="Times New Roman"/>
                <w:bCs/>
              </w:rPr>
              <w:t>1</w:t>
            </w:r>
            <w:r w:rsidRPr="009754A0">
              <w:rPr>
                <w:rFonts w:ascii="Times New Roman" w:hAnsi="Times New Roman" w:cs="Times New Roman"/>
                <w:bCs/>
                <w:vertAlign w:val="superscript"/>
              </w:rPr>
              <w:t>st</w:t>
            </w:r>
            <w:r w:rsidRPr="009754A0">
              <w:rPr>
                <w:rFonts w:ascii="Times New Roman" w:hAnsi="Times New Roman" w:cs="Times New Roman"/>
                <w:bCs/>
              </w:rPr>
              <w:t xml:space="preserve">/05/2024, </w:t>
            </w:r>
          </w:p>
          <w:p w14:paraId="628ADDD3" w14:textId="1B53B59E" w:rsidR="00DE6E93" w:rsidRPr="009754A0" w:rsidRDefault="005505B2" w:rsidP="00256116">
            <w:pPr>
              <w:spacing w:after="140" w:line="276" w:lineRule="auto"/>
              <w:jc w:val="both"/>
              <w:rPr>
                <w:rFonts w:ascii="Times New Roman" w:hAnsi="Times New Roman" w:cs="Times New Roman"/>
                <w:bCs/>
              </w:rPr>
            </w:pPr>
            <w:r w:rsidRPr="009754A0">
              <w:rPr>
                <w:rFonts w:ascii="Times New Roman" w:hAnsi="Times New Roman" w:cs="Times New Roman"/>
                <w:bCs/>
              </w:rPr>
              <w:t>K. J</w:t>
            </w:r>
          </w:p>
        </w:tc>
      </w:tr>
      <w:tr w:rsidR="009754A0" w:rsidRPr="009754A0" w14:paraId="61CDC833" w14:textId="77777777" w:rsidTr="00812357">
        <w:tc>
          <w:tcPr>
            <w:tcW w:w="0" w:type="auto"/>
            <w:hideMark/>
          </w:tcPr>
          <w:p w14:paraId="5C6D0341" w14:textId="77777777" w:rsidR="00812357" w:rsidRPr="009754A0" w:rsidRDefault="00812357" w:rsidP="00256116">
            <w:pPr>
              <w:spacing w:after="140" w:line="276" w:lineRule="auto"/>
              <w:jc w:val="both"/>
              <w:rPr>
                <w:rFonts w:ascii="Times New Roman" w:hAnsi="Times New Roman" w:cs="Times New Roman"/>
                <w:bCs/>
              </w:rPr>
            </w:pPr>
            <w:r w:rsidRPr="009754A0">
              <w:rPr>
                <w:rFonts w:ascii="Times New Roman" w:hAnsi="Times New Roman" w:cs="Times New Roman"/>
                <w:b/>
                <w:bCs/>
              </w:rPr>
              <w:t>Functional Maintenance</w:t>
            </w:r>
          </w:p>
        </w:tc>
        <w:tc>
          <w:tcPr>
            <w:tcW w:w="0" w:type="auto"/>
            <w:hideMark/>
          </w:tcPr>
          <w:p w14:paraId="5D22AFA6" w14:textId="1F4A4ECC" w:rsidR="00812357" w:rsidRPr="009754A0" w:rsidRDefault="00DE6E93" w:rsidP="00256116">
            <w:pPr>
              <w:spacing w:after="140" w:line="276" w:lineRule="auto"/>
              <w:jc w:val="both"/>
              <w:rPr>
                <w:rFonts w:ascii="Times New Roman" w:hAnsi="Times New Roman" w:cs="Times New Roman"/>
                <w:bCs/>
              </w:rPr>
            </w:pPr>
            <w:r w:rsidRPr="009754A0">
              <w:rPr>
                <w:rFonts w:ascii="Times New Roman" w:hAnsi="Times New Roman" w:cs="Times New Roman"/>
                <w:bCs/>
              </w:rPr>
              <w:t>Note each firmware flash, CI/CD dashboard release, and bi‑annual OSHA / NEMA compliance audit.</w:t>
            </w:r>
          </w:p>
        </w:tc>
        <w:tc>
          <w:tcPr>
            <w:tcW w:w="0" w:type="auto"/>
            <w:hideMark/>
          </w:tcPr>
          <w:p w14:paraId="2EA7E4CB" w14:textId="2EA5F633" w:rsidR="005505B2" w:rsidRPr="009754A0" w:rsidRDefault="005505B2" w:rsidP="00256116">
            <w:pPr>
              <w:spacing w:after="140" w:line="276" w:lineRule="auto"/>
              <w:jc w:val="both"/>
              <w:rPr>
                <w:rFonts w:ascii="Times New Roman" w:hAnsi="Times New Roman" w:cs="Times New Roman"/>
                <w:bCs/>
              </w:rPr>
            </w:pPr>
            <w:r w:rsidRPr="009754A0">
              <w:rPr>
                <w:rFonts w:ascii="Times New Roman" w:hAnsi="Times New Roman" w:cs="Times New Roman"/>
                <w:bCs/>
              </w:rPr>
              <w:t>1</w:t>
            </w:r>
            <w:r w:rsidRPr="009754A0">
              <w:rPr>
                <w:rFonts w:ascii="Times New Roman" w:hAnsi="Times New Roman" w:cs="Times New Roman"/>
                <w:bCs/>
                <w:vertAlign w:val="superscript"/>
              </w:rPr>
              <w:t>st</w:t>
            </w:r>
            <w:r w:rsidRPr="009754A0">
              <w:rPr>
                <w:rFonts w:ascii="Times New Roman" w:hAnsi="Times New Roman" w:cs="Times New Roman"/>
                <w:bCs/>
              </w:rPr>
              <w:t>/05/2024, A.A., C.M</w:t>
            </w:r>
          </w:p>
          <w:p w14:paraId="16B967BF" w14:textId="77777777" w:rsidR="00812357" w:rsidRPr="009754A0" w:rsidRDefault="00812357" w:rsidP="00256116">
            <w:pPr>
              <w:spacing w:after="140" w:line="276" w:lineRule="auto"/>
              <w:jc w:val="both"/>
              <w:rPr>
                <w:rFonts w:ascii="Times New Roman" w:hAnsi="Times New Roman" w:cs="Times New Roman"/>
                <w:bCs/>
              </w:rPr>
            </w:pPr>
          </w:p>
        </w:tc>
      </w:tr>
      <w:tr w:rsidR="009754A0" w:rsidRPr="009754A0" w14:paraId="35845432" w14:textId="77777777" w:rsidTr="00812357">
        <w:tc>
          <w:tcPr>
            <w:tcW w:w="0" w:type="auto"/>
            <w:hideMark/>
          </w:tcPr>
          <w:p w14:paraId="2E86471D" w14:textId="77777777" w:rsidR="00812357" w:rsidRPr="009754A0" w:rsidRDefault="00812357" w:rsidP="00256116">
            <w:pPr>
              <w:spacing w:after="140" w:line="276" w:lineRule="auto"/>
              <w:jc w:val="both"/>
              <w:rPr>
                <w:rFonts w:ascii="Times New Roman" w:hAnsi="Times New Roman" w:cs="Times New Roman"/>
                <w:bCs/>
              </w:rPr>
            </w:pPr>
            <w:r w:rsidRPr="009754A0">
              <w:rPr>
                <w:rFonts w:ascii="Times New Roman" w:hAnsi="Times New Roman" w:cs="Times New Roman"/>
                <w:b/>
                <w:bCs/>
              </w:rPr>
              <w:t>Functional Expansion and Improvements</w:t>
            </w:r>
          </w:p>
        </w:tc>
        <w:tc>
          <w:tcPr>
            <w:tcW w:w="0" w:type="auto"/>
            <w:hideMark/>
          </w:tcPr>
          <w:p w14:paraId="7062DD4D" w14:textId="4D070733" w:rsidR="00812357" w:rsidRPr="009754A0" w:rsidRDefault="00DE6E93" w:rsidP="00256116">
            <w:pPr>
              <w:spacing w:after="140" w:line="276" w:lineRule="auto"/>
              <w:jc w:val="both"/>
              <w:rPr>
                <w:rFonts w:ascii="Times New Roman" w:hAnsi="Times New Roman" w:cs="Times New Roman"/>
                <w:bCs/>
              </w:rPr>
            </w:pPr>
            <w:r w:rsidRPr="009754A0">
              <w:rPr>
                <w:rFonts w:ascii="Times New Roman" w:hAnsi="Times New Roman" w:cs="Times New Roman"/>
                <w:bCs/>
              </w:rPr>
              <w:t>Log PCB redesign milestones, wearable pilot tests, wireless roll‑outs and power‑saving firmware revisions.</w:t>
            </w:r>
          </w:p>
        </w:tc>
        <w:tc>
          <w:tcPr>
            <w:tcW w:w="0" w:type="auto"/>
            <w:hideMark/>
          </w:tcPr>
          <w:p w14:paraId="5143A8ED" w14:textId="308E1196" w:rsidR="005505B2" w:rsidRPr="009754A0" w:rsidRDefault="005505B2" w:rsidP="00256116">
            <w:pPr>
              <w:spacing w:after="140" w:line="276" w:lineRule="auto"/>
              <w:jc w:val="both"/>
              <w:rPr>
                <w:rFonts w:ascii="Times New Roman" w:hAnsi="Times New Roman" w:cs="Times New Roman"/>
                <w:bCs/>
              </w:rPr>
            </w:pPr>
            <w:r w:rsidRPr="009754A0">
              <w:rPr>
                <w:rFonts w:ascii="Times New Roman" w:hAnsi="Times New Roman" w:cs="Times New Roman"/>
                <w:bCs/>
              </w:rPr>
              <w:t>1</w:t>
            </w:r>
            <w:r w:rsidRPr="009754A0">
              <w:rPr>
                <w:rFonts w:ascii="Times New Roman" w:hAnsi="Times New Roman" w:cs="Times New Roman"/>
                <w:bCs/>
                <w:vertAlign w:val="superscript"/>
              </w:rPr>
              <w:t>st</w:t>
            </w:r>
            <w:r w:rsidRPr="009754A0">
              <w:rPr>
                <w:rFonts w:ascii="Times New Roman" w:hAnsi="Times New Roman" w:cs="Times New Roman"/>
                <w:bCs/>
              </w:rPr>
              <w:t>/05/2024, K.M., K.J</w:t>
            </w:r>
          </w:p>
          <w:p w14:paraId="1BD0D4E7" w14:textId="77777777" w:rsidR="00812357" w:rsidRPr="009754A0" w:rsidRDefault="00812357" w:rsidP="00256116">
            <w:pPr>
              <w:spacing w:after="140" w:line="276" w:lineRule="auto"/>
              <w:jc w:val="both"/>
              <w:rPr>
                <w:rFonts w:ascii="Times New Roman" w:hAnsi="Times New Roman" w:cs="Times New Roman"/>
                <w:bCs/>
              </w:rPr>
            </w:pPr>
          </w:p>
        </w:tc>
      </w:tr>
    </w:tbl>
    <w:p w14:paraId="306E61A2" w14:textId="77777777" w:rsidR="0097542A" w:rsidRPr="009754A0" w:rsidRDefault="0097542A" w:rsidP="00256116">
      <w:pPr>
        <w:spacing w:line="276" w:lineRule="auto"/>
        <w:jc w:val="both"/>
        <w:rPr>
          <w:rFonts w:ascii="Times New Roman" w:hAnsi="Times New Roman" w:cs="Times New Roman"/>
        </w:rPr>
      </w:pPr>
      <w:r w:rsidRPr="009754A0">
        <w:rPr>
          <w:rFonts w:ascii="Times New Roman" w:hAnsi="Times New Roman" w:cs="Times New Roman"/>
        </w:rPr>
        <w:t>This structured maintenance and performance framework enables the FactoryAirWatch prototype to deliver consistent, reliable results in pilot deployments. The approach ensures that users can operate and maintain the system with minimal disruption, while providing a clear path for future upgrades and broader implementation.</w:t>
      </w:r>
    </w:p>
    <w:p w14:paraId="0E320820" w14:textId="77777777" w:rsidR="0097542A" w:rsidRPr="009754A0" w:rsidRDefault="0097542A" w:rsidP="00256116">
      <w:pPr>
        <w:spacing w:after="140" w:line="276" w:lineRule="auto"/>
        <w:jc w:val="both"/>
        <w:rPr>
          <w:rFonts w:ascii="Times New Roman" w:hAnsi="Times New Roman" w:cs="Times New Roman"/>
          <w:bCs/>
        </w:rPr>
      </w:pPr>
    </w:p>
    <w:p w14:paraId="41111376" w14:textId="1097CE92" w:rsidR="00822420" w:rsidRPr="009754A0" w:rsidRDefault="00822420" w:rsidP="00256116">
      <w:pPr>
        <w:spacing w:after="140" w:line="276" w:lineRule="auto"/>
        <w:jc w:val="both"/>
        <w:rPr>
          <w:rFonts w:ascii="Times New Roman" w:hAnsi="Times New Roman" w:cs="Times New Roman"/>
          <w:bCs/>
        </w:rPr>
      </w:pPr>
    </w:p>
    <w:p w14:paraId="2ADC7109" w14:textId="254AE203" w:rsidR="00822420" w:rsidRPr="009754A0" w:rsidRDefault="00822420" w:rsidP="00256116">
      <w:pPr>
        <w:spacing w:after="140" w:line="276" w:lineRule="auto"/>
        <w:jc w:val="both"/>
        <w:rPr>
          <w:rFonts w:ascii="Times New Roman" w:hAnsi="Times New Roman" w:cs="Times New Roman"/>
          <w:bCs/>
        </w:rPr>
      </w:pPr>
    </w:p>
    <w:p w14:paraId="44CD52C6" w14:textId="67F404FC" w:rsidR="00822420" w:rsidRPr="009754A0" w:rsidRDefault="00822420" w:rsidP="00256116">
      <w:pPr>
        <w:spacing w:after="140" w:line="276" w:lineRule="auto"/>
        <w:jc w:val="both"/>
        <w:rPr>
          <w:rFonts w:ascii="Times New Roman" w:hAnsi="Times New Roman" w:cs="Times New Roman"/>
          <w:bCs/>
        </w:rPr>
      </w:pPr>
    </w:p>
    <w:p w14:paraId="17702CBD" w14:textId="404EDFD2" w:rsidR="00822420" w:rsidRPr="009754A0" w:rsidRDefault="00822420" w:rsidP="00256116">
      <w:pPr>
        <w:spacing w:after="140" w:line="276" w:lineRule="auto"/>
        <w:jc w:val="both"/>
        <w:rPr>
          <w:rFonts w:ascii="Times New Roman" w:hAnsi="Times New Roman" w:cs="Times New Roman"/>
          <w:bCs/>
        </w:rPr>
      </w:pPr>
    </w:p>
    <w:p w14:paraId="2CED5E0C" w14:textId="14E85F89" w:rsidR="00822420" w:rsidRPr="009754A0" w:rsidRDefault="00822420" w:rsidP="00256116">
      <w:pPr>
        <w:spacing w:after="140" w:line="276" w:lineRule="auto"/>
        <w:jc w:val="both"/>
        <w:rPr>
          <w:rFonts w:ascii="Times New Roman" w:hAnsi="Times New Roman" w:cs="Times New Roman"/>
          <w:bCs/>
        </w:rPr>
      </w:pPr>
    </w:p>
    <w:p w14:paraId="31A5BA5A" w14:textId="22768B09" w:rsidR="00822420" w:rsidRPr="009754A0" w:rsidRDefault="00822420" w:rsidP="00256116">
      <w:pPr>
        <w:spacing w:after="140" w:line="276" w:lineRule="auto"/>
        <w:jc w:val="both"/>
        <w:rPr>
          <w:rFonts w:ascii="Times New Roman" w:hAnsi="Times New Roman" w:cs="Times New Roman"/>
          <w:bCs/>
        </w:rPr>
      </w:pPr>
    </w:p>
    <w:p w14:paraId="0BF3FE55" w14:textId="2CE922F2" w:rsidR="00822420" w:rsidRPr="009754A0" w:rsidRDefault="00822420" w:rsidP="00256116">
      <w:pPr>
        <w:spacing w:after="140" w:line="276" w:lineRule="auto"/>
        <w:jc w:val="both"/>
        <w:rPr>
          <w:rFonts w:ascii="Times New Roman" w:hAnsi="Times New Roman" w:cs="Times New Roman"/>
          <w:bCs/>
        </w:rPr>
      </w:pPr>
    </w:p>
    <w:p w14:paraId="06EE5A9C" w14:textId="4E86A0B6" w:rsidR="0034226B" w:rsidRPr="009754A0" w:rsidRDefault="0034226B" w:rsidP="00256116">
      <w:pPr>
        <w:spacing w:after="140" w:line="276" w:lineRule="auto"/>
        <w:jc w:val="both"/>
        <w:rPr>
          <w:rFonts w:ascii="Times New Roman" w:hAnsi="Times New Roman" w:cs="Times New Roman"/>
          <w:bCs/>
        </w:rPr>
      </w:pPr>
    </w:p>
    <w:p w14:paraId="1DD044E7" w14:textId="28AFC4EE" w:rsidR="0034226B" w:rsidRPr="009754A0" w:rsidRDefault="0034226B" w:rsidP="00256116">
      <w:pPr>
        <w:spacing w:after="140" w:line="276" w:lineRule="auto"/>
        <w:jc w:val="both"/>
        <w:rPr>
          <w:rFonts w:ascii="Times New Roman" w:hAnsi="Times New Roman" w:cs="Times New Roman"/>
          <w:bCs/>
        </w:rPr>
      </w:pPr>
    </w:p>
    <w:p w14:paraId="7A22A44A" w14:textId="02992E2F" w:rsidR="0034226B" w:rsidRPr="009754A0" w:rsidRDefault="0034226B" w:rsidP="00256116">
      <w:pPr>
        <w:spacing w:after="140" w:line="276" w:lineRule="auto"/>
        <w:jc w:val="both"/>
        <w:rPr>
          <w:rFonts w:ascii="Times New Roman" w:hAnsi="Times New Roman" w:cs="Times New Roman"/>
          <w:bCs/>
        </w:rPr>
      </w:pPr>
    </w:p>
    <w:p w14:paraId="498D78D2" w14:textId="3EE312FB" w:rsidR="0034226B" w:rsidRPr="009754A0" w:rsidRDefault="0034226B" w:rsidP="00256116">
      <w:pPr>
        <w:spacing w:after="140" w:line="276" w:lineRule="auto"/>
        <w:jc w:val="both"/>
        <w:rPr>
          <w:rFonts w:ascii="Times New Roman" w:hAnsi="Times New Roman" w:cs="Times New Roman"/>
          <w:bCs/>
        </w:rPr>
      </w:pPr>
    </w:p>
    <w:p w14:paraId="285C0957" w14:textId="3937642A" w:rsidR="0034226B" w:rsidRPr="009754A0" w:rsidRDefault="0034226B" w:rsidP="00256116">
      <w:pPr>
        <w:spacing w:after="140" w:line="276" w:lineRule="auto"/>
        <w:jc w:val="both"/>
        <w:rPr>
          <w:rFonts w:ascii="Times New Roman" w:hAnsi="Times New Roman" w:cs="Times New Roman"/>
          <w:bCs/>
        </w:rPr>
      </w:pPr>
    </w:p>
    <w:p w14:paraId="1D0A69BD" w14:textId="1387C13D" w:rsidR="0034226B" w:rsidRPr="009754A0" w:rsidRDefault="0034226B" w:rsidP="00256116">
      <w:pPr>
        <w:spacing w:after="140" w:line="276" w:lineRule="auto"/>
        <w:jc w:val="both"/>
        <w:rPr>
          <w:rFonts w:ascii="Times New Roman" w:hAnsi="Times New Roman" w:cs="Times New Roman"/>
          <w:bCs/>
        </w:rPr>
      </w:pPr>
    </w:p>
    <w:p w14:paraId="22FC4433" w14:textId="6B239737" w:rsidR="0034226B" w:rsidRPr="009754A0" w:rsidRDefault="0034226B" w:rsidP="00256116">
      <w:pPr>
        <w:spacing w:after="140" w:line="276" w:lineRule="auto"/>
        <w:jc w:val="both"/>
        <w:rPr>
          <w:rFonts w:ascii="Times New Roman" w:hAnsi="Times New Roman" w:cs="Times New Roman"/>
          <w:bCs/>
        </w:rPr>
      </w:pPr>
    </w:p>
    <w:p w14:paraId="313938DC" w14:textId="793A7DB9" w:rsidR="001D67E2" w:rsidRPr="009754A0" w:rsidRDefault="001D67E2" w:rsidP="00256116">
      <w:pPr>
        <w:pStyle w:val="Heading1"/>
        <w:spacing w:line="276" w:lineRule="auto"/>
        <w:rPr>
          <w:rFonts w:ascii="Times New Roman" w:hAnsi="Times New Roman" w:cs="Times New Roman"/>
          <w:color w:val="auto"/>
        </w:rPr>
      </w:pPr>
      <w:bookmarkStart w:id="69" w:name="_Toc197924312"/>
      <w:r w:rsidRPr="009754A0">
        <w:rPr>
          <w:rFonts w:ascii="Times New Roman" w:hAnsi="Times New Roman" w:cs="Times New Roman"/>
          <w:color w:val="auto"/>
        </w:rPr>
        <w:lastRenderedPageBreak/>
        <w:t>Conclusion and Recommendations</w:t>
      </w:r>
      <w:bookmarkEnd w:id="69"/>
    </w:p>
    <w:p w14:paraId="7B47177A" w14:textId="5B886C26" w:rsidR="001D67E2" w:rsidRPr="009754A0" w:rsidRDefault="001D67E2" w:rsidP="00256116">
      <w:pPr>
        <w:pStyle w:val="Heading2"/>
        <w:spacing w:line="276" w:lineRule="auto"/>
        <w:rPr>
          <w:rFonts w:ascii="Times New Roman" w:hAnsi="Times New Roman" w:cs="Times New Roman"/>
          <w:color w:val="auto"/>
        </w:rPr>
      </w:pPr>
      <w:bookmarkStart w:id="70" w:name="_Toc197924313"/>
      <w:r w:rsidRPr="009754A0">
        <w:rPr>
          <w:rFonts w:ascii="Times New Roman" w:hAnsi="Times New Roman" w:cs="Times New Roman"/>
          <w:color w:val="auto"/>
        </w:rPr>
        <w:t>Conclusion</w:t>
      </w:r>
      <w:bookmarkEnd w:id="70"/>
    </w:p>
    <w:p w14:paraId="715C8F11" w14:textId="3BE4DA46" w:rsidR="001D67E2" w:rsidRPr="009754A0" w:rsidRDefault="001D67E2" w:rsidP="00256116">
      <w:pPr>
        <w:spacing w:line="276" w:lineRule="auto"/>
        <w:jc w:val="both"/>
        <w:rPr>
          <w:rFonts w:ascii="Times New Roman" w:hAnsi="Times New Roman" w:cs="Times New Roman"/>
        </w:rPr>
      </w:pPr>
      <w:r w:rsidRPr="009754A0">
        <w:rPr>
          <w:rFonts w:ascii="Times New Roman" w:hAnsi="Times New Roman" w:cs="Times New Roman"/>
        </w:rPr>
        <w:t>The FactoryAirWatch System project has successfully achieved its primary goal of providing continuous, real-time monitoring of critical air quality parameters in factory environments. The system was designed and implemented to assist Ugandan manufacturing industries</w:t>
      </w:r>
      <w:r w:rsidR="00D8009F" w:rsidRPr="009754A0">
        <w:rPr>
          <w:rFonts w:ascii="Times New Roman" w:hAnsi="Times New Roman" w:cs="Times New Roman"/>
        </w:rPr>
        <w:t xml:space="preserve">, </w:t>
      </w:r>
      <w:r w:rsidRPr="009754A0">
        <w:rPr>
          <w:rFonts w:ascii="Times New Roman" w:hAnsi="Times New Roman" w:cs="Times New Roman"/>
        </w:rPr>
        <w:t>such as steel mills, cement plants, paint factories, and beverage production facilities</w:t>
      </w:r>
      <w:r w:rsidR="00D8009F" w:rsidRPr="009754A0">
        <w:rPr>
          <w:rFonts w:ascii="Times New Roman" w:hAnsi="Times New Roman" w:cs="Times New Roman"/>
        </w:rPr>
        <w:t xml:space="preserve">, </w:t>
      </w:r>
      <w:r w:rsidRPr="009754A0">
        <w:rPr>
          <w:rFonts w:ascii="Times New Roman" w:hAnsi="Times New Roman" w:cs="Times New Roman"/>
        </w:rPr>
        <w:t>in addressing rising concerns about workplace air quality, employee health, and regulatory compliance.</w:t>
      </w:r>
    </w:p>
    <w:p w14:paraId="06E960D0" w14:textId="77777777" w:rsidR="001D67E2" w:rsidRPr="009754A0" w:rsidRDefault="001D67E2" w:rsidP="00256116">
      <w:pPr>
        <w:spacing w:line="276" w:lineRule="auto"/>
        <w:jc w:val="both"/>
        <w:rPr>
          <w:rFonts w:ascii="Times New Roman" w:hAnsi="Times New Roman" w:cs="Times New Roman"/>
        </w:rPr>
      </w:pPr>
      <w:r w:rsidRPr="009754A0">
        <w:rPr>
          <w:rFonts w:ascii="Times New Roman" w:hAnsi="Times New Roman" w:cs="Times New Roman"/>
        </w:rPr>
        <w:t>Through a comprehensive, iterative development process, the system has fulfilled all specified functional and non-functional requirements initially documented in the Software Requirements Specification (SRS). FactoryAirWatch integrates robust IoT sensor technology, precise data processing algorithms, cloud storage mechanisms, and a responsive, interactive web-based dashboard to present actionable insights clearly and intuitively.</w:t>
      </w:r>
    </w:p>
    <w:p w14:paraId="4233B2C0" w14:textId="07108865" w:rsidR="001D67E2" w:rsidRPr="009754A0" w:rsidRDefault="001D67E2" w:rsidP="00256116">
      <w:pPr>
        <w:spacing w:line="276" w:lineRule="auto"/>
        <w:jc w:val="both"/>
        <w:rPr>
          <w:rFonts w:ascii="Times New Roman" w:hAnsi="Times New Roman" w:cs="Times New Roman"/>
        </w:rPr>
      </w:pPr>
      <w:r w:rsidRPr="009754A0">
        <w:rPr>
          <w:rFonts w:ascii="Times New Roman" w:hAnsi="Times New Roman" w:cs="Times New Roman"/>
        </w:rPr>
        <w:t>The implementation employed a structured and verifiable approach, including rigorous coding standards, static analysis tools, automated testing frameworks (unit, integration, and end-to-end), and comprehensive documentation to ensure maintainability and reproducibility. All element</w:t>
      </w:r>
      <w:r w:rsidR="008D3508" w:rsidRPr="009754A0">
        <w:rPr>
          <w:rFonts w:ascii="Times New Roman" w:hAnsi="Times New Roman" w:cs="Times New Roman"/>
        </w:rPr>
        <w:t xml:space="preserve">s, </w:t>
      </w:r>
      <w:r w:rsidRPr="009754A0">
        <w:rPr>
          <w:rFonts w:ascii="Times New Roman" w:hAnsi="Times New Roman" w:cs="Times New Roman"/>
        </w:rPr>
        <w:t>from hardware integration, firmware coding, backend services, and cloud-hosted dashboard deploymen</w:t>
      </w:r>
      <w:r w:rsidR="008D3508" w:rsidRPr="009754A0">
        <w:rPr>
          <w:rFonts w:ascii="Times New Roman" w:hAnsi="Times New Roman" w:cs="Times New Roman"/>
        </w:rPr>
        <w:t xml:space="preserve">t, </w:t>
      </w:r>
      <w:r w:rsidR="00D8009F" w:rsidRPr="009754A0">
        <w:rPr>
          <w:rFonts w:ascii="Times New Roman" w:hAnsi="Times New Roman" w:cs="Times New Roman"/>
        </w:rPr>
        <w:t>were</w:t>
      </w:r>
      <w:r w:rsidRPr="009754A0">
        <w:rPr>
          <w:rFonts w:ascii="Times New Roman" w:hAnsi="Times New Roman" w:cs="Times New Roman"/>
        </w:rPr>
        <w:t xml:space="preserve"> systematically tested and validated against clearly defined acceptance criteria.</w:t>
      </w:r>
    </w:p>
    <w:p w14:paraId="545D4983" w14:textId="77777777" w:rsidR="001D67E2" w:rsidRPr="009754A0" w:rsidRDefault="001D67E2" w:rsidP="00256116">
      <w:pPr>
        <w:spacing w:line="276" w:lineRule="auto"/>
        <w:jc w:val="both"/>
        <w:rPr>
          <w:rFonts w:ascii="Times New Roman" w:hAnsi="Times New Roman" w:cs="Times New Roman"/>
        </w:rPr>
      </w:pPr>
      <w:r w:rsidRPr="009754A0">
        <w:rPr>
          <w:rFonts w:ascii="Times New Roman" w:hAnsi="Times New Roman" w:cs="Times New Roman"/>
        </w:rPr>
        <w:t>System validation, detailed in the System Acceptance Test (SAT-01), confirms that FactoryAirWatch meets its intended operational objectives:</w:t>
      </w:r>
    </w:p>
    <w:p w14:paraId="19DA17A9" w14:textId="7A992B50" w:rsidR="001D67E2" w:rsidRPr="009754A0" w:rsidRDefault="001D67E2" w:rsidP="00256116">
      <w:pPr>
        <w:numPr>
          <w:ilvl w:val="0"/>
          <w:numId w:val="18"/>
        </w:numPr>
        <w:spacing w:line="276" w:lineRule="auto"/>
        <w:jc w:val="both"/>
        <w:rPr>
          <w:rFonts w:ascii="Times New Roman" w:hAnsi="Times New Roman" w:cs="Times New Roman"/>
        </w:rPr>
      </w:pPr>
      <w:r w:rsidRPr="009754A0">
        <w:rPr>
          <w:rFonts w:ascii="Times New Roman" w:hAnsi="Times New Roman" w:cs="Times New Roman"/>
        </w:rPr>
        <w:t>Real-time detection of air quality breaches (CO, VOCs, methane, PM</w:t>
      </w:r>
      <w:r w:rsidR="00D77AE7" w:rsidRPr="009754A0">
        <w:rPr>
          <w:rFonts w:ascii="Times New Roman" w:hAnsi="Times New Roman" w:cs="Times New Roman"/>
        </w:rPr>
        <w:t>₂. ₅</w:t>
      </w:r>
      <w:r w:rsidRPr="009754A0">
        <w:rPr>
          <w:rFonts w:ascii="Times New Roman" w:hAnsi="Times New Roman" w:cs="Times New Roman"/>
        </w:rPr>
        <w:t>, PM₁₀, temperature, and humidity) with alerts triggered within 5 seconds.</w:t>
      </w:r>
    </w:p>
    <w:p w14:paraId="5ECA658A" w14:textId="77777777" w:rsidR="001D67E2" w:rsidRPr="009754A0" w:rsidRDefault="001D67E2" w:rsidP="00256116">
      <w:pPr>
        <w:numPr>
          <w:ilvl w:val="0"/>
          <w:numId w:val="18"/>
        </w:numPr>
        <w:spacing w:line="276" w:lineRule="auto"/>
        <w:jc w:val="both"/>
        <w:rPr>
          <w:rFonts w:ascii="Times New Roman" w:hAnsi="Times New Roman" w:cs="Times New Roman"/>
        </w:rPr>
      </w:pPr>
      <w:r w:rsidRPr="009754A0">
        <w:rPr>
          <w:rFonts w:ascii="Times New Roman" w:hAnsi="Times New Roman" w:cs="Times New Roman"/>
        </w:rPr>
        <w:t>Reliable local alarms (buzzer and LED indicators) supplemented by remote notifications (SMS, web dashboard).</w:t>
      </w:r>
    </w:p>
    <w:p w14:paraId="15A65359" w14:textId="77777777" w:rsidR="001D67E2" w:rsidRPr="009754A0" w:rsidRDefault="001D67E2" w:rsidP="00256116">
      <w:pPr>
        <w:numPr>
          <w:ilvl w:val="0"/>
          <w:numId w:val="18"/>
        </w:numPr>
        <w:spacing w:line="276" w:lineRule="auto"/>
        <w:jc w:val="both"/>
        <w:rPr>
          <w:rFonts w:ascii="Times New Roman" w:hAnsi="Times New Roman" w:cs="Times New Roman"/>
        </w:rPr>
      </w:pPr>
      <w:r w:rsidRPr="009754A0">
        <w:rPr>
          <w:rFonts w:ascii="Times New Roman" w:hAnsi="Times New Roman" w:cs="Times New Roman"/>
        </w:rPr>
        <w:t>Robust data integrity mechanisms ensuring no data loss during GSM network outages, leveraging SD-card buffering and automatic data upload upon connectivity restoration.</w:t>
      </w:r>
    </w:p>
    <w:p w14:paraId="28D84C9C" w14:textId="77777777" w:rsidR="001D67E2" w:rsidRPr="009754A0" w:rsidRDefault="001D67E2" w:rsidP="00256116">
      <w:pPr>
        <w:numPr>
          <w:ilvl w:val="0"/>
          <w:numId w:val="18"/>
        </w:numPr>
        <w:spacing w:line="276" w:lineRule="auto"/>
        <w:jc w:val="both"/>
        <w:rPr>
          <w:rFonts w:ascii="Times New Roman" w:hAnsi="Times New Roman" w:cs="Times New Roman"/>
        </w:rPr>
      </w:pPr>
      <w:r w:rsidRPr="009754A0">
        <w:rPr>
          <w:rFonts w:ascii="Times New Roman" w:hAnsi="Times New Roman" w:cs="Times New Roman"/>
        </w:rPr>
        <w:t>High performance with a dashboard response latency below 30 seconds, system uptime exceeding 99%, and responsive interactions even on constrained network connections.</w:t>
      </w:r>
    </w:p>
    <w:p w14:paraId="0CFFB6E5" w14:textId="77777777" w:rsidR="001D67E2" w:rsidRPr="009754A0" w:rsidRDefault="001D67E2" w:rsidP="00256116">
      <w:pPr>
        <w:spacing w:line="276" w:lineRule="auto"/>
        <w:jc w:val="both"/>
        <w:rPr>
          <w:rFonts w:ascii="Times New Roman" w:hAnsi="Times New Roman" w:cs="Times New Roman"/>
        </w:rPr>
      </w:pPr>
      <w:r w:rsidRPr="009754A0">
        <w:rPr>
          <w:rFonts w:ascii="Times New Roman" w:hAnsi="Times New Roman" w:cs="Times New Roman"/>
        </w:rPr>
        <w:t>Operational and maintenance frameworks, clearly outlined in Chapter 6, ensure sustainable system performance through routine maintenance activities such as regular sensor calibration, firmware updates, hardware inspections, and proactive troubleshooting. These strategies not only guarantee ongoing system accuracy but also simplify regulatory compliance audits.</w:t>
      </w:r>
    </w:p>
    <w:p w14:paraId="491827D6" w14:textId="77777777" w:rsidR="001D67E2" w:rsidRPr="009754A0" w:rsidRDefault="001D67E2" w:rsidP="00256116">
      <w:pPr>
        <w:spacing w:line="276" w:lineRule="auto"/>
        <w:jc w:val="both"/>
        <w:rPr>
          <w:rFonts w:ascii="Times New Roman" w:hAnsi="Times New Roman" w:cs="Times New Roman"/>
        </w:rPr>
      </w:pPr>
      <w:r w:rsidRPr="009754A0">
        <w:rPr>
          <w:rFonts w:ascii="Times New Roman" w:hAnsi="Times New Roman" w:cs="Times New Roman"/>
        </w:rPr>
        <w:t>However, during the implementation and prototype testing phases, some constraints and anomalies were encountered. These included sensor drift under high humidity conditions, intermittent GSM connectivity issues, and limitations in current hardware design dimensions. Each of these was meticulously addressed with software or firmware-level mitigation strategies documented and verified through repeated testing.</w:t>
      </w:r>
    </w:p>
    <w:p w14:paraId="3EBD22DF" w14:textId="77777777" w:rsidR="001D67E2" w:rsidRPr="009754A0" w:rsidRDefault="001D67E2" w:rsidP="00256116">
      <w:pPr>
        <w:spacing w:line="276" w:lineRule="auto"/>
        <w:jc w:val="both"/>
        <w:rPr>
          <w:rFonts w:ascii="Times New Roman" w:hAnsi="Times New Roman" w:cs="Times New Roman"/>
        </w:rPr>
      </w:pPr>
      <w:r w:rsidRPr="009754A0">
        <w:rPr>
          <w:rFonts w:ascii="Times New Roman" w:hAnsi="Times New Roman" w:cs="Times New Roman"/>
        </w:rPr>
        <w:t>Overall, FactoryAirWatch demonstrates significant potential as an industry-ready solution that improves workplace health and safety, aligns with national (Uganda NEMA) and international (OSHA/EPA) standards, and provides verifiable air quality data essential for industrial compliance audits.</w:t>
      </w:r>
    </w:p>
    <w:p w14:paraId="78EF8E97" w14:textId="7ACD9FE3" w:rsidR="001D67E2" w:rsidRPr="009754A0" w:rsidRDefault="001D67E2" w:rsidP="00256116">
      <w:pPr>
        <w:spacing w:line="276" w:lineRule="auto"/>
        <w:jc w:val="both"/>
        <w:rPr>
          <w:rFonts w:ascii="Times New Roman" w:hAnsi="Times New Roman" w:cs="Times New Roman"/>
        </w:rPr>
      </w:pPr>
    </w:p>
    <w:p w14:paraId="78023295" w14:textId="3299FD45" w:rsidR="00140FB7" w:rsidRPr="009754A0" w:rsidRDefault="00140FB7" w:rsidP="00256116">
      <w:pPr>
        <w:spacing w:line="276" w:lineRule="auto"/>
        <w:jc w:val="both"/>
        <w:rPr>
          <w:rFonts w:ascii="Times New Roman" w:hAnsi="Times New Roman" w:cs="Times New Roman"/>
        </w:rPr>
      </w:pPr>
    </w:p>
    <w:p w14:paraId="193E1EEF" w14:textId="6E44AE16" w:rsidR="001D67E2" w:rsidRPr="009754A0" w:rsidRDefault="001D67E2" w:rsidP="00256116">
      <w:pPr>
        <w:pStyle w:val="Heading2"/>
        <w:spacing w:line="276" w:lineRule="auto"/>
        <w:rPr>
          <w:rFonts w:ascii="Times New Roman" w:hAnsi="Times New Roman" w:cs="Times New Roman"/>
          <w:color w:val="auto"/>
        </w:rPr>
      </w:pPr>
      <w:bookmarkStart w:id="71" w:name="_Toc197924314"/>
      <w:r w:rsidRPr="009754A0">
        <w:rPr>
          <w:rFonts w:ascii="Times New Roman" w:hAnsi="Times New Roman" w:cs="Times New Roman"/>
          <w:color w:val="auto"/>
        </w:rPr>
        <w:lastRenderedPageBreak/>
        <w:t>Recommendations</w:t>
      </w:r>
      <w:bookmarkEnd w:id="71"/>
    </w:p>
    <w:p w14:paraId="7F3575D6" w14:textId="77777777" w:rsidR="001D67E2" w:rsidRPr="009754A0" w:rsidRDefault="001D67E2" w:rsidP="00256116">
      <w:pPr>
        <w:spacing w:line="276" w:lineRule="auto"/>
        <w:jc w:val="both"/>
        <w:rPr>
          <w:rFonts w:ascii="Times New Roman" w:hAnsi="Times New Roman" w:cs="Times New Roman"/>
        </w:rPr>
      </w:pPr>
      <w:r w:rsidRPr="009754A0">
        <w:rPr>
          <w:rFonts w:ascii="Times New Roman" w:hAnsi="Times New Roman" w:cs="Times New Roman"/>
        </w:rPr>
        <w:t>Following comprehensive development, deployment, and evaluation of FactoryAirWatch, the following recommendations have been formulated to enhance its capabilities, scalability, and long-term viability:</w:t>
      </w:r>
    </w:p>
    <w:p w14:paraId="40F689BB" w14:textId="259DC548" w:rsidR="001D67E2" w:rsidRPr="009754A0" w:rsidRDefault="001D67E2" w:rsidP="00256116">
      <w:pPr>
        <w:spacing w:line="276" w:lineRule="auto"/>
        <w:rPr>
          <w:rFonts w:ascii="Times New Roman" w:hAnsi="Times New Roman" w:cs="Times New Roman"/>
          <w:bCs/>
        </w:rPr>
      </w:pPr>
      <w:r w:rsidRPr="009754A0">
        <w:rPr>
          <w:rFonts w:ascii="Times New Roman" w:hAnsi="Times New Roman" w:cs="Times New Roman"/>
          <w:bCs/>
        </w:rPr>
        <w:t>Hardware Optimization</w:t>
      </w:r>
    </w:p>
    <w:p w14:paraId="4D0E8F7E" w14:textId="771C7D27" w:rsidR="001D67E2" w:rsidRPr="009754A0" w:rsidRDefault="001D67E2" w:rsidP="00256116">
      <w:pPr>
        <w:numPr>
          <w:ilvl w:val="0"/>
          <w:numId w:val="19"/>
        </w:numPr>
        <w:spacing w:line="276" w:lineRule="auto"/>
        <w:jc w:val="both"/>
        <w:rPr>
          <w:rFonts w:ascii="Times New Roman" w:hAnsi="Times New Roman" w:cs="Times New Roman"/>
          <w:bCs/>
        </w:rPr>
      </w:pPr>
      <w:r w:rsidRPr="009754A0">
        <w:rPr>
          <w:rFonts w:ascii="Times New Roman" w:hAnsi="Times New Roman" w:cs="Times New Roman"/>
          <w:bCs/>
        </w:rPr>
        <w:t>Compact PCB Redesign: It is recommended to transition from the existing Arduino Mega-based prototype to a custom-designed Printed Circuit Board (PCB). A tailored PCB design will significantly reduce the physical footprint of the IoT device, improve installation convenience, reduce production costs, and enhance durability in harsh industrial environments.</w:t>
      </w:r>
    </w:p>
    <w:p w14:paraId="42A3B655" w14:textId="0AF30A8F" w:rsidR="001D67E2" w:rsidRPr="009754A0" w:rsidRDefault="001D67E2" w:rsidP="00256116">
      <w:pPr>
        <w:numPr>
          <w:ilvl w:val="0"/>
          <w:numId w:val="19"/>
        </w:numPr>
        <w:spacing w:line="276" w:lineRule="auto"/>
        <w:jc w:val="both"/>
        <w:rPr>
          <w:rFonts w:ascii="Times New Roman" w:hAnsi="Times New Roman" w:cs="Times New Roman"/>
          <w:bCs/>
        </w:rPr>
      </w:pPr>
      <w:r w:rsidRPr="009754A0">
        <w:rPr>
          <w:rFonts w:ascii="Times New Roman" w:hAnsi="Times New Roman" w:cs="Times New Roman"/>
          <w:bCs/>
        </w:rPr>
        <w:t>Wearable Monitoring Device Development: Considering employee safety and personalized monitoring requirements, future developments should include the design and deployment of compact, wearable monitoring devices. These devices would enable personalized air-quality tracking, particularly beneficial in highly dynamic factory environments or for mobile workers, ensuring comprehensive protection at an individual level.</w:t>
      </w:r>
    </w:p>
    <w:p w14:paraId="1D96A164" w14:textId="1906C38D" w:rsidR="001D67E2" w:rsidRPr="009754A0" w:rsidRDefault="001D67E2" w:rsidP="00256116">
      <w:pPr>
        <w:spacing w:line="276" w:lineRule="auto"/>
        <w:rPr>
          <w:rFonts w:ascii="Times New Roman" w:hAnsi="Times New Roman" w:cs="Times New Roman"/>
          <w:bCs/>
        </w:rPr>
      </w:pPr>
      <w:r w:rsidRPr="009754A0">
        <w:rPr>
          <w:rFonts w:ascii="Times New Roman" w:hAnsi="Times New Roman" w:cs="Times New Roman"/>
          <w:bCs/>
        </w:rPr>
        <w:t>Connectivity and Power Management</w:t>
      </w:r>
    </w:p>
    <w:p w14:paraId="36BA29E2" w14:textId="05925348" w:rsidR="001D67E2" w:rsidRPr="009754A0" w:rsidRDefault="001D67E2" w:rsidP="00256116">
      <w:pPr>
        <w:numPr>
          <w:ilvl w:val="0"/>
          <w:numId w:val="20"/>
        </w:numPr>
        <w:spacing w:line="276" w:lineRule="auto"/>
        <w:jc w:val="both"/>
        <w:rPr>
          <w:rFonts w:ascii="Times New Roman" w:hAnsi="Times New Roman" w:cs="Times New Roman"/>
          <w:bCs/>
        </w:rPr>
      </w:pPr>
      <w:r w:rsidRPr="009754A0">
        <w:rPr>
          <w:rFonts w:ascii="Times New Roman" w:hAnsi="Times New Roman" w:cs="Times New Roman"/>
          <w:bCs/>
        </w:rPr>
        <w:t>Wireless Connectivity Transition: Transitioning from wired connectivity to fully wireless technology (such as Wi-Fi, Zigbee, or LoRaWAN) would considerably improve system scalability, reduce installation complexity, and provide greater flexibility in deployment, particularly in environments where wiring infrastructure poses practical challenges.</w:t>
      </w:r>
    </w:p>
    <w:p w14:paraId="1EE5918E" w14:textId="4293D5F7" w:rsidR="001D67E2" w:rsidRPr="009754A0" w:rsidRDefault="001D67E2" w:rsidP="00256116">
      <w:pPr>
        <w:numPr>
          <w:ilvl w:val="0"/>
          <w:numId w:val="20"/>
        </w:numPr>
        <w:spacing w:line="276" w:lineRule="auto"/>
        <w:jc w:val="both"/>
        <w:rPr>
          <w:rFonts w:ascii="Times New Roman" w:hAnsi="Times New Roman" w:cs="Times New Roman"/>
          <w:bCs/>
        </w:rPr>
      </w:pPr>
      <w:r w:rsidRPr="009754A0">
        <w:rPr>
          <w:rFonts w:ascii="Times New Roman" w:hAnsi="Times New Roman" w:cs="Times New Roman"/>
          <w:bCs/>
        </w:rPr>
        <w:t>Enhanced Battery Management: Improvements in firmware-level power management algorithms are essential for extending battery life and reducing the frequency of battery replacements or recharging cycles. Integrating energy harvesting technologies such as solar charging modules could further enhance the autonomy of sensor nodes, particularly beneficial in remote or outdoor installations.</w:t>
      </w:r>
    </w:p>
    <w:p w14:paraId="680DAEE1" w14:textId="386C0D48" w:rsidR="001D67E2" w:rsidRPr="009754A0" w:rsidRDefault="001D67E2" w:rsidP="00256116">
      <w:pPr>
        <w:spacing w:line="276" w:lineRule="auto"/>
        <w:rPr>
          <w:rFonts w:ascii="Times New Roman" w:hAnsi="Times New Roman" w:cs="Times New Roman"/>
          <w:bCs/>
        </w:rPr>
      </w:pPr>
      <w:r w:rsidRPr="009754A0">
        <w:rPr>
          <w:rFonts w:ascii="Times New Roman" w:hAnsi="Times New Roman" w:cs="Times New Roman"/>
          <w:bCs/>
        </w:rPr>
        <w:t>Software and User Experience Improvements</w:t>
      </w:r>
    </w:p>
    <w:p w14:paraId="6FFAD3B7" w14:textId="376723F7" w:rsidR="001D67E2" w:rsidRPr="009754A0" w:rsidRDefault="001D67E2" w:rsidP="00256116">
      <w:pPr>
        <w:numPr>
          <w:ilvl w:val="0"/>
          <w:numId w:val="21"/>
        </w:numPr>
        <w:spacing w:line="276" w:lineRule="auto"/>
        <w:jc w:val="both"/>
        <w:rPr>
          <w:rFonts w:ascii="Times New Roman" w:hAnsi="Times New Roman" w:cs="Times New Roman"/>
        </w:rPr>
      </w:pPr>
      <w:r w:rsidRPr="009754A0">
        <w:rPr>
          <w:rFonts w:ascii="Times New Roman" w:hAnsi="Times New Roman" w:cs="Times New Roman"/>
        </w:rPr>
        <w:t>Mobile Application Development: In addition to the web-based dashboard, developing a native mobile application for Android and iOS platforms would improve accessibility, provide immediate and intuitive notifications, and further enhance usability for safety personnel, factory managers, and environmental inspectors.</w:t>
      </w:r>
    </w:p>
    <w:p w14:paraId="3A4DC7C8" w14:textId="0F95645D" w:rsidR="007E5D02" w:rsidRPr="009754A0" w:rsidRDefault="001D67E2" w:rsidP="00256116">
      <w:pPr>
        <w:numPr>
          <w:ilvl w:val="0"/>
          <w:numId w:val="21"/>
        </w:numPr>
        <w:spacing w:line="276" w:lineRule="auto"/>
        <w:jc w:val="both"/>
        <w:rPr>
          <w:rFonts w:ascii="Times New Roman" w:hAnsi="Times New Roman" w:cs="Times New Roman"/>
        </w:rPr>
      </w:pPr>
      <w:r w:rsidRPr="009754A0">
        <w:rPr>
          <w:rFonts w:ascii="Times New Roman" w:hAnsi="Times New Roman" w:cs="Times New Roman"/>
        </w:rPr>
        <w:t>Advanced Analytics and AI Integration: Incorporation of advanced machine learning algorithms and predictive analytics capabilities could further elevate the value proposition of FactoryAirWatch. Predictive analytics could forecast potential air quality deterioration events, recommend preventive actions, and identify patterns or trends, thus significantly improving proactive safety management practices.</w:t>
      </w:r>
    </w:p>
    <w:p w14:paraId="7B0E865C" w14:textId="5E0747A1" w:rsidR="001D67E2" w:rsidRPr="009754A0" w:rsidRDefault="001D67E2" w:rsidP="00256116">
      <w:pPr>
        <w:spacing w:line="276" w:lineRule="auto"/>
        <w:rPr>
          <w:rFonts w:ascii="Times New Roman" w:hAnsi="Times New Roman" w:cs="Times New Roman"/>
          <w:bCs/>
        </w:rPr>
      </w:pPr>
      <w:r w:rsidRPr="009754A0">
        <w:rPr>
          <w:rFonts w:ascii="Times New Roman" w:hAnsi="Times New Roman" w:cs="Times New Roman"/>
          <w:bCs/>
        </w:rPr>
        <w:t>Compliance and Standardization</w:t>
      </w:r>
    </w:p>
    <w:p w14:paraId="77458256" w14:textId="00385D50" w:rsidR="001D67E2" w:rsidRPr="009754A0" w:rsidRDefault="001D67E2" w:rsidP="00256116">
      <w:pPr>
        <w:numPr>
          <w:ilvl w:val="0"/>
          <w:numId w:val="22"/>
        </w:numPr>
        <w:spacing w:line="276" w:lineRule="auto"/>
        <w:jc w:val="both"/>
        <w:rPr>
          <w:rFonts w:ascii="Times New Roman" w:hAnsi="Times New Roman" w:cs="Times New Roman"/>
        </w:rPr>
      </w:pPr>
      <w:r w:rsidRPr="009754A0">
        <w:rPr>
          <w:rFonts w:ascii="Times New Roman" w:hAnsi="Times New Roman" w:cs="Times New Roman"/>
        </w:rPr>
        <w:t>Regular Regulatory Review and Updates: It is advisable to continuously track evolving regulatory guidelines from national and international bodies (such as Uganda NEMA, OSHA, and EPA) and implement periodic system updates accordingly. This proactive approach ensures that FactoryAirWatch remains compliant and relevant in changing regulatory landscapes.</w:t>
      </w:r>
    </w:p>
    <w:p w14:paraId="40A61474" w14:textId="48C49913" w:rsidR="001D67E2" w:rsidRPr="009754A0" w:rsidRDefault="001D67E2" w:rsidP="00256116">
      <w:pPr>
        <w:numPr>
          <w:ilvl w:val="0"/>
          <w:numId w:val="22"/>
        </w:numPr>
        <w:spacing w:line="276" w:lineRule="auto"/>
        <w:jc w:val="both"/>
        <w:rPr>
          <w:rFonts w:ascii="Times New Roman" w:hAnsi="Times New Roman" w:cs="Times New Roman"/>
        </w:rPr>
      </w:pPr>
      <w:r w:rsidRPr="009754A0">
        <w:rPr>
          <w:rFonts w:ascii="Times New Roman" w:hAnsi="Times New Roman" w:cs="Times New Roman"/>
        </w:rPr>
        <w:t xml:space="preserve">Certification and Standard Compliance: The project team should pursue formal certifications, such as ISO 9001 for quality management, ISO 14001 for environmental management, and </w:t>
      </w:r>
      <w:r w:rsidRPr="009754A0">
        <w:rPr>
          <w:rFonts w:ascii="Times New Roman" w:hAnsi="Times New Roman" w:cs="Times New Roman"/>
        </w:rPr>
        <w:lastRenderedPageBreak/>
        <w:t>ISO 27001 for information security management, to enhance trustworthiness and market acceptability among industrial stakeholders.</w:t>
      </w:r>
    </w:p>
    <w:p w14:paraId="3E6B7FAE" w14:textId="1F3CA4C3" w:rsidR="001D67E2" w:rsidRPr="009754A0" w:rsidRDefault="001D67E2" w:rsidP="00256116">
      <w:pPr>
        <w:spacing w:line="276" w:lineRule="auto"/>
        <w:rPr>
          <w:rFonts w:ascii="Times New Roman" w:hAnsi="Times New Roman" w:cs="Times New Roman"/>
          <w:bCs/>
        </w:rPr>
      </w:pPr>
      <w:r w:rsidRPr="009754A0">
        <w:rPr>
          <w:rFonts w:ascii="Times New Roman" w:hAnsi="Times New Roman" w:cs="Times New Roman"/>
          <w:bCs/>
        </w:rPr>
        <w:t>Broader Deployment and Pilot Expansion</w:t>
      </w:r>
    </w:p>
    <w:p w14:paraId="3D0E1260" w14:textId="321243D3" w:rsidR="001D67E2" w:rsidRPr="009754A0" w:rsidRDefault="001D67E2" w:rsidP="00256116">
      <w:pPr>
        <w:numPr>
          <w:ilvl w:val="0"/>
          <w:numId w:val="23"/>
        </w:numPr>
        <w:spacing w:line="276" w:lineRule="auto"/>
        <w:jc w:val="both"/>
        <w:rPr>
          <w:rFonts w:ascii="Times New Roman" w:hAnsi="Times New Roman" w:cs="Times New Roman"/>
        </w:rPr>
      </w:pPr>
      <w:r w:rsidRPr="009754A0">
        <w:rPr>
          <w:rFonts w:ascii="Times New Roman" w:hAnsi="Times New Roman" w:cs="Times New Roman"/>
        </w:rPr>
        <w:t>Extended Pilot Programs: Although the initial testing and validation phase was successfully conducted in a controlled laboratory environment, future efforts should include extended pilot deployments across various factories to evaluate system robustness and performance under diverse real-world conditions.</w:t>
      </w:r>
    </w:p>
    <w:p w14:paraId="5FE3B062" w14:textId="5D85DF34" w:rsidR="001D67E2" w:rsidRPr="009754A0" w:rsidRDefault="001D67E2" w:rsidP="00256116">
      <w:pPr>
        <w:numPr>
          <w:ilvl w:val="0"/>
          <w:numId w:val="23"/>
        </w:numPr>
        <w:spacing w:line="276" w:lineRule="auto"/>
        <w:jc w:val="both"/>
        <w:rPr>
          <w:rFonts w:ascii="Times New Roman" w:hAnsi="Times New Roman" w:cs="Times New Roman"/>
        </w:rPr>
      </w:pPr>
      <w:r w:rsidRPr="009754A0">
        <w:rPr>
          <w:rFonts w:ascii="Times New Roman" w:hAnsi="Times New Roman" w:cs="Times New Roman"/>
        </w:rPr>
        <w:t>Feedback Loop Implementation: Establishing a structured feedback mechanism with early adopters and industry users would facilitate continuous system refinement, ensure alignment with end-user expectations, and foster trust in FactoryAirWatch as a reliable solution for industrial air quality monitoring.</w:t>
      </w:r>
    </w:p>
    <w:p w14:paraId="40F26A24" w14:textId="2D409363" w:rsidR="001D67E2" w:rsidRPr="009754A0" w:rsidRDefault="001D67E2" w:rsidP="00256116">
      <w:pPr>
        <w:spacing w:line="276" w:lineRule="auto"/>
        <w:jc w:val="both"/>
        <w:rPr>
          <w:rFonts w:ascii="Times New Roman" w:hAnsi="Times New Roman" w:cs="Times New Roman"/>
          <w:b/>
          <w:bCs/>
        </w:rPr>
      </w:pPr>
    </w:p>
    <w:p w14:paraId="2EDEB8C0" w14:textId="60313072" w:rsidR="001D67E2" w:rsidRPr="009754A0" w:rsidRDefault="00F84F85" w:rsidP="00256116">
      <w:pPr>
        <w:spacing w:line="276" w:lineRule="auto"/>
        <w:jc w:val="both"/>
        <w:rPr>
          <w:rFonts w:ascii="Times New Roman" w:hAnsi="Times New Roman" w:cs="Times New Roman"/>
        </w:rPr>
      </w:pPr>
      <w:r w:rsidRPr="009754A0">
        <w:rPr>
          <w:rFonts w:ascii="Times New Roman" w:hAnsi="Times New Roman" w:cs="Times New Roman"/>
        </w:rPr>
        <w:t>Finally, t</w:t>
      </w:r>
      <w:r w:rsidR="001D67E2" w:rsidRPr="009754A0">
        <w:rPr>
          <w:rFonts w:ascii="Times New Roman" w:hAnsi="Times New Roman" w:cs="Times New Roman"/>
        </w:rPr>
        <w:t>he successful development and testing of FactoryAirWatch validate its critical role in transforming how Ugandan factories approach air quality management, worker safety, and regulatory compliance. The recommended enhancements outlined above will ensure that FactoryAirWatch not only continues to meet current industrial and environmental demands but also remains a pioneering solution for future advancements in industrial health and safety technologies.</w:t>
      </w:r>
    </w:p>
    <w:p w14:paraId="31627724" w14:textId="77777777" w:rsidR="001D67E2" w:rsidRPr="009754A0" w:rsidRDefault="001D67E2" w:rsidP="00256116">
      <w:pPr>
        <w:spacing w:line="276" w:lineRule="auto"/>
        <w:jc w:val="both"/>
        <w:rPr>
          <w:rFonts w:ascii="Times New Roman" w:hAnsi="Times New Roman" w:cs="Times New Roman"/>
        </w:rPr>
      </w:pPr>
      <w:r w:rsidRPr="009754A0">
        <w:rPr>
          <w:rFonts w:ascii="Times New Roman" w:hAnsi="Times New Roman" w:cs="Times New Roman"/>
        </w:rPr>
        <w:t>Implementation of these recommendations, coupled with ongoing stakeholder engagement, will position FactoryAirWatch as a benchmark solution for smart industrial monitoring systems within Uganda and potentially across the broader East African industrial landscape.</w:t>
      </w:r>
    </w:p>
    <w:p w14:paraId="4962190B" w14:textId="4DECB96E" w:rsidR="00286622" w:rsidRPr="009754A0" w:rsidRDefault="00286622" w:rsidP="00256116">
      <w:pPr>
        <w:spacing w:line="276" w:lineRule="auto"/>
        <w:jc w:val="both"/>
        <w:rPr>
          <w:rFonts w:ascii="Times New Roman" w:hAnsi="Times New Roman" w:cs="Times New Roman"/>
          <w:i/>
        </w:rPr>
      </w:pPr>
    </w:p>
    <w:p w14:paraId="48991B04" w14:textId="77777777" w:rsidR="00791A01" w:rsidRPr="009754A0" w:rsidRDefault="00791A01" w:rsidP="00256116">
      <w:pPr>
        <w:spacing w:line="276" w:lineRule="auto"/>
        <w:jc w:val="both"/>
        <w:rPr>
          <w:rFonts w:ascii="Times New Roman" w:hAnsi="Times New Roman" w:cs="Times New Roman"/>
          <w:i/>
        </w:rPr>
      </w:pPr>
    </w:p>
    <w:p w14:paraId="1E29124A" w14:textId="77777777" w:rsidR="00791A01" w:rsidRPr="009754A0" w:rsidRDefault="00791A01" w:rsidP="00256116">
      <w:pPr>
        <w:spacing w:line="276" w:lineRule="auto"/>
        <w:jc w:val="both"/>
        <w:rPr>
          <w:rFonts w:ascii="Times New Roman" w:hAnsi="Times New Roman" w:cs="Times New Roman"/>
          <w:i/>
        </w:rPr>
      </w:pPr>
    </w:p>
    <w:p w14:paraId="6AE7F819" w14:textId="77777777" w:rsidR="00791A01" w:rsidRPr="009754A0" w:rsidRDefault="00791A01" w:rsidP="00256116">
      <w:pPr>
        <w:spacing w:line="276" w:lineRule="auto"/>
        <w:jc w:val="both"/>
        <w:rPr>
          <w:rFonts w:ascii="Times New Roman" w:hAnsi="Times New Roman" w:cs="Times New Roman"/>
          <w:iCs/>
        </w:rPr>
      </w:pPr>
    </w:p>
    <w:p w14:paraId="7BFCD728" w14:textId="77777777" w:rsidR="00791A01" w:rsidRPr="009754A0" w:rsidRDefault="00791A01" w:rsidP="00256116">
      <w:pPr>
        <w:spacing w:line="276" w:lineRule="auto"/>
        <w:jc w:val="both"/>
        <w:rPr>
          <w:rFonts w:ascii="Times New Roman" w:hAnsi="Times New Roman" w:cs="Times New Roman"/>
          <w:iCs/>
        </w:rPr>
      </w:pPr>
    </w:p>
    <w:p w14:paraId="1966E6A5" w14:textId="77777777" w:rsidR="00791A01" w:rsidRPr="009754A0" w:rsidRDefault="00791A01" w:rsidP="00256116">
      <w:pPr>
        <w:spacing w:line="276" w:lineRule="auto"/>
        <w:jc w:val="both"/>
        <w:rPr>
          <w:rFonts w:ascii="Times New Roman" w:hAnsi="Times New Roman" w:cs="Times New Roman"/>
          <w:iCs/>
        </w:rPr>
      </w:pPr>
    </w:p>
    <w:p w14:paraId="3397AA23" w14:textId="77777777" w:rsidR="00791A01" w:rsidRPr="009754A0" w:rsidRDefault="00791A01" w:rsidP="00256116">
      <w:pPr>
        <w:spacing w:line="276" w:lineRule="auto"/>
        <w:jc w:val="both"/>
        <w:rPr>
          <w:rFonts w:ascii="Times New Roman" w:hAnsi="Times New Roman" w:cs="Times New Roman"/>
          <w:iCs/>
        </w:rPr>
      </w:pPr>
    </w:p>
    <w:p w14:paraId="0CF4F368" w14:textId="77777777" w:rsidR="00791A01" w:rsidRPr="009754A0" w:rsidRDefault="00791A01" w:rsidP="00256116">
      <w:pPr>
        <w:spacing w:line="276" w:lineRule="auto"/>
        <w:jc w:val="both"/>
        <w:rPr>
          <w:rFonts w:ascii="Times New Roman" w:hAnsi="Times New Roman" w:cs="Times New Roman"/>
          <w:iCs/>
        </w:rPr>
      </w:pPr>
    </w:p>
    <w:p w14:paraId="52BFFCF4" w14:textId="77777777" w:rsidR="00791A01" w:rsidRPr="009754A0" w:rsidRDefault="00791A01" w:rsidP="00256116">
      <w:pPr>
        <w:spacing w:line="276" w:lineRule="auto"/>
        <w:jc w:val="both"/>
        <w:rPr>
          <w:rFonts w:ascii="Times New Roman" w:hAnsi="Times New Roman" w:cs="Times New Roman"/>
          <w:iCs/>
        </w:rPr>
      </w:pPr>
    </w:p>
    <w:p w14:paraId="5321610F" w14:textId="77777777" w:rsidR="00791A01" w:rsidRPr="009754A0" w:rsidRDefault="00791A01" w:rsidP="00256116">
      <w:pPr>
        <w:spacing w:line="276" w:lineRule="auto"/>
        <w:jc w:val="both"/>
        <w:rPr>
          <w:rFonts w:ascii="Times New Roman" w:hAnsi="Times New Roman" w:cs="Times New Roman"/>
          <w:iCs/>
        </w:rPr>
      </w:pPr>
    </w:p>
    <w:p w14:paraId="36D319C1" w14:textId="77777777" w:rsidR="00791A01" w:rsidRPr="009754A0" w:rsidRDefault="00791A01" w:rsidP="00256116">
      <w:pPr>
        <w:spacing w:line="276" w:lineRule="auto"/>
        <w:jc w:val="both"/>
        <w:rPr>
          <w:rFonts w:ascii="Times New Roman" w:hAnsi="Times New Roman" w:cs="Times New Roman"/>
          <w:iCs/>
        </w:rPr>
      </w:pPr>
    </w:p>
    <w:p w14:paraId="10A801D7" w14:textId="77777777" w:rsidR="00791A01" w:rsidRPr="009754A0" w:rsidRDefault="00791A01" w:rsidP="00256116">
      <w:pPr>
        <w:spacing w:line="276" w:lineRule="auto"/>
        <w:jc w:val="both"/>
        <w:rPr>
          <w:rFonts w:ascii="Times New Roman" w:hAnsi="Times New Roman" w:cs="Times New Roman"/>
          <w:iCs/>
        </w:rPr>
      </w:pPr>
    </w:p>
    <w:p w14:paraId="4E2E31A7" w14:textId="77777777" w:rsidR="00791A01" w:rsidRPr="009754A0" w:rsidRDefault="00791A01" w:rsidP="00256116">
      <w:pPr>
        <w:spacing w:line="276" w:lineRule="auto"/>
        <w:jc w:val="both"/>
        <w:rPr>
          <w:rFonts w:ascii="Times New Roman" w:hAnsi="Times New Roman" w:cs="Times New Roman"/>
          <w:iCs/>
        </w:rPr>
      </w:pPr>
    </w:p>
    <w:p w14:paraId="1FFBCB54" w14:textId="77777777" w:rsidR="00791A01" w:rsidRPr="009754A0" w:rsidRDefault="00791A01" w:rsidP="00256116">
      <w:pPr>
        <w:spacing w:line="276" w:lineRule="auto"/>
        <w:jc w:val="both"/>
        <w:rPr>
          <w:rFonts w:ascii="Times New Roman" w:hAnsi="Times New Roman" w:cs="Times New Roman"/>
          <w:iCs/>
        </w:rPr>
      </w:pPr>
    </w:p>
    <w:p w14:paraId="72E0848D" w14:textId="77777777" w:rsidR="00791A01" w:rsidRPr="009754A0" w:rsidRDefault="00791A01" w:rsidP="00256116">
      <w:pPr>
        <w:spacing w:line="276" w:lineRule="auto"/>
        <w:jc w:val="both"/>
        <w:rPr>
          <w:rFonts w:ascii="Times New Roman" w:hAnsi="Times New Roman" w:cs="Times New Roman"/>
          <w:iCs/>
        </w:rPr>
      </w:pPr>
    </w:p>
    <w:p w14:paraId="0095D0C7" w14:textId="77777777" w:rsidR="00791A01" w:rsidRPr="009754A0" w:rsidRDefault="00791A01" w:rsidP="00256116">
      <w:pPr>
        <w:spacing w:line="276" w:lineRule="auto"/>
        <w:jc w:val="both"/>
        <w:rPr>
          <w:rFonts w:ascii="Times New Roman" w:hAnsi="Times New Roman" w:cs="Times New Roman"/>
          <w:iCs/>
        </w:rPr>
      </w:pPr>
    </w:p>
    <w:p w14:paraId="3E5E69E1" w14:textId="77777777" w:rsidR="00791A01" w:rsidRPr="009754A0" w:rsidRDefault="00791A01" w:rsidP="00256116">
      <w:pPr>
        <w:spacing w:line="276" w:lineRule="auto"/>
        <w:jc w:val="both"/>
        <w:rPr>
          <w:rFonts w:ascii="Times New Roman" w:hAnsi="Times New Roman" w:cs="Times New Roman"/>
          <w:iCs/>
        </w:rPr>
      </w:pPr>
    </w:p>
    <w:p w14:paraId="47DF6FBE" w14:textId="77777777" w:rsidR="00791A01" w:rsidRPr="009754A0" w:rsidRDefault="00791A01" w:rsidP="00256116">
      <w:pPr>
        <w:spacing w:line="276" w:lineRule="auto"/>
        <w:jc w:val="both"/>
        <w:rPr>
          <w:rFonts w:ascii="Times New Roman" w:hAnsi="Times New Roman" w:cs="Times New Roman"/>
          <w:iCs/>
        </w:rPr>
      </w:pPr>
    </w:p>
    <w:p w14:paraId="043BAE58" w14:textId="77777777" w:rsidR="00791A01" w:rsidRPr="009754A0" w:rsidRDefault="00791A01" w:rsidP="00256116">
      <w:pPr>
        <w:spacing w:line="276" w:lineRule="auto"/>
        <w:jc w:val="both"/>
        <w:rPr>
          <w:rFonts w:ascii="Times New Roman" w:hAnsi="Times New Roman" w:cs="Times New Roman"/>
          <w:iCs/>
        </w:rPr>
      </w:pPr>
    </w:p>
    <w:p w14:paraId="2FFF48DD" w14:textId="77777777" w:rsidR="00791A01" w:rsidRPr="009754A0" w:rsidRDefault="00791A01" w:rsidP="00256116">
      <w:pPr>
        <w:spacing w:line="276" w:lineRule="auto"/>
        <w:jc w:val="both"/>
        <w:rPr>
          <w:rFonts w:ascii="Times New Roman" w:hAnsi="Times New Roman" w:cs="Times New Roman"/>
          <w:iCs/>
        </w:rPr>
      </w:pPr>
    </w:p>
    <w:p w14:paraId="76937FBF" w14:textId="77777777" w:rsidR="00791A01" w:rsidRPr="009754A0" w:rsidRDefault="00791A01" w:rsidP="00256116">
      <w:pPr>
        <w:spacing w:line="276" w:lineRule="auto"/>
        <w:jc w:val="both"/>
        <w:rPr>
          <w:rFonts w:ascii="Times New Roman" w:hAnsi="Times New Roman" w:cs="Times New Roman"/>
          <w:iCs/>
        </w:rPr>
      </w:pPr>
    </w:p>
    <w:p w14:paraId="47456171" w14:textId="77777777" w:rsidR="00791A01" w:rsidRPr="009754A0" w:rsidRDefault="00791A01" w:rsidP="00256116">
      <w:pPr>
        <w:spacing w:line="276" w:lineRule="auto"/>
        <w:jc w:val="both"/>
        <w:rPr>
          <w:rFonts w:ascii="Times New Roman" w:hAnsi="Times New Roman" w:cs="Times New Roman"/>
          <w:iCs/>
        </w:rPr>
      </w:pPr>
    </w:p>
    <w:p w14:paraId="12BD4455" w14:textId="77777777" w:rsidR="00791A01" w:rsidRPr="009754A0" w:rsidRDefault="00791A01" w:rsidP="00256116">
      <w:pPr>
        <w:spacing w:line="276" w:lineRule="auto"/>
        <w:jc w:val="both"/>
        <w:rPr>
          <w:rFonts w:ascii="Times New Roman" w:hAnsi="Times New Roman" w:cs="Times New Roman"/>
          <w:iCs/>
        </w:rPr>
      </w:pPr>
    </w:p>
    <w:p w14:paraId="1B58C774" w14:textId="77777777" w:rsidR="00791A01" w:rsidRPr="009754A0" w:rsidRDefault="00791A01" w:rsidP="00256116">
      <w:pPr>
        <w:spacing w:line="276" w:lineRule="auto"/>
        <w:jc w:val="both"/>
        <w:rPr>
          <w:rFonts w:ascii="Times New Roman" w:hAnsi="Times New Roman" w:cs="Times New Roman"/>
          <w:iCs/>
        </w:rPr>
      </w:pPr>
    </w:p>
    <w:p w14:paraId="11DBA38C" w14:textId="0D410460" w:rsidR="00791A01" w:rsidRPr="009754A0" w:rsidRDefault="00791A01" w:rsidP="00791A01">
      <w:pPr>
        <w:pStyle w:val="Heading1"/>
        <w:rPr>
          <w:rFonts w:ascii="Times New Roman" w:hAnsi="Times New Roman" w:cs="Times New Roman"/>
          <w:color w:val="auto"/>
        </w:rPr>
      </w:pPr>
      <w:bookmarkStart w:id="72" w:name="_Toc197924315"/>
      <w:r w:rsidRPr="009754A0">
        <w:rPr>
          <w:rFonts w:ascii="Times New Roman" w:hAnsi="Times New Roman" w:cs="Times New Roman"/>
          <w:color w:val="auto"/>
        </w:rPr>
        <w:lastRenderedPageBreak/>
        <w:t>References</w:t>
      </w:r>
      <w:bookmarkEnd w:id="72"/>
    </w:p>
    <w:sdt>
      <w:sdtPr>
        <w:rPr>
          <w:rFonts w:ascii="Times New Roman" w:eastAsia="Times New Roman" w:hAnsi="Times New Roman" w:cs="Times New Roman"/>
          <w:iCs/>
          <w:szCs w:val="20"/>
        </w:rPr>
        <w:tag w:val="MENDELEY_BIBLIOGRAPHY"/>
        <w:id w:val="412973841"/>
        <w:placeholder>
          <w:docPart w:val="DefaultPlaceholder_-1854013440"/>
        </w:placeholder>
      </w:sdtPr>
      <w:sdtEndPr/>
      <w:sdtContent>
        <w:p w14:paraId="0AF1D442" w14:textId="77777777" w:rsidR="00791A01" w:rsidRPr="009754A0" w:rsidRDefault="00791A01">
          <w:pPr>
            <w:autoSpaceDE w:val="0"/>
            <w:autoSpaceDN w:val="0"/>
            <w:ind w:hanging="640"/>
            <w:divId w:val="1633828846"/>
            <w:rPr>
              <w:rFonts w:ascii="Times New Roman" w:eastAsia="Times New Roman" w:hAnsi="Times New Roman" w:cs="Times New Roman"/>
              <w:kern w:val="0"/>
            </w:rPr>
          </w:pPr>
          <w:r w:rsidRPr="009754A0">
            <w:rPr>
              <w:rFonts w:ascii="Times New Roman" w:eastAsia="Times New Roman" w:hAnsi="Times New Roman" w:cs="Times New Roman"/>
            </w:rPr>
            <w:t>[1]</w:t>
          </w:r>
          <w:r w:rsidRPr="009754A0">
            <w:rPr>
              <w:rFonts w:ascii="Times New Roman" w:eastAsia="Times New Roman" w:hAnsi="Times New Roman" w:cs="Times New Roman"/>
            </w:rPr>
            <w:tab/>
            <w:t xml:space="preserve">A. Nyombi, </w:t>
          </w:r>
          <w:r w:rsidRPr="009754A0">
            <w:rPr>
              <w:rFonts w:ascii="Times New Roman" w:eastAsia="Times New Roman" w:hAnsi="Times New Roman" w:cs="Times New Roman"/>
              <w:i/>
              <w:iCs/>
            </w:rPr>
            <w:t>Short field report: The State of Indoor Air Pollution in selected parts and sectors in Central Uganda</w:t>
          </w:r>
          <w:r w:rsidRPr="009754A0">
            <w:rPr>
              <w:rFonts w:ascii="Times New Roman" w:eastAsia="Times New Roman" w:hAnsi="Times New Roman" w:cs="Times New Roman"/>
            </w:rPr>
            <w:t>. 2024. doi: 10.13140/RG.2.2.23086.69444.</w:t>
          </w:r>
        </w:p>
        <w:p w14:paraId="7A6899E0" w14:textId="77777777" w:rsidR="00791A01" w:rsidRPr="009754A0" w:rsidRDefault="00791A01">
          <w:pPr>
            <w:autoSpaceDE w:val="0"/>
            <w:autoSpaceDN w:val="0"/>
            <w:ind w:hanging="640"/>
            <w:divId w:val="1430128096"/>
            <w:rPr>
              <w:rFonts w:ascii="Times New Roman" w:eastAsia="Times New Roman" w:hAnsi="Times New Roman" w:cs="Times New Roman"/>
            </w:rPr>
          </w:pPr>
          <w:r w:rsidRPr="009754A0">
            <w:rPr>
              <w:rFonts w:ascii="Times New Roman" w:eastAsia="Times New Roman" w:hAnsi="Times New Roman" w:cs="Times New Roman"/>
            </w:rPr>
            <w:t>[2]</w:t>
          </w:r>
          <w:r w:rsidRPr="009754A0">
            <w:rPr>
              <w:rFonts w:ascii="Times New Roman" w:eastAsia="Times New Roman" w:hAnsi="Times New Roman" w:cs="Times New Roman"/>
            </w:rPr>
            <w:tab/>
            <w:t>National Environment Management Authority (NEMA), “The National Environment (Environmental and Social Assessment) Regulations, 2020 – Statutory Instrument No. 143 of 2020. Kampala,” 2020.</w:t>
          </w:r>
        </w:p>
        <w:p w14:paraId="19E42588" w14:textId="77777777" w:rsidR="00791A01" w:rsidRPr="009754A0" w:rsidRDefault="00791A01">
          <w:pPr>
            <w:autoSpaceDE w:val="0"/>
            <w:autoSpaceDN w:val="0"/>
            <w:ind w:hanging="640"/>
            <w:divId w:val="45498349"/>
            <w:rPr>
              <w:rFonts w:ascii="Times New Roman" w:eastAsia="Times New Roman" w:hAnsi="Times New Roman" w:cs="Times New Roman"/>
            </w:rPr>
          </w:pPr>
          <w:r w:rsidRPr="009754A0">
            <w:rPr>
              <w:rFonts w:ascii="Times New Roman" w:eastAsia="Times New Roman" w:hAnsi="Times New Roman" w:cs="Times New Roman"/>
            </w:rPr>
            <w:t>[3]</w:t>
          </w:r>
          <w:r w:rsidRPr="009754A0">
            <w:rPr>
              <w:rFonts w:ascii="Times New Roman" w:eastAsia="Times New Roman" w:hAnsi="Times New Roman" w:cs="Times New Roman"/>
            </w:rPr>
            <w:tab/>
            <w:t xml:space="preserve">World Health Organization, </w:t>
          </w:r>
          <w:r w:rsidRPr="009754A0">
            <w:rPr>
              <w:rFonts w:ascii="Times New Roman" w:eastAsia="Times New Roman" w:hAnsi="Times New Roman" w:cs="Times New Roman"/>
              <w:i/>
              <w:iCs/>
            </w:rPr>
            <w:t>WHO global air quality guidelines: particulate matter (PM₂.₅ and PM₁₀), ozone, nitrogen dioxide, sulfur dioxide and carbon monoxide. Geneva</w:t>
          </w:r>
          <w:r w:rsidRPr="009754A0">
            <w:rPr>
              <w:rFonts w:ascii="Times New Roman" w:eastAsia="Times New Roman" w:hAnsi="Times New Roman" w:cs="Times New Roman"/>
            </w:rPr>
            <w:t>. WHO. ISBN 978-92-4-003422-8, 2021.</w:t>
          </w:r>
        </w:p>
        <w:p w14:paraId="491939FA" w14:textId="2DB5C769" w:rsidR="007D6A30" w:rsidRPr="009754A0" w:rsidRDefault="00791A01" w:rsidP="00256116">
          <w:pPr>
            <w:spacing w:line="276" w:lineRule="auto"/>
            <w:jc w:val="both"/>
            <w:rPr>
              <w:rFonts w:ascii="Times New Roman" w:eastAsia="Times New Roman" w:hAnsi="Times New Roman" w:cs="Times New Roman"/>
            </w:rPr>
          </w:pPr>
          <w:r w:rsidRPr="009754A0">
            <w:rPr>
              <w:rFonts w:ascii="Times New Roman" w:eastAsia="Times New Roman" w:hAnsi="Times New Roman" w:cs="Times New Roman"/>
            </w:rPr>
            <w:t> </w:t>
          </w:r>
        </w:p>
      </w:sdtContent>
    </w:sdt>
    <w:p w14:paraId="072BC620" w14:textId="77777777" w:rsidR="007D6A30" w:rsidRPr="009754A0" w:rsidRDefault="007D6A30" w:rsidP="007D6A30">
      <w:pPr>
        <w:pStyle w:val="Heading1"/>
        <w:numPr>
          <w:ilvl w:val="0"/>
          <w:numId w:val="0"/>
        </w:numPr>
        <w:spacing w:line="276" w:lineRule="auto"/>
        <w:ind w:left="432"/>
        <w:rPr>
          <w:rFonts w:ascii="Times New Roman" w:hAnsi="Times New Roman" w:cs="Times New Roman"/>
          <w:color w:val="auto"/>
        </w:rPr>
      </w:pPr>
    </w:p>
    <w:p w14:paraId="5966B133" w14:textId="77777777" w:rsidR="007D6A30" w:rsidRPr="009754A0" w:rsidRDefault="007D6A30" w:rsidP="007D6A30">
      <w:pPr>
        <w:rPr>
          <w:rFonts w:ascii="Times New Roman" w:hAnsi="Times New Roman" w:cs="Times New Roman"/>
        </w:rPr>
      </w:pPr>
    </w:p>
    <w:p w14:paraId="1176F9D1" w14:textId="77777777" w:rsidR="007D6A30" w:rsidRPr="009754A0" w:rsidRDefault="007D6A30" w:rsidP="007D6A30">
      <w:pPr>
        <w:rPr>
          <w:rFonts w:ascii="Times New Roman" w:hAnsi="Times New Roman" w:cs="Times New Roman"/>
        </w:rPr>
      </w:pPr>
    </w:p>
    <w:p w14:paraId="5991AAFF" w14:textId="77777777" w:rsidR="007D6A30" w:rsidRPr="009754A0" w:rsidRDefault="007D6A30" w:rsidP="007D6A30">
      <w:pPr>
        <w:rPr>
          <w:rFonts w:ascii="Times New Roman" w:hAnsi="Times New Roman" w:cs="Times New Roman"/>
        </w:rPr>
      </w:pPr>
    </w:p>
    <w:p w14:paraId="48E03678" w14:textId="77777777" w:rsidR="007D6A30" w:rsidRPr="009754A0" w:rsidRDefault="007D6A30" w:rsidP="007D6A30">
      <w:pPr>
        <w:rPr>
          <w:rFonts w:ascii="Times New Roman" w:hAnsi="Times New Roman" w:cs="Times New Roman"/>
        </w:rPr>
      </w:pPr>
    </w:p>
    <w:p w14:paraId="13D9EF5C" w14:textId="77777777" w:rsidR="007D6A30" w:rsidRPr="009754A0" w:rsidRDefault="007D6A30" w:rsidP="007D6A30">
      <w:pPr>
        <w:rPr>
          <w:rFonts w:ascii="Times New Roman" w:hAnsi="Times New Roman" w:cs="Times New Roman"/>
        </w:rPr>
      </w:pPr>
    </w:p>
    <w:p w14:paraId="309D6705" w14:textId="77777777" w:rsidR="007D6A30" w:rsidRPr="009754A0" w:rsidRDefault="007D6A30" w:rsidP="007D6A30">
      <w:pPr>
        <w:rPr>
          <w:rFonts w:ascii="Times New Roman" w:hAnsi="Times New Roman" w:cs="Times New Roman"/>
        </w:rPr>
      </w:pPr>
    </w:p>
    <w:p w14:paraId="29CFDC59" w14:textId="77777777" w:rsidR="007D6A30" w:rsidRPr="009754A0" w:rsidRDefault="007D6A30" w:rsidP="007D6A30">
      <w:pPr>
        <w:rPr>
          <w:rFonts w:ascii="Times New Roman" w:hAnsi="Times New Roman" w:cs="Times New Roman"/>
        </w:rPr>
      </w:pPr>
    </w:p>
    <w:p w14:paraId="41E9B197" w14:textId="77777777" w:rsidR="007D6A30" w:rsidRPr="009754A0" w:rsidRDefault="007D6A30" w:rsidP="007D6A30">
      <w:pPr>
        <w:rPr>
          <w:rFonts w:ascii="Times New Roman" w:hAnsi="Times New Roman" w:cs="Times New Roman"/>
        </w:rPr>
      </w:pPr>
    </w:p>
    <w:p w14:paraId="13697CAA" w14:textId="77777777" w:rsidR="007D6A30" w:rsidRPr="009754A0" w:rsidRDefault="007D6A30" w:rsidP="007D6A30">
      <w:pPr>
        <w:rPr>
          <w:rFonts w:ascii="Times New Roman" w:hAnsi="Times New Roman" w:cs="Times New Roman"/>
        </w:rPr>
      </w:pPr>
    </w:p>
    <w:p w14:paraId="47A6E5F3" w14:textId="77777777" w:rsidR="007D6A30" w:rsidRPr="009754A0" w:rsidRDefault="007D6A30" w:rsidP="007D6A30">
      <w:pPr>
        <w:rPr>
          <w:rFonts w:ascii="Times New Roman" w:hAnsi="Times New Roman" w:cs="Times New Roman"/>
        </w:rPr>
      </w:pPr>
    </w:p>
    <w:p w14:paraId="1E1329A1" w14:textId="77777777" w:rsidR="007D6A30" w:rsidRPr="009754A0" w:rsidRDefault="007D6A30" w:rsidP="007D6A30">
      <w:pPr>
        <w:rPr>
          <w:rFonts w:ascii="Times New Roman" w:hAnsi="Times New Roman" w:cs="Times New Roman"/>
        </w:rPr>
      </w:pPr>
    </w:p>
    <w:p w14:paraId="4806AF79" w14:textId="77777777" w:rsidR="007D6A30" w:rsidRPr="009754A0" w:rsidRDefault="007D6A30" w:rsidP="007D6A30">
      <w:pPr>
        <w:rPr>
          <w:rFonts w:ascii="Times New Roman" w:hAnsi="Times New Roman" w:cs="Times New Roman"/>
        </w:rPr>
      </w:pPr>
    </w:p>
    <w:p w14:paraId="1A71CD2F" w14:textId="77777777" w:rsidR="007D6A30" w:rsidRPr="009754A0" w:rsidRDefault="007D6A30" w:rsidP="007D6A30">
      <w:pPr>
        <w:rPr>
          <w:rFonts w:ascii="Times New Roman" w:hAnsi="Times New Roman" w:cs="Times New Roman"/>
        </w:rPr>
      </w:pPr>
    </w:p>
    <w:p w14:paraId="1ACA672C" w14:textId="77777777" w:rsidR="007D6A30" w:rsidRPr="009754A0" w:rsidRDefault="007D6A30" w:rsidP="007D6A30">
      <w:pPr>
        <w:rPr>
          <w:rFonts w:ascii="Times New Roman" w:hAnsi="Times New Roman" w:cs="Times New Roman"/>
        </w:rPr>
      </w:pPr>
    </w:p>
    <w:p w14:paraId="2088C3E6" w14:textId="77777777" w:rsidR="007D6A30" w:rsidRPr="009754A0" w:rsidRDefault="007D6A30" w:rsidP="007D6A30">
      <w:pPr>
        <w:rPr>
          <w:rFonts w:ascii="Times New Roman" w:hAnsi="Times New Roman" w:cs="Times New Roman"/>
        </w:rPr>
      </w:pPr>
    </w:p>
    <w:p w14:paraId="00DB85AE" w14:textId="77777777" w:rsidR="007D6A30" w:rsidRPr="009754A0" w:rsidRDefault="007D6A30" w:rsidP="007D6A30">
      <w:pPr>
        <w:rPr>
          <w:rFonts w:ascii="Times New Roman" w:hAnsi="Times New Roman" w:cs="Times New Roman"/>
        </w:rPr>
      </w:pPr>
    </w:p>
    <w:p w14:paraId="30955EFA" w14:textId="77777777" w:rsidR="007D6A30" w:rsidRPr="009754A0" w:rsidRDefault="007D6A30" w:rsidP="007D6A30">
      <w:pPr>
        <w:rPr>
          <w:rFonts w:ascii="Times New Roman" w:hAnsi="Times New Roman" w:cs="Times New Roman"/>
        </w:rPr>
      </w:pPr>
    </w:p>
    <w:p w14:paraId="7F57DA63" w14:textId="77777777" w:rsidR="007D6A30" w:rsidRPr="009754A0" w:rsidRDefault="007D6A30" w:rsidP="007D6A30">
      <w:pPr>
        <w:rPr>
          <w:rFonts w:ascii="Times New Roman" w:hAnsi="Times New Roman" w:cs="Times New Roman"/>
        </w:rPr>
      </w:pPr>
    </w:p>
    <w:p w14:paraId="136770CD" w14:textId="77777777" w:rsidR="007D6A30" w:rsidRPr="009754A0" w:rsidRDefault="007D6A30" w:rsidP="007D6A30">
      <w:pPr>
        <w:rPr>
          <w:rFonts w:ascii="Times New Roman" w:hAnsi="Times New Roman" w:cs="Times New Roman"/>
        </w:rPr>
      </w:pPr>
    </w:p>
    <w:p w14:paraId="19AB3DD1" w14:textId="77777777" w:rsidR="007D6A30" w:rsidRPr="009754A0" w:rsidRDefault="007D6A30" w:rsidP="007D6A30">
      <w:pPr>
        <w:rPr>
          <w:rFonts w:ascii="Times New Roman" w:hAnsi="Times New Roman" w:cs="Times New Roman"/>
        </w:rPr>
      </w:pPr>
    </w:p>
    <w:p w14:paraId="1C310D1E" w14:textId="77777777" w:rsidR="007D6A30" w:rsidRPr="009754A0" w:rsidRDefault="007D6A30" w:rsidP="007D6A30">
      <w:pPr>
        <w:rPr>
          <w:rFonts w:ascii="Times New Roman" w:hAnsi="Times New Roman" w:cs="Times New Roman"/>
        </w:rPr>
      </w:pPr>
    </w:p>
    <w:p w14:paraId="0BF37BC1" w14:textId="77777777" w:rsidR="007D6A30" w:rsidRPr="009754A0" w:rsidRDefault="007D6A30" w:rsidP="007D6A30">
      <w:pPr>
        <w:rPr>
          <w:rFonts w:ascii="Times New Roman" w:hAnsi="Times New Roman" w:cs="Times New Roman"/>
        </w:rPr>
      </w:pPr>
    </w:p>
    <w:p w14:paraId="111E79CA" w14:textId="77777777" w:rsidR="007D6A30" w:rsidRPr="009754A0" w:rsidRDefault="007D6A30" w:rsidP="007D6A30">
      <w:pPr>
        <w:rPr>
          <w:rFonts w:ascii="Times New Roman" w:hAnsi="Times New Roman" w:cs="Times New Roman"/>
        </w:rPr>
      </w:pPr>
    </w:p>
    <w:p w14:paraId="106073AB" w14:textId="77777777" w:rsidR="007D6A30" w:rsidRPr="009754A0" w:rsidRDefault="007D6A30" w:rsidP="007D6A30">
      <w:pPr>
        <w:rPr>
          <w:rFonts w:ascii="Times New Roman" w:hAnsi="Times New Roman" w:cs="Times New Roman"/>
        </w:rPr>
      </w:pPr>
    </w:p>
    <w:p w14:paraId="06FA6623" w14:textId="77777777" w:rsidR="007D6A30" w:rsidRPr="009754A0" w:rsidRDefault="007D6A30" w:rsidP="007D6A30">
      <w:pPr>
        <w:rPr>
          <w:rFonts w:ascii="Times New Roman" w:hAnsi="Times New Roman" w:cs="Times New Roman"/>
        </w:rPr>
      </w:pPr>
    </w:p>
    <w:p w14:paraId="0A98A28D" w14:textId="77777777" w:rsidR="007D6A30" w:rsidRPr="009754A0" w:rsidRDefault="007D6A30" w:rsidP="007D6A30">
      <w:pPr>
        <w:pStyle w:val="Heading1"/>
        <w:numPr>
          <w:ilvl w:val="0"/>
          <w:numId w:val="0"/>
        </w:numPr>
        <w:spacing w:line="276" w:lineRule="auto"/>
        <w:ind w:left="432"/>
        <w:rPr>
          <w:rFonts w:ascii="Times New Roman" w:hAnsi="Times New Roman" w:cs="Times New Roman"/>
          <w:color w:val="auto"/>
        </w:rPr>
      </w:pPr>
    </w:p>
    <w:p w14:paraId="0AFD3A08" w14:textId="77777777" w:rsidR="007D6A30" w:rsidRPr="009754A0" w:rsidRDefault="007D6A30" w:rsidP="007D6A30">
      <w:pPr>
        <w:rPr>
          <w:rFonts w:ascii="Times New Roman" w:hAnsi="Times New Roman" w:cs="Times New Roman"/>
        </w:rPr>
      </w:pPr>
    </w:p>
    <w:p w14:paraId="586F6A9A" w14:textId="77777777" w:rsidR="007D6A30" w:rsidRPr="009754A0" w:rsidRDefault="007D6A30" w:rsidP="007D6A30">
      <w:pPr>
        <w:rPr>
          <w:rFonts w:ascii="Times New Roman" w:hAnsi="Times New Roman" w:cs="Times New Roman"/>
        </w:rPr>
      </w:pPr>
    </w:p>
    <w:p w14:paraId="6A8D6E07" w14:textId="7250389C" w:rsidR="00E46430" w:rsidRPr="009754A0" w:rsidRDefault="00286622" w:rsidP="00256116">
      <w:pPr>
        <w:pStyle w:val="Heading1"/>
        <w:spacing w:line="276" w:lineRule="auto"/>
        <w:rPr>
          <w:rFonts w:ascii="Times New Roman" w:hAnsi="Times New Roman" w:cs="Times New Roman"/>
          <w:color w:val="auto"/>
        </w:rPr>
      </w:pPr>
      <w:bookmarkStart w:id="73" w:name="_Toc197924316"/>
      <w:r w:rsidRPr="009754A0">
        <w:rPr>
          <w:rFonts w:ascii="Times New Roman" w:hAnsi="Times New Roman" w:cs="Times New Roman"/>
          <w:color w:val="auto"/>
        </w:rPr>
        <w:lastRenderedPageBreak/>
        <w:t>Appendix A:</w:t>
      </w:r>
      <w:bookmarkEnd w:id="73"/>
      <w:r w:rsidRPr="009754A0">
        <w:rPr>
          <w:rFonts w:ascii="Times New Roman" w:hAnsi="Times New Roman" w:cs="Times New Roman"/>
          <w:color w:val="auto"/>
        </w:rPr>
        <w:t xml:space="preserve"> </w:t>
      </w:r>
    </w:p>
    <w:p w14:paraId="23B34070" w14:textId="40752EB3" w:rsidR="006A001D" w:rsidRPr="009754A0" w:rsidRDefault="00286622" w:rsidP="00256116">
      <w:pPr>
        <w:pStyle w:val="Heading2"/>
        <w:spacing w:line="276" w:lineRule="auto"/>
        <w:rPr>
          <w:rFonts w:ascii="Times New Roman" w:hAnsi="Times New Roman" w:cs="Times New Roman"/>
          <w:color w:val="auto"/>
          <w:sz w:val="28"/>
          <w:szCs w:val="28"/>
        </w:rPr>
      </w:pPr>
      <w:bookmarkStart w:id="74" w:name="_Toc197924317"/>
      <w:r w:rsidRPr="009754A0">
        <w:rPr>
          <w:rFonts w:ascii="Times New Roman" w:hAnsi="Times New Roman" w:cs="Times New Roman"/>
          <w:color w:val="auto"/>
          <w:sz w:val="28"/>
          <w:szCs w:val="28"/>
        </w:rPr>
        <w:t>User Manual</w:t>
      </w:r>
      <w:bookmarkEnd w:id="74"/>
    </w:p>
    <w:p w14:paraId="67655028" w14:textId="77777777" w:rsidR="002600F0" w:rsidRPr="009754A0" w:rsidRDefault="002600F0" w:rsidP="00EC6EDE">
      <w:pPr>
        <w:spacing w:line="276" w:lineRule="auto"/>
        <w:jc w:val="center"/>
        <w:rPr>
          <w:rFonts w:ascii="Times New Roman" w:hAnsi="Times New Roman" w:cs="Times New Roman"/>
        </w:rPr>
      </w:pPr>
    </w:p>
    <w:p w14:paraId="5DBEC022" w14:textId="64D20060" w:rsidR="006A001D" w:rsidRPr="009754A0" w:rsidRDefault="006A001D" w:rsidP="00EC6EDE">
      <w:pPr>
        <w:spacing w:line="276" w:lineRule="auto"/>
        <w:jc w:val="center"/>
        <w:rPr>
          <w:rFonts w:ascii="Times New Roman" w:hAnsi="Times New Roman" w:cs="Times New Roman"/>
        </w:rPr>
      </w:pPr>
      <w:r w:rsidRPr="009754A0">
        <w:rPr>
          <w:rFonts w:ascii="Times New Roman" w:hAnsi="Times New Roman" w:cs="Times New Roman"/>
        </w:rPr>
        <w:t>FactoryAirWatch User Manual</w:t>
      </w:r>
      <w:r w:rsidR="007F2119" w:rsidRPr="009754A0">
        <w:rPr>
          <w:rFonts w:ascii="Times New Roman" w:hAnsi="Times New Roman" w:cs="Times New Roman"/>
        </w:rPr>
        <w:t xml:space="preserve">: </w:t>
      </w:r>
      <w:r w:rsidRPr="009754A0">
        <w:rPr>
          <w:rFonts w:ascii="Times New Roman" w:hAnsi="Times New Roman" w:cs="Times New Roman"/>
        </w:rPr>
        <w:t>v1.0 (May 2025)</w:t>
      </w:r>
    </w:p>
    <w:p w14:paraId="333A761D" w14:textId="77777777" w:rsidR="002600F0" w:rsidRPr="009754A0" w:rsidRDefault="002600F0" w:rsidP="00EC6EDE">
      <w:pPr>
        <w:spacing w:line="276" w:lineRule="auto"/>
        <w:jc w:val="center"/>
        <w:rPr>
          <w:rFonts w:ascii="Times New Roman" w:hAnsi="Times New Roman" w:cs="Times New Roman"/>
        </w:rPr>
      </w:pPr>
    </w:p>
    <w:p w14:paraId="79DDBE2D" w14:textId="669C0FFF" w:rsidR="006A001D" w:rsidRPr="009754A0" w:rsidRDefault="00423284" w:rsidP="00256116">
      <w:pPr>
        <w:spacing w:line="276" w:lineRule="auto"/>
        <w:jc w:val="both"/>
        <w:rPr>
          <w:rFonts w:ascii="Times New Roman" w:hAnsi="Times New Roman" w:cs="Times New Roman"/>
        </w:rPr>
      </w:pPr>
      <w:r w:rsidRPr="009754A0">
        <w:rPr>
          <w:rFonts w:ascii="Times New Roman" w:hAnsi="Times New Roman" w:cs="Times New Roman"/>
        </w:rPr>
        <w:t xml:space="preserve">1 </w:t>
      </w:r>
      <w:r w:rsidR="006A001D" w:rsidRPr="009754A0">
        <w:rPr>
          <w:rFonts w:ascii="Times New Roman" w:hAnsi="Times New Roman" w:cs="Times New Roman"/>
        </w:rPr>
        <w:t>About This Manual</w:t>
      </w:r>
    </w:p>
    <w:p w14:paraId="4AD5BEC8" w14:textId="711744D1"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 xml:space="preserve">This manual supports a prototype release of FactoryAirWatch. Hardware tolerances, firmware </w:t>
      </w:r>
      <w:r w:rsidR="00423284" w:rsidRPr="009754A0">
        <w:rPr>
          <w:rFonts w:ascii="Times New Roman" w:hAnsi="Times New Roman" w:cs="Times New Roman"/>
        </w:rPr>
        <w:t>behavior</w:t>
      </w:r>
      <w:r w:rsidRPr="009754A0">
        <w:rPr>
          <w:rFonts w:ascii="Times New Roman" w:hAnsi="Times New Roman" w:cs="Times New Roman"/>
        </w:rPr>
        <w:t>, and dashboard visuals may evolve ahead of production; always check the GitHub release page for the latest build notes.</w:t>
      </w:r>
    </w:p>
    <w:p w14:paraId="0504D102" w14:textId="27FCB562"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It is written for plant managers, safety officers, network engineers, and maintenance technicians who install, configure, and operate the system.  It covers hardware assembly, cloud/on</w:t>
      </w:r>
      <w:r w:rsidRPr="009754A0">
        <w:rPr>
          <w:rFonts w:ascii="Times New Roman" w:hAnsi="Times New Roman" w:cs="Times New Roman"/>
        </w:rPr>
        <w:noBreakHyphen/>
        <w:t>prem</w:t>
      </w:r>
      <w:r w:rsidR="0030549C" w:rsidRPr="009754A0">
        <w:rPr>
          <w:rFonts w:ascii="Times New Roman" w:hAnsi="Times New Roman" w:cs="Times New Roman"/>
        </w:rPr>
        <w:t>ise</w:t>
      </w:r>
      <w:r w:rsidRPr="009754A0">
        <w:rPr>
          <w:rFonts w:ascii="Times New Roman" w:hAnsi="Times New Roman" w:cs="Times New Roman"/>
        </w:rPr>
        <w:t xml:space="preserve"> setup, dashboard navigation, alert handling, calibration, preventive maintenance, and troubleshooting.</w:t>
      </w:r>
    </w:p>
    <w:p w14:paraId="24D2DEBE"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Project repositories &amp; live demos</w:t>
      </w:r>
    </w:p>
    <w:p w14:paraId="48B7EE86" w14:textId="1ACBDEA1" w:rsidR="006A001D" w:rsidRPr="009754A0" w:rsidRDefault="006A001D" w:rsidP="007B6476">
      <w:pPr>
        <w:numPr>
          <w:ilvl w:val="0"/>
          <w:numId w:val="24"/>
        </w:numPr>
        <w:spacing w:line="276" w:lineRule="auto"/>
        <w:jc w:val="both"/>
        <w:rPr>
          <w:rFonts w:ascii="Times New Roman" w:hAnsi="Times New Roman" w:cs="Times New Roman"/>
        </w:rPr>
      </w:pPr>
      <w:r w:rsidRPr="009754A0">
        <w:rPr>
          <w:rFonts w:ascii="Times New Roman" w:hAnsi="Times New Roman" w:cs="Times New Roman"/>
        </w:rPr>
        <w:t>Blog → </w:t>
      </w:r>
      <w:hyperlink r:id="rId100" w:history="1">
        <w:r w:rsidRPr="009754A0">
          <w:rPr>
            <w:rStyle w:val="Hyperlink"/>
            <w:rFonts w:ascii="Times New Roman" w:hAnsi="Times New Roman" w:cs="Times New Roman"/>
            <w:color w:val="auto"/>
          </w:rPr>
          <w:t>https://github.com/Aurits/iot_monitor/tree/master</w:t>
        </w:r>
      </w:hyperlink>
      <w:r w:rsidRPr="009754A0">
        <w:rPr>
          <w:rFonts w:ascii="Times New Roman" w:hAnsi="Times New Roman" w:cs="Times New Roman"/>
        </w:rPr>
        <w:t>  · Live: </w:t>
      </w:r>
      <w:hyperlink r:id="rId101" w:history="1">
        <w:r w:rsidRPr="009754A0">
          <w:rPr>
            <w:rStyle w:val="Hyperlink"/>
            <w:rFonts w:ascii="Times New Roman" w:hAnsi="Times New Roman" w:cs="Times New Roman"/>
            <w:color w:val="auto"/>
          </w:rPr>
          <w:t>https://iot-monitor-livid.vercel.app</w:t>
        </w:r>
      </w:hyperlink>
    </w:p>
    <w:p w14:paraId="534659CE" w14:textId="77777777" w:rsidR="006A001D" w:rsidRPr="009754A0" w:rsidRDefault="006A001D" w:rsidP="007B6476">
      <w:pPr>
        <w:numPr>
          <w:ilvl w:val="0"/>
          <w:numId w:val="24"/>
        </w:numPr>
        <w:spacing w:line="276" w:lineRule="auto"/>
        <w:jc w:val="both"/>
        <w:rPr>
          <w:rFonts w:ascii="Times New Roman" w:hAnsi="Times New Roman" w:cs="Times New Roman"/>
        </w:rPr>
      </w:pPr>
      <w:r w:rsidRPr="009754A0">
        <w:rPr>
          <w:rFonts w:ascii="Times New Roman" w:hAnsi="Times New Roman" w:cs="Times New Roman"/>
        </w:rPr>
        <w:t>Dashboard / API → </w:t>
      </w:r>
      <w:hyperlink r:id="rId102" w:history="1">
        <w:r w:rsidRPr="009754A0">
          <w:rPr>
            <w:rStyle w:val="Hyperlink"/>
            <w:rFonts w:ascii="Times New Roman" w:hAnsi="Times New Roman" w:cs="Times New Roman"/>
            <w:color w:val="auto"/>
          </w:rPr>
          <w:t>https://github.com/Aurits/factory-air-watch</w:t>
        </w:r>
      </w:hyperlink>
      <w:r w:rsidRPr="009754A0">
        <w:rPr>
          <w:rFonts w:ascii="Times New Roman" w:hAnsi="Times New Roman" w:cs="Times New Roman"/>
        </w:rPr>
        <w:t>  · Live: </w:t>
      </w:r>
      <w:hyperlink r:id="rId103" w:history="1">
        <w:r w:rsidRPr="009754A0">
          <w:rPr>
            <w:rStyle w:val="Hyperlink"/>
            <w:rFonts w:ascii="Times New Roman" w:hAnsi="Times New Roman" w:cs="Times New Roman"/>
            <w:color w:val="auto"/>
          </w:rPr>
          <w:t>https://factory-air-watch-m9bx.vercel.app</w:t>
        </w:r>
      </w:hyperlink>
      <w:r w:rsidRPr="009754A0">
        <w:rPr>
          <w:rFonts w:ascii="Times New Roman" w:hAnsi="Times New Roman" w:cs="Times New Roman"/>
        </w:rPr>
        <w:t>  (Default admin user = admin@example.com / password123)</w:t>
      </w:r>
    </w:p>
    <w:p w14:paraId="4CF0067B" w14:textId="1E77CE3B" w:rsidR="006A001D" w:rsidRPr="009754A0" w:rsidRDefault="006A001D" w:rsidP="00256116">
      <w:pPr>
        <w:spacing w:line="276" w:lineRule="auto"/>
        <w:jc w:val="both"/>
        <w:rPr>
          <w:rFonts w:ascii="Times New Roman" w:hAnsi="Times New Roman" w:cs="Times New Roman"/>
        </w:rPr>
      </w:pPr>
    </w:p>
    <w:p w14:paraId="2F3583F0" w14:textId="67DE8E1F" w:rsidR="006A001D" w:rsidRPr="009754A0" w:rsidRDefault="00423284" w:rsidP="00256116">
      <w:pPr>
        <w:spacing w:line="276" w:lineRule="auto"/>
        <w:jc w:val="both"/>
        <w:rPr>
          <w:rFonts w:ascii="Times New Roman" w:hAnsi="Times New Roman" w:cs="Times New Roman"/>
        </w:rPr>
      </w:pPr>
      <w:r w:rsidRPr="009754A0">
        <w:rPr>
          <w:rFonts w:ascii="Times New Roman" w:hAnsi="Times New Roman" w:cs="Times New Roman"/>
        </w:rPr>
        <w:t>2 System</w:t>
      </w:r>
      <w:r w:rsidR="006A001D" w:rsidRPr="009754A0">
        <w:rPr>
          <w:rFonts w:ascii="Times New Roman" w:hAnsi="Times New Roman" w:cs="Times New Roman"/>
        </w:rPr>
        <w:t> Overview</w:t>
      </w:r>
    </w:p>
    <w:p w14:paraId="38425401" w14:textId="408D825C" w:rsidR="0034226B" w:rsidRPr="009754A0" w:rsidRDefault="0034226B" w:rsidP="00256116">
      <w:pPr>
        <w:pStyle w:val="Caption"/>
        <w:keepNext/>
        <w:spacing w:line="276" w:lineRule="auto"/>
        <w:rPr>
          <w:rFonts w:ascii="Times New Roman" w:hAnsi="Times New Roman" w:cs="Times New Roman"/>
          <w:color w:val="auto"/>
        </w:rPr>
      </w:pPr>
      <w:bookmarkStart w:id="75" w:name="_Toc197924345"/>
      <w:r w:rsidRPr="009754A0">
        <w:rPr>
          <w:rFonts w:ascii="Times New Roman" w:hAnsi="Times New Roman" w:cs="Times New Roman"/>
          <w:color w:val="auto"/>
        </w:rPr>
        <w:t xml:space="preserve">Table </w:t>
      </w:r>
      <w:r w:rsidR="004A40C0" w:rsidRPr="009754A0">
        <w:rPr>
          <w:rFonts w:ascii="Times New Roman" w:hAnsi="Times New Roman" w:cs="Times New Roman"/>
          <w:color w:val="auto"/>
        </w:rPr>
        <w:fldChar w:fldCharType="begin"/>
      </w:r>
      <w:r w:rsidR="004A40C0" w:rsidRPr="009754A0">
        <w:rPr>
          <w:rFonts w:ascii="Times New Roman" w:hAnsi="Times New Roman" w:cs="Times New Roman"/>
          <w:color w:val="auto"/>
        </w:rPr>
        <w:instrText xml:space="preserve"> STYLEREF 1 \s </w:instrText>
      </w:r>
      <w:r w:rsidR="004A40C0" w:rsidRPr="009754A0">
        <w:rPr>
          <w:rFonts w:ascii="Times New Roman" w:hAnsi="Times New Roman" w:cs="Times New Roman"/>
          <w:color w:val="auto"/>
        </w:rPr>
        <w:fldChar w:fldCharType="separate"/>
      </w:r>
      <w:r w:rsidR="004F2D4E">
        <w:rPr>
          <w:rFonts w:ascii="Times New Roman" w:hAnsi="Times New Roman" w:cs="Times New Roman"/>
          <w:noProof/>
          <w:color w:val="auto"/>
        </w:rPr>
        <w:t>9</w:t>
      </w:r>
      <w:r w:rsidR="004A40C0" w:rsidRPr="009754A0">
        <w:rPr>
          <w:rFonts w:ascii="Times New Roman" w:hAnsi="Times New Roman" w:cs="Times New Roman"/>
          <w:color w:val="auto"/>
        </w:rPr>
        <w:fldChar w:fldCharType="end"/>
      </w:r>
      <w:r w:rsidR="004A40C0" w:rsidRPr="009754A0">
        <w:rPr>
          <w:rFonts w:ascii="Times New Roman" w:hAnsi="Times New Roman" w:cs="Times New Roman"/>
          <w:color w:val="auto"/>
        </w:rPr>
        <w:t>.</w:t>
      </w:r>
      <w:r w:rsidR="009A1D8A" w:rsidRPr="009754A0">
        <w:rPr>
          <w:rFonts w:ascii="Times New Roman" w:hAnsi="Times New Roman" w:cs="Times New Roman"/>
          <w:color w:val="auto"/>
        </w:rPr>
        <w:t>1</w:t>
      </w:r>
      <w:r w:rsidR="000C0256" w:rsidRPr="009754A0">
        <w:rPr>
          <w:rFonts w:ascii="Times New Roman" w:hAnsi="Times New Roman" w:cs="Times New Roman"/>
          <w:color w:val="auto"/>
        </w:rPr>
        <w:t>.</w:t>
      </w:r>
      <w:r w:rsidR="009754A0" w:rsidRPr="009754A0">
        <w:rPr>
          <w:rFonts w:ascii="Times New Roman" w:hAnsi="Times New Roman" w:cs="Times New Roman"/>
          <w:color w:val="auto"/>
        </w:rPr>
        <w:fldChar w:fldCharType="begin"/>
      </w:r>
      <w:r w:rsidR="009754A0" w:rsidRPr="009754A0">
        <w:rPr>
          <w:rFonts w:ascii="Times New Roman" w:hAnsi="Times New Roman" w:cs="Times New Roman"/>
          <w:color w:val="auto"/>
        </w:rPr>
        <w:instrText xml:space="preserve"> STYLEREF 2 \s </w:instrText>
      </w:r>
      <w:r w:rsidR="009754A0" w:rsidRPr="009754A0">
        <w:rPr>
          <w:rFonts w:ascii="Times New Roman" w:hAnsi="Times New Roman" w:cs="Times New Roman"/>
          <w:color w:val="auto"/>
        </w:rPr>
        <w:fldChar w:fldCharType="separate"/>
      </w:r>
      <w:r w:rsidR="004F2D4E">
        <w:rPr>
          <w:rFonts w:ascii="Times New Roman" w:hAnsi="Times New Roman" w:cs="Times New Roman"/>
          <w:noProof/>
          <w:color w:val="auto"/>
        </w:rPr>
        <w:t>9.1</w:t>
      </w:r>
      <w:r w:rsidR="009754A0" w:rsidRPr="009754A0">
        <w:rPr>
          <w:rFonts w:ascii="Times New Roman" w:hAnsi="Times New Roman" w:cs="Times New Roman"/>
          <w:color w:val="auto"/>
        </w:rPr>
        <w:fldChar w:fldCharType="end"/>
      </w:r>
      <w:r w:rsidR="009754A0" w:rsidRPr="009754A0">
        <w:rPr>
          <w:rFonts w:ascii="Times New Roman" w:hAnsi="Times New Roman" w:cs="Times New Roman"/>
          <w:color w:val="auto"/>
        </w:rPr>
        <w:noBreakHyphen/>
      </w:r>
      <w:r w:rsidR="009754A0" w:rsidRPr="009754A0">
        <w:rPr>
          <w:rFonts w:ascii="Times New Roman" w:hAnsi="Times New Roman" w:cs="Times New Roman"/>
          <w:color w:val="auto"/>
        </w:rPr>
        <w:fldChar w:fldCharType="begin"/>
      </w:r>
      <w:r w:rsidR="009754A0" w:rsidRPr="009754A0">
        <w:rPr>
          <w:rFonts w:ascii="Times New Roman" w:hAnsi="Times New Roman" w:cs="Times New Roman"/>
          <w:color w:val="auto"/>
        </w:rPr>
        <w:instrText xml:space="preserve"> SEQ Table \* ARABIC \s 2 </w:instrText>
      </w:r>
      <w:r w:rsidR="009754A0" w:rsidRPr="009754A0">
        <w:rPr>
          <w:rFonts w:ascii="Times New Roman" w:hAnsi="Times New Roman" w:cs="Times New Roman"/>
          <w:color w:val="auto"/>
        </w:rPr>
        <w:fldChar w:fldCharType="separate"/>
      </w:r>
      <w:r w:rsidR="004F2D4E">
        <w:rPr>
          <w:rFonts w:ascii="Times New Roman" w:hAnsi="Times New Roman" w:cs="Times New Roman"/>
          <w:noProof/>
          <w:color w:val="auto"/>
        </w:rPr>
        <w:t>1</w:t>
      </w:r>
      <w:r w:rsidR="009754A0" w:rsidRPr="009754A0">
        <w:rPr>
          <w:rFonts w:ascii="Times New Roman" w:hAnsi="Times New Roman" w:cs="Times New Roman"/>
          <w:color w:val="auto"/>
        </w:rPr>
        <w:fldChar w:fldCharType="end"/>
      </w:r>
      <w:r w:rsidRPr="009754A0">
        <w:rPr>
          <w:rFonts w:ascii="Times New Roman" w:hAnsi="Times New Roman" w:cs="Times New Roman"/>
          <w:color w:val="auto"/>
        </w:rPr>
        <w:t xml:space="preserve"> system overview</w:t>
      </w:r>
      <w:bookmarkEnd w:id="75"/>
    </w:p>
    <w:tbl>
      <w:tblPr>
        <w:tblStyle w:val="TableGrid"/>
        <w:tblW w:w="0" w:type="auto"/>
        <w:tblLook w:val="04A0" w:firstRow="1" w:lastRow="0" w:firstColumn="1" w:lastColumn="0" w:noHBand="0" w:noVBand="1"/>
      </w:tblPr>
      <w:tblGrid>
        <w:gridCol w:w="1498"/>
        <w:gridCol w:w="5277"/>
        <w:gridCol w:w="2853"/>
      </w:tblGrid>
      <w:tr w:rsidR="009754A0" w:rsidRPr="009754A0" w14:paraId="73E09325" w14:textId="77777777" w:rsidTr="006263F6">
        <w:tc>
          <w:tcPr>
            <w:tcW w:w="0" w:type="auto"/>
            <w:shd w:val="clear" w:color="auto" w:fill="D9D9D9" w:themeFill="background1" w:themeFillShade="D9"/>
            <w:hideMark/>
          </w:tcPr>
          <w:p w14:paraId="33134D34" w14:textId="77777777" w:rsidR="006A001D" w:rsidRPr="009754A0" w:rsidRDefault="006A001D" w:rsidP="00256116">
            <w:pPr>
              <w:spacing w:line="276" w:lineRule="auto"/>
              <w:jc w:val="both"/>
              <w:rPr>
                <w:rFonts w:ascii="Times New Roman" w:hAnsi="Times New Roman" w:cs="Times New Roman"/>
                <w:b/>
                <w:bCs/>
              </w:rPr>
            </w:pPr>
            <w:r w:rsidRPr="009754A0">
              <w:rPr>
                <w:rFonts w:ascii="Times New Roman" w:hAnsi="Times New Roman" w:cs="Times New Roman"/>
                <w:b/>
                <w:bCs/>
              </w:rPr>
              <w:t>Sub</w:t>
            </w:r>
            <w:r w:rsidRPr="009754A0">
              <w:rPr>
                <w:rFonts w:ascii="Times New Roman" w:hAnsi="Times New Roman" w:cs="Times New Roman"/>
                <w:b/>
                <w:bCs/>
              </w:rPr>
              <w:noBreakHyphen/>
              <w:t>System</w:t>
            </w:r>
          </w:p>
        </w:tc>
        <w:tc>
          <w:tcPr>
            <w:tcW w:w="0" w:type="auto"/>
            <w:shd w:val="clear" w:color="auto" w:fill="D9D9D9" w:themeFill="background1" w:themeFillShade="D9"/>
            <w:hideMark/>
          </w:tcPr>
          <w:p w14:paraId="06859484" w14:textId="77777777" w:rsidR="006A001D" w:rsidRPr="009754A0" w:rsidRDefault="006A001D" w:rsidP="00256116">
            <w:pPr>
              <w:spacing w:line="276" w:lineRule="auto"/>
              <w:jc w:val="both"/>
              <w:rPr>
                <w:rFonts w:ascii="Times New Roman" w:hAnsi="Times New Roman" w:cs="Times New Roman"/>
                <w:b/>
                <w:bCs/>
              </w:rPr>
            </w:pPr>
            <w:r w:rsidRPr="009754A0">
              <w:rPr>
                <w:rFonts w:ascii="Times New Roman" w:hAnsi="Times New Roman" w:cs="Times New Roman"/>
                <w:b/>
                <w:bCs/>
              </w:rPr>
              <w:t>Key Elements</w:t>
            </w:r>
          </w:p>
        </w:tc>
        <w:tc>
          <w:tcPr>
            <w:tcW w:w="0" w:type="auto"/>
            <w:shd w:val="clear" w:color="auto" w:fill="D9D9D9" w:themeFill="background1" w:themeFillShade="D9"/>
            <w:hideMark/>
          </w:tcPr>
          <w:p w14:paraId="4D9F5083" w14:textId="77777777" w:rsidR="006A001D" w:rsidRPr="009754A0" w:rsidRDefault="006A001D" w:rsidP="00256116">
            <w:pPr>
              <w:spacing w:line="276" w:lineRule="auto"/>
              <w:jc w:val="both"/>
              <w:rPr>
                <w:rFonts w:ascii="Times New Roman" w:hAnsi="Times New Roman" w:cs="Times New Roman"/>
                <w:b/>
                <w:bCs/>
              </w:rPr>
            </w:pPr>
            <w:r w:rsidRPr="009754A0">
              <w:rPr>
                <w:rFonts w:ascii="Times New Roman" w:hAnsi="Times New Roman" w:cs="Times New Roman"/>
                <w:b/>
                <w:bCs/>
              </w:rPr>
              <w:t>Purpose</w:t>
            </w:r>
          </w:p>
        </w:tc>
      </w:tr>
      <w:tr w:rsidR="009754A0" w:rsidRPr="009754A0" w14:paraId="207C7667" w14:textId="77777777" w:rsidTr="006A001D">
        <w:tc>
          <w:tcPr>
            <w:tcW w:w="0" w:type="auto"/>
            <w:hideMark/>
          </w:tcPr>
          <w:p w14:paraId="0979DF51" w14:textId="77777777" w:rsidR="006A001D" w:rsidRPr="009754A0" w:rsidRDefault="006A001D" w:rsidP="00256116">
            <w:pPr>
              <w:spacing w:line="276" w:lineRule="auto"/>
              <w:rPr>
                <w:rFonts w:ascii="Times New Roman" w:hAnsi="Times New Roman" w:cs="Times New Roman"/>
              </w:rPr>
            </w:pPr>
            <w:r w:rsidRPr="009754A0">
              <w:rPr>
                <w:rFonts w:ascii="Times New Roman" w:hAnsi="Times New Roman" w:cs="Times New Roman"/>
              </w:rPr>
              <w:t>Edge Node</w:t>
            </w:r>
          </w:p>
        </w:tc>
        <w:tc>
          <w:tcPr>
            <w:tcW w:w="0" w:type="auto"/>
            <w:hideMark/>
          </w:tcPr>
          <w:p w14:paraId="2378D70E" w14:textId="6D78190E" w:rsidR="006A001D" w:rsidRPr="009754A0" w:rsidRDefault="006A001D" w:rsidP="00256116">
            <w:pPr>
              <w:spacing w:line="276" w:lineRule="auto"/>
              <w:rPr>
                <w:rFonts w:ascii="Times New Roman" w:hAnsi="Times New Roman" w:cs="Times New Roman"/>
              </w:rPr>
            </w:pPr>
            <w:r w:rsidRPr="009754A0">
              <w:rPr>
                <w:rFonts w:ascii="Times New Roman" w:hAnsi="Times New Roman" w:cs="Times New Roman"/>
              </w:rPr>
              <w:t>Arduino Mega 2560 MCU, MQ</w:t>
            </w:r>
            <w:r w:rsidRPr="009754A0">
              <w:rPr>
                <w:rFonts w:ascii="Times New Roman" w:hAnsi="Times New Roman" w:cs="Times New Roman"/>
              </w:rPr>
              <w:noBreakHyphen/>
              <w:t>series gas sensors, PMS5003 particulate sensor, DHT11 temp/RH, SIM800 GSM/GPRS, Li</w:t>
            </w:r>
            <w:r w:rsidRPr="009754A0">
              <w:rPr>
                <w:rFonts w:ascii="Times New Roman" w:hAnsi="Times New Roman" w:cs="Times New Roman"/>
              </w:rPr>
              <w:noBreakHyphen/>
              <w:t xml:space="preserve">Ion pack, </w:t>
            </w:r>
            <w:r w:rsidR="0030549C" w:rsidRPr="009754A0">
              <w:rPr>
                <w:rFonts w:ascii="Times New Roman" w:hAnsi="Times New Roman" w:cs="Times New Roman"/>
              </w:rPr>
              <w:t>tri-</w:t>
            </w:r>
            <w:r w:rsidR="00363C2E" w:rsidRPr="009754A0">
              <w:rPr>
                <w:rFonts w:ascii="Times New Roman" w:hAnsi="Times New Roman" w:cs="Times New Roman"/>
              </w:rPr>
              <w:t>color</w:t>
            </w:r>
            <w:r w:rsidRPr="009754A0">
              <w:rPr>
                <w:rFonts w:ascii="Times New Roman" w:hAnsi="Times New Roman" w:cs="Times New Roman"/>
              </w:rPr>
              <w:t xml:space="preserve"> LED, 80 dB buzzer, SD card</w:t>
            </w:r>
          </w:p>
        </w:tc>
        <w:tc>
          <w:tcPr>
            <w:tcW w:w="0" w:type="auto"/>
            <w:hideMark/>
          </w:tcPr>
          <w:p w14:paraId="6DDF0980" w14:textId="2FD13F20" w:rsidR="006A001D" w:rsidRPr="009754A0" w:rsidRDefault="0030549C" w:rsidP="00256116">
            <w:pPr>
              <w:spacing w:line="276" w:lineRule="auto"/>
              <w:rPr>
                <w:rFonts w:ascii="Times New Roman" w:hAnsi="Times New Roman" w:cs="Times New Roman"/>
              </w:rPr>
            </w:pPr>
            <w:r w:rsidRPr="009754A0">
              <w:rPr>
                <w:rFonts w:ascii="Times New Roman" w:hAnsi="Times New Roman" w:cs="Times New Roman"/>
              </w:rPr>
              <w:t>Real-time</w:t>
            </w:r>
            <w:r w:rsidR="006A001D" w:rsidRPr="009754A0">
              <w:rPr>
                <w:rFonts w:ascii="Times New Roman" w:hAnsi="Times New Roman" w:cs="Times New Roman"/>
              </w:rPr>
              <w:t xml:space="preserve"> data acquisition, </w:t>
            </w:r>
            <w:r w:rsidRPr="009754A0">
              <w:rPr>
                <w:rFonts w:ascii="Times New Roman" w:hAnsi="Times New Roman" w:cs="Times New Roman"/>
              </w:rPr>
              <w:t>first-line</w:t>
            </w:r>
            <w:r w:rsidR="006A001D" w:rsidRPr="009754A0">
              <w:rPr>
                <w:rFonts w:ascii="Times New Roman" w:hAnsi="Times New Roman" w:cs="Times New Roman"/>
              </w:rPr>
              <w:t xml:space="preserve"> alerting, local caching during network loss</w:t>
            </w:r>
          </w:p>
        </w:tc>
      </w:tr>
      <w:tr w:rsidR="009754A0" w:rsidRPr="009754A0" w14:paraId="5AE6CA23" w14:textId="77777777" w:rsidTr="006A001D">
        <w:tc>
          <w:tcPr>
            <w:tcW w:w="0" w:type="auto"/>
            <w:hideMark/>
          </w:tcPr>
          <w:p w14:paraId="61D70D7B" w14:textId="77777777" w:rsidR="006A001D" w:rsidRPr="009754A0" w:rsidRDefault="006A001D" w:rsidP="00256116">
            <w:pPr>
              <w:spacing w:line="276" w:lineRule="auto"/>
              <w:rPr>
                <w:rFonts w:ascii="Times New Roman" w:hAnsi="Times New Roman" w:cs="Times New Roman"/>
              </w:rPr>
            </w:pPr>
            <w:r w:rsidRPr="009754A0">
              <w:rPr>
                <w:rFonts w:ascii="Times New Roman" w:hAnsi="Times New Roman" w:cs="Times New Roman"/>
              </w:rPr>
              <w:t>Cloud Stack</w:t>
            </w:r>
          </w:p>
        </w:tc>
        <w:tc>
          <w:tcPr>
            <w:tcW w:w="0" w:type="auto"/>
            <w:hideMark/>
          </w:tcPr>
          <w:p w14:paraId="122D0D24" w14:textId="6E84073C" w:rsidR="006A001D" w:rsidRPr="009754A0" w:rsidRDefault="006A001D" w:rsidP="00256116">
            <w:pPr>
              <w:spacing w:line="276" w:lineRule="auto"/>
              <w:rPr>
                <w:rFonts w:ascii="Times New Roman" w:hAnsi="Times New Roman" w:cs="Times New Roman"/>
              </w:rPr>
            </w:pPr>
            <w:r w:rsidRPr="009754A0">
              <w:rPr>
                <w:rFonts w:ascii="Times New Roman" w:hAnsi="Times New Roman" w:cs="Times New Roman"/>
              </w:rPr>
              <w:t xml:space="preserve">ThingSpeak (live ingest), Node 18 API + </w:t>
            </w:r>
            <w:r w:rsidR="00363C2E" w:rsidRPr="009754A0">
              <w:rPr>
                <w:rFonts w:ascii="Times New Roman" w:hAnsi="Times New Roman" w:cs="Times New Roman"/>
              </w:rPr>
              <w:t>MySQL</w:t>
            </w:r>
            <w:r w:rsidRPr="009754A0">
              <w:rPr>
                <w:rFonts w:ascii="Times New Roman" w:hAnsi="Times New Roman" w:cs="Times New Roman"/>
              </w:rPr>
              <w:t xml:space="preserve"> on </w:t>
            </w:r>
            <w:r w:rsidR="0030549C" w:rsidRPr="009754A0">
              <w:rPr>
                <w:rFonts w:ascii="Times New Roman" w:hAnsi="Times New Roman" w:cs="Times New Roman"/>
              </w:rPr>
              <w:t>Hostinger or any other cloud provider</w:t>
            </w:r>
            <w:r w:rsidRPr="009754A0">
              <w:rPr>
                <w:rFonts w:ascii="Times New Roman" w:hAnsi="Times New Roman" w:cs="Times New Roman"/>
              </w:rPr>
              <w:t>, HTTPS + JWT security</w:t>
            </w:r>
          </w:p>
        </w:tc>
        <w:tc>
          <w:tcPr>
            <w:tcW w:w="0" w:type="auto"/>
            <w:hideMark/>
          </w:tcPr>
          <w:p w14:paraId="655DCF4E" w14:textId="1C4809EC" w:rsidR="006A001D" w:rsidRPr="009754A0" w:rsidRDefault="0030549C" w:rsidP="00256116">
            <w:pPr>
              <w:spacing w:line="276" w:lineRule="auto"/>
              <w:rPr>
                <w:rFonts w:ascii="Times New Roman" w:hAnsi="Times New Roman" w:cs="Times New Roman"/>
              </w:rPr>
            </w:pPr>
            <w:r w:rsidRPr="009754A0">
              <w:rPr>
                <w:rFonts w:ascii="Times New Roman" w:hAnsi="Times New Roman" w:cs="Times New Roman"/>
              </w:rPr>
              <w:t>Long-term</w:t>
            </w:r>
            <w:r w:rsidR="006A001D" w:rsidRPr="009754A0">
              <w:rPr>
                <w:rFonts w:ascii="Times New Roman" w:hAnsi="Times New Roman" w:cs="Times New Roman"/>
              </w:rPr>
              <w:t xml:space="preserve"> storage, analytics, reporting, </w:t>
            </w:r>
            <w:r w:rsidRPr="009754A0">
              <w:rPr>
                <w:rFonts w:ascii="Times New Roman" w:hAnsi="Times New Roman" w:cs="Times New Roman"/>
              </w:rPr>
              <w:t>role-based</w:t>
            </w:r>
            <w:r w:rsidR="006A001D" w:rsidRPr="009754A0">
              <w:rPr>
                <w:rFonts w:ascii="Times New Roman" w:hAnsi="Times New Roman" w:cs="Times New Roman"/>
              </w:rPr>
              <w:t xml:space="preserve"> access</w:t>
            </w:r>
          </w:p>
        </w:tc>
      </w:tr>
      <w:tr w:rsidR="009754A0" w:rsidRPr="009754A0" w14:paraId="1BA36646" w14:textId="77777777" w:rsidTr="006A001D">
        <w:tc>
          <w:tcPr>
            <w:tcW w:w="0" w:type="auto"/>
            <w:hideMark/>
          </w:tcPr>
          <w:p w14:paraId="62E582A5" w14:textId="77777777" w:rsidR="006A001D" w:rsidRPr="009754A0" w:rsidRDefault="006A001D" w:rsidP="00256116">
            <w:pPr>
              <w:spacing w:line="276" w:lineRule="auto"/>
              <w:rPr>
                <w:rFonts w:ascii="Times New Roman" w:hAnsi="Times New Roman" w:cs="Times New Roman"/>
              </w:rPr>
            </w:pPr>
            <w:r w:rsidRPr="009754A0">
              <w:rPr>
                <w:rFonts w:ascii="Times New Roman" w:hAnsi="Times New Roman" w:cs="Times New Roman"/>
              </w:rPr>
              <w:t>Web Dashboard</w:t>
            </w:r>
          </w:p>
        </w:tc>
        <w:tc>
          <w:tcPr>
            <w:tcW w:w="0" w:type="auto"/>
            <w:hideMark/>
          </w:tcPr>
          <w:p w14:paraId="19D1DD4B" w14:textId="77777777" w:rsidR="006A001D" w:rsidRPr="009754A0" w:rsidRDefault="006A001D" w:rsidP="00256116">
            <w:pPr>
              <w:spacing w:line="276" w:lineRule="auto"/>
              <w:rPr>
                <w:rFonts w:ascii="Times New Roman" w:hAnsi="Times New Roman" w:cs="Times New Roman"/>
              </w:rPr>
            </w:pPr>
            <w:r w:rsidRPr="009754A0">
              <w:rPr>
                <w:rFonts w:ascii="Times New Roman" w:hAnsi="Times New Roman" w:cs="Times New Roman"/>
              </w:rPr>
              <w:t>Next.js 14, Tailwind CSS, Recharts</w:t>
            </w:r>
          </w:p>
        </w:tc>
        <w:tc>
          <w:tcPr>
            <w:tcW w:w="0" w:type="auto"/>
            <w:hideMark/>
          </w:tcPr>
          <w:p w14:paraId="2323488F" w14:textId="77777777" w:rsidR="006A001D" w:rsidRPr="009754A0" w:rsidRDefault="006A001D" w:rsidP="00256116">
            <w:pPr>
              <w:spacing w:line="276" w:lineRule="auto"/>
              <w:rPr>
                <w:rFonts w:ascii="Times New Roman" w:hAnsi="Times New Roman" w:cs="Times New Roman"/>
              </w:rPr>
            </w:pPr>
            <w:r w:rsidRPr="009754A0">
              <w:rPr>
                <w:rFonts w:ascii="Times New Roman" w:hAnsi="Times New Roman" w:cs="Times New Roman"/>
              </w:rPr>
              <w:t>Live &amp; historic views, user management, threshold control, PDF export</w:t>
            </w:r>
          </w:p>
        </w:tc>
      </w:tr>
    </w:tbl>
    <w:p w14:paraId="21961F78" w14:textId="77777777" w:rsidR="00423284" w:rsidRPr="009754A0" w:rsidRDefault="00423284" w:rsidP="00256116">
      <w:pPr>
        <w:spacing w:line="276" w:lineRule="auto"/>
        <w:jc w:val="both"/>
        <w:rPr>
          <w:rFonts w:ascii="Times New Roman" w:hAnsi="Times New Roman" w:cs="Times New Roman"/>
        </w:rPr>
      </w:pPr>
    </w:p>
    <w:p w14:paraId="59CD98BE" w14:textId="77777777" w:rsidR="00423284" w:rsidRPr="009754A0" w:rsidRDefault="00423284" w:rsidP="00256116">
      <w:pPr>
        <w:spacing w:line="276" w:lineRule="auto"/>
        <w:jc w:val="both"/>
        <w:rPr>
          <w:rFonts w:ascii="Times New Roman" w:hAnsi="Times New Roman" w:cs="Times New Roman"/>
        </w:rPr>
      </w:pPr>
    </w:p>
    <w:p w14:paraId="4FE7079C" w14:textId="77777777" w:rsidR="00423284" w:rsidRPr="009754A0" w:rsidRDefault="00423284" w:rsidP="00256116">
      <w:pPr>
        <w:spacing w:line="276" w:lineRule="auto"/>
        <w:jc w:val="both"/>
        <w:rPr>
          <w:rFonts w:ascii="Times New Roman" w:hAnsi="Times New Roman" w:cs="Times New Roman"/>
        </w:rPr>
      </w:pPr>
    </w:p>
    <w:p w14:paraId="5FB9AA23" w14:textId="77777777" w:rsidR="00423284" w:rsidRPr="009754A0" w:rsidRDefault="00423284" w:rsidP="00256116">
      <w:pPr>
        <w:spacing w:line="276" w:lineRule="auto"/>
        <w:jc w:val="both"/>
        <w:rPr>
          <w:rFonts w:ascii="Times New Roman" w:hAnsi="Times New Roman" w:cs="Times New Roman"/>
        </w:rPr>
      </w:pPr>
    </w:p>
    <w:p w14:paraId="3336B81E" w14:textId="77777777" w:rsidR="00423284" w:rsidRPr="009754A0" w:rsidRDefault="00423284" w:rsidP="00256116">
      <w:pPr>
        <w:spacing w:line="276" w:lineRule="auto"/>
        <w:jc w:val="both"/>
        <w:rPr>
          <w:rFonts w:ascii="Times New Roman" w:hAnsi="Times New Roman" w:cs="Times New Roman"/>
        </w:rPr>
      </w:pPr>
    </w:p>
    <w:p w14:paraId="67570A0F" w14:textId="77777777" w:rsidR="0034226B" w:rsidRPr="009754A0" w:rsidRDefault="00423284" w:rsidP="00256116">
      <w:pPr>
        <w:keepNext/>
        <w:spacing w:line="276" w:lineRule="auto"/>
        <w:jc w:val="both"/>
        <w:rPr>
          <w:rFonts w:ascii="Times New Roman" w:hAnsi="Times New Roman" w:cs="Times New Roman"/>
        </w:rPr>
      </w:pPr>
      <w:r w:rsidRPr="009754A0">
        <w:rPr>
          <w:rFonts w:ascii="Times New Roman" w:hAnsi="Times New Roman" w:cs="Times New Roman"/>
          <w:noProof/>
          <w:lang w:eastAsia="en-US" w:bidi="ar-SA"/>
        </w:rPr>
        <w:lastRenderedPageBreak/>
        <w:drawing>
          <wp:inline distT="0" distB="0" distL="0" distR="0" wp14:anchorId="648B766D" wp14:editId="5D365025">
            <wp:extent cx="6120130" cy="2964815"/>
            <wp:effectExtent l="0" t="0" r="0" b="6985"/>
            <wp:docPr id="1632567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567473" name=""/>
                    <pic:cNvPicPr/>
                  </pic:nvPicPr>
                  <pic:blipFill>
                    <a:blip r:embed="rId104"/>
                    <a:stretch>
                      <a:fillRect/>
                    </a:stretch>
                  </pic:blipFill>
                  <pic:spPr>
                    <a:xfrm>
                      <a:off x="0" y="0"/>
                      <a:ext cx="6120130" cy="2964815"/>
                    </a:xfrm>
                    <a:prstGeom prst="rect">
                      <a:avLst/>
                    </a:prstGeom>
                  </pic:spPr>
                </pic:pic>
              </a:graphicData>
            </a:graphic>
          </wp:inline>
        </w:drawing>
      </w:r>
    </w:p>
    <w:p w14:paraId="0CA90E56" w14:textId="7503500A" w:rsidR="00423284" w:rsidRPr="009754A0" w:rsidRDefault="0034226B" w:rsidP="00256116">
      <w:pPr>
        <w:pStyle w:val="Caption"/>
        <w:spacing w:line="276" w:lineRule="auto"/>
        <w:jc w:val="both"/>
        <w:rPr>
          <w:rFonts w:ascii="Times New Roman" w:hAnsi="Times New Roman" w:cs="Times New Roman"/>
          <w:color w:val="auto"/>
        </w:rPr>
      </w:pPr>
      <w:bookmarkStart w:id="76" w:name="_Toc197924324"/>
      <w:r w:rsidRPr="009754A0">
        <w:rPr>
          <w:rFonts w:ascii="Times New Roman" w:hAnsi="Times New Roman" w:cs="Times New Roman"/>
          <w:color w:val="auto"/>
        </w:rPr>
        <w:t xml:space="preserve">Figure </w:t>
      </w:r>
      <w:r w:rsidR="00285BC2" w:rsidRPr="009754A0">
        <w:rPr>
          <w:rFonts w:ascii="Times New Roman" w:hAnsi="Times New Roman" w:cs="Times New Roman"/>
          <w:color w:val="auto"/>
        </w:rPr>
        <w:fldChar w:fldCharType="begin"/>
      </w:r>
      <w:r w:rsidR="00285BC2" w:rsidRPr="009754A0">
        <w:rPr>
          <w:rFonts w:ascii="Times New Roman" w:hAnsi="Times New Roman" w:cs="Times New Roman"/>
          <w:color w:val="auto"/>
        </w:rPr>
        <w:instrText xml:space="preserve"> STYLEREF 1 \s </w:instrText>
      </w:r>
      <w:r w:rsidR="00285BC2" w:rsidRPr="009754A0">
        <w:rPr>
          <w:rFonts w:ascii="Times New Roman" w:hAnsi="Times New Roman" w:cs="Times New Roman"/>
          <w:color w:val="auto"/>
        </w:rPr>
        <w:fldChar w:fldCharType="separate"/>
      </w:r>
      <w:r w:rsidR="004F2D4E">
        <w:rPr>
          <w:rFonts w:ascii="Times New Roman" w:hAnsi="Times New Roman" w:cs="Times New Roman"/>
          <w:noProof/>
          <w:color w:val="auto"/>
        </w:rPr>
        <w:t>9</w:t>
      </w:r>
      <w:r w:rsidR="00285BC2" w:rsidRPr="009754A0">
        <w:rPr>
          <w:rFonts w:ascii="Times New Roman" w:hAnsi="Times New Roman" w:cs="Times New Roman"/>
          <w:color w:val="auto"/>
        </w:rPr>
        <w:fldChar w:fldCharType="end"/>
      </w:r>
      <w:r w:rsidR="00285BC2" w:rsidRPr="009754A0">
        <w:rPr>
          <w:rFonts w:ascii="Times New Roman" w:hAnsi="Times New Roman" w:cs="Times New Roman"/>
          <w:color w:val="auto"/>
        </w:rPr>
        <w:t>.</w:t>
      </w:r>
      <w:r w:rsidR="009A1D8A" w:rsidRPr="009754A0">
        <w:rPr>
          <w:rFonts w:ascii="Times New Roman" w:hAnsi="Times New Roman" w:cs="Times New Roman"/>
          <w:color w:val="auto"/>
        </w:rPr>
        <w:t>1.</w:t>
      </w:r>
      <w:r w:rsidR="00575AC6" w:rsidRPr="009754A0">
        <w:rPr>
          <w:rFonts w:ascii="Times New Roman" w:hAnsi="Times New Roman" w:cs="Times New Roman"/>
          <w:color w:val="auto"/>
        </w:rPr>
        <w:fldChar w:fldCharType="begin"/>
      </w:r>
      <w:r w:rsidR="00575AC6" w:rsidRPr="009754A0">
        <w:rPr>
          <w:rFonts w:ascii="Times New Roman" w:hAnsi="Times New Roman" w:cs="Times New Roman"/>
          <w:color w:val="auto"/>
        </w:rPr>
        <w:instrText xml:space="preserve"> STYLEREF 2 \s </w:instrText>
      </w:r>
      <w:r w:rsidR="00575AC6" w:rsidRPr="009754A0">
        <w:rPr>
          <w:rFonts w:ascii="Times New Roman" w:hAnsi="Times New Roman" w:cs="Times New Roman"/>
          <w:color w:val="auto"/>
        </w:rPr>
        <w:fldChar w:fldCharType="separate"/>
      </w:r>
      <w:r w:rsidR="004F2D4E">
        <w:rPr>
          <w:rFonts w:ascii="Times New Roman" w:hAnsi="Times New Roman" w:cs="Times New Roman"/>
          <w:noProof/>
          <w:color w:val="auto"/>
        </w:rPr>
        <w:t>9.1</w:t>
      </w:r>
      <w:r w:rsidR="00575AC6" w:rsidRPr="009754A0">
        <w:rPr>
          <w:rFonts w:ascii="Times New Roman" w:hAnsi="Times New Roman" w:cs="Times New Roman"/>
          <w:color w:val="auto"/>
        </w:rPr>
        <w:fldChar w:fldCharType="end"/>
      </w:r>
      <w:r w:rsidR="00575AC6" w:rsidRPr="009754A0">
        <w:rPr>
          <w:rFonts w:ascii="Times New Roman" w:hAnsi="Times New Roman" w:cs="Times New Roman"/>
          <w:color w:val="auto"/>
        </w:rPr>
        <w:t>.</w:t>
      </w:r>
      <w:r w:rsidR="00575AC6" w:rsidRPr="009754A0">
        <w:rPr>
          <w:rFonts w:ascii="Times New Roman" w:hAnsi="Times New Roman" w:cs="Times New Roman"/>
          <w:color w:val="auto"/>
        </w:rPr>
        <w:fldChar w:fldCharType="begin"/>
      </w:r>
      <w:r w:rsidR="00575AC6" w:rsidRPr="009754A0">
        <w:rPr>
          <w:rFonts w:ascii="Times New Roman" w:hAnsi="Times New Roman" w:cs="Times New Roman"/>
          <w:color w:val="auto"/>
        </w:rPr>
        <w:instrText xml:space="preserve"> SEQ Figure \* ARABIC \s 2 </w:instrText>
      </w:r>
      <w:r w:rsidR="00575AC6" w:rsidRPr="009754A0">
        <w:rPr>
          <w:rFonts w:ascii="Times New Roman" w:hAnsi="Times New Roman" w:cs="Times New Roman"/>
          <w:color w:val="auto"/>
        </w:rPr>
        <w:fldChar w:fldCharType="separate"/>
      </w:r>
      <w:r w:rsidR="004F2D4E">
        <w:rPr>
          <w:rFonts w:ascii="Times New Roman" w:hAnsi="Times New Roman" w:cs="Times New Roman"/>
          <w:noProof/>
          <w:color w:val="auto"/>
        </w:rPr>
        <w:t>1</w:t>
      </w:r>
      <w:r w:rsidR="00575AC6" w:rsidRPr="009754A0">
        <w:rPr>
          <w:rFonts w:ascii="Times New Roman" w:hAnsi="Times New Roman" w:cs="Times New Roman"/>
          <w:color w:val="auto"/>
        </w:rPr>
        <w:fldChar w:fldCharType="end"/>
      </w:r>
      <w:r w:rsidRPr="009754A0">
        <w:rPr>
          <w:rFonts w:ascii="Times New Roman" w:hAnsi="Times New Roman" w:cs="Times New Roman"/>
          <w:color w:val="auto"/>
        </w:rPr>
        <w:t xml:space="preserve"> High level architecture</w:t>
      </w:r>
      <w:bookmarkEnd w:id="76"/>
    </w:p>
    <w:p w14:paraId="085670CC" w14:textId="6BFD3F61" w:rsidR="006A001D" w:rsidRPr="009754A0" w:rsidRDefault="002A6838" w:rsidP="00256116">
      <w:pPr>
        <w:spacing w:line="276" w:lineRule="auto"/>
        <w:jc w:val="both"/>
        <w:rPr>
          <w:rFonts w:ascii="Times New Roman" w:hAnsi="Times New Roman" w:cs="Times New Roman"/>
        </w:rPr>
      </w:pPr>
      <w:r w:rsidRPr="009754A0">
        <w:rPr>
          <w:rFonts w:ascii="Times New Roman" w:hAnsi="Times New Roman" w:cs="Times New Roman"/>
        </w:rPr>
        <w:t>3 Hardware</w:t>
      </w:r>
      <w:r w:rsidR="006A001D" w:rsidRPr="009754A0">
        <w:rPr>
          <w:rFonts w:ascii="Times New Roman" w:hAnsi="Times New Roman" w:cs="Times New Roman"/>
        </w:rPr>
        <w:t> Setup</w:t>
      </w:r>
    </w:p>
    <w:p w14:paraId="773200BF"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3.0 Schematic Overview</w:t>
      </w:r>
    </w:p>
    <w:p w14:paraId="5FE8C1A5" w14:textId="77777777" w:rsidR="0034226B" w:rsidRPr="009754A0" w:rsidRDefault="00423284" w:rsidP="00256116">
      <w:pPr>
        <w:keepNext/>
        <w:spacing w:line="276" w:lineRule="auto"/>
        <w:jc w:val="both"/>
        <w:rPr>
          <w:rFonts w:ascii="Times New Roman" w:hAnsi="Times New Roman" w:cs="Times New Roman"/>
        </w:rPr>
      </w:pPr>
      <w:r w:rsidRPr="009754A0">
        <w:rPr>
          <w:rFonts w:ascii="Times New Roman" w:hAnsi="Times New Roman" w:cs="Times New Roman"/>
          <w:b/>
          <w:bCs/>
          <w:noProof/>
          <w:lang w:eastAsia="en-US" w:bidi="ar-SA"/>
        </w:rPr>
        <w:drawing>
          <wp:inline distT="0" distB="0" distL="0" distR="0" wp14:anchorId="4C109CD5" wp14:editId="4666FFAF">
            <wp:extent cx="6120130" cy="3087370"/>
            <wp:effectExtent l="0" t="0" r="0" b="0"/>
            <wp:docPr id="1584563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63618" name=""/>
                    <pic:cNvPicPr/>
                  </pic:nvPicPr>
                  <pic:blipFill>
                    <a:blip r:embed="rId105"/>
                    <a:stretch>
                      <a:fillRect/>
                    </a:stretch>
                  </pic:blipFill>
                  <pic:spPr>
                    <a:xfrm>
                      <a:off x="0" y="0"/>
                      <a:ext cx="6120130" cy="3087370"/>
                    </a:xfrm>
                    <a:prstGeom prst="rect">
                      <a:avLst/>
                    </a:prstGeom>
                  </pic:spPr>
                </pic:pic>
              </a:graphicData>
            </a:graphic>
          </wp:inline>
        </w:drawing>
      </w:r>
    </w:p>
    <w:p w14:paraId="6A97AD1D" w14:textId="7F96E839" w:rsidR="00423284" w:rsidRPr="009754A0" w:rsidRDefault="0034226B" w:rsidP="00256116">
      <w:pPr>
        <w:pStyle w:val="Caption"/>
        <w:spacing w:line="276" w:lineRule="auto"/>
        <w:jc w:val="both"/>
        <w:rPr>
          <w:rFonts w:ascii="Times New Roman" w:hAnsi="Times New Roman" w:cs="Times New Roman"/>
          <w:b/>
          <w:bCs/>
          <w:color w:val="auto"/>
        </w:rPr>
      </w:pPr>
      <w:bookmarkStart w:id="77" w:name="_Toc197924325"/>
      <w:r w:rsidRPr="009754A0">
        <w:rPr>
          <w:rFonts w:ascii="Times New Roman" w:hAnsi="Times New Roman" w:cs="Times New Roman"/>
          <w:color w:val="auto"/>
        </w:rPr>
        <w:t xml:space="preserve">Figure </w:t>
      </w:r>
      <w:r w:rsidR="00285BC2" w:rsidRPr="009754A0">
        <w:rPr>
          <w:rFonts w:ascii="Times New Roman" w:hAnsi="Times New Roman" w:cs="Times New Roman"/>
          <w:color w:val="auto"/>
        </w:rPr>
        <w:fldChar w:fldCharType="begin"/>
      </w:r>
      <w:r w:rsidR="00285BC2" w:rsidRPr="009754A0">
        <w:rPr>
          <w:rFonts w:ascii="Times New Roman" w:hAnsi="Times New Roman" w:cs="Times New Roman"/>
          <w:color w:val="auto"/>
        </w:rPr>
        <w:instrText xml:space="preserve"> STYLEREF 1 \s </w:instrText>
      </w:r>
      <w:r w:rsidR="00285BC2" w:rsidRPr="009754A0">
        <w:rPr>
          <w:rFonts w:ascii="Times New Roman" w:hAnsi="Times New Roman" w:cs="Times New Roman"/>
          <w:color w:val="auto"/>
        </w:rPr>
        <w:fldChar w:fldCharType="separate"/>
      </w:r>
      <w:r w:rsidR="004F2D4E">
        <w:rPr>
          <w:rFonts w:ascii="Times New Roman" w:hAnsi="Times New Roman" w:cs="Times New Roman"/>
          <w:noProof/>
          <w:color w:val="auto"/>
        </w:rPr>
        <w:t>9</w:t>
      </w:r>
      <w:r w:rsidR="00285BC2" w:rsidRPr="009754A0">
        <w:rPr>
          <w:rFonts w:ascii="Times New Roman" w:hAnsi="Times New Roman" w:cs="Times New Roman"/>
          <w:color w:val="auto"/>
        </w:rPr>
        <w:fldChar w:fldCharType="end"/>
      </w:r>
      <w:r w:rsidR="00285BC2" w:rsidRPr="009754A0">
        <w:rPr>
          <w:rFonts w:ascii="Times New Roman" w:hAnsi="Times New Roman" w:cs="Times New Roman"/>
          <w:color w:val="auto"/>
        </w:rPr>
        <w:t>.</w:t>
      </w:r>
      <w:r w:rsidR="009A1D8A" w:rsidRPr="009754A0">
        <w:rPr>
          <w:rFonts w:ascii="Times New Roman" w:hAnsi="Times New Roman" w:cs="Times New Roman"/>
          <w:color w:val="auto"/>
        </w:rPr>
        <w:t>1.</w:t>
      </w:r>
      <w:r w:rsidR="00575AC6" w:rsidRPr="009754A0">
        <w:rPr>
          <w:rFonts w:ascii="Times New Roman" w:hAnsi="Times New Roman" w:cs="Times New Roman"/>
          <w:color w:val="auto"/>
        </w:rPr>
        <w:fldChar w:fldCharType="begin"/>
      </w:r>
      <w:r w:rsidR="00575AC6" w:rsidRPr="009754A0">
        <w:rPr>
          <w:rFonts w:ascii="Times New Roman" w:hAnsi="Times New Roman" w:cs="Times New Roman"/>
          <w:color w:val="auto"/>
        </w:rPr>
        <w:instrText xml:space="preserve"> STYLEREF 2 \s </w:instrText>
      </w:r>
      <w:r w:rsidR="00575AC6" w:rsidRPr="009754A0">
        <w:rPr>
          <w:rFonts w:ascii="Times New Roman" w:hAnsi="Times New Roman" w:cs="Times New Roman"/>
          <w:color w:val="auto"/>
        </w:rPr>
        <w:fldChar w:fldCharType="separate"/>
      </w:r>
      <w:r w:rsidR="004F2D4E">
        <w:rPr>
          <w:rFonts w:ascii="Times New Roman" w:hAnsi="Times New Roman" w:cs="Times New Roman"/>
          <w:noProof/>
          <w:color w:val="auto"/>
        </w:rPr>
        <w:t>9.1</w:t>
      </w:r>
      <w:r w:rsidR="00575AC6" w:rsidRPr="009754A0">
        <w:rPr>
          <w:rFonts w:ascii="Times New Roman" w:hAnsi="Times New Roman" w:cs="Times New Roman"/>
          <w:color w:val="auto"/>
        </w:rPr>
        <w:fldChar w:fldCharType="end"/>
      </w:r>
      <w:r w:rsidR="00575AC6" w:rsidRPr="009754A0">
        <w:rPr>
          <w:rFonts w:ascii="Times New Roman" w:hAnsi="Times New Roman" w:cs="Times New Roman"/>
          <w:color w:val="auto"/>
        </w:rPr>
        <w:t>.</w:t>
      </w:r>
      <w:r w:rsidR="00575AC6" w:rsidRPr="009754A0">
        <w:rPr>
          <w:rFonts w:ascii="Times New Roman" w:hAnsi="Times New Roman" w:cs="Times New Roman"/>
          <w:color w:val="auto"/>
        </w:rPr>
        <w:fldChar w:fldCharType="begin"/>
      </w:r>
      <w:r w:rsidR="00575AC6" w:rsidRPr="009754A0">
        <w:rPr>
          <w:rFonts w:ascii="Times New Roman" w:hAnsi="Times New Roman" w:cs="Times New Roman"/>
          <w:color w:val="auto"/>
        </w:rPr>
        <w:instrText xml:space="preserve"> SEQ Figure \* ARABIC \s 2 </w:instrText>
      </w:r>
      <w:r w:rsidR="00575AC6" w:rsidRPr="009754A0">
        <w:rPr>
          <w:rFonts w:ascii="Times New Roman" w:hAnsi="Times New Roman" w:cs="Times New Roman"/>
          <w:color w:val="auto"/>
        </w:rPr>
        <w:fldChar w:fldCharType="separate"/>
      </w:r>
      <w:r w:rsidR="004F2D4E">
        <w:rPr>
          <w:rFonts w:ascii="Times New Roman" w:hAnsi="Times New Roman" w:cs="Times New Roman"/>
          <w:noProof/>
          <w:color w:val="auto"/>
        </w:rPr>
        <w:t>2</w:t>
      </w:r>
      <w:r w:rsidR="00575AC6" w:rsidRPr="009754A0">
        <w:rPr>
          <w:rFonts w:ascii="Times New Roman" w:hAnsi="Times New Roman" w:cs="Times New Roman"/>
          <w:color w:val="auto"/>
        </w:rPr>
        <w:fldChar w:fldCharType="end"/>
      </w:r>
      <w:r w:rsidRPr="009754A0">
        <w:rPr>
          <w:rFonts w:ascii="Times New Roman" w:hAnsi="Times New Roman" w:cs="Times New Roman"/>
          <w:color w:val="auto"/>
        </w:rPr>
        <w:t xml:space="preserve"> complete Edge-Node schematic</w:t>
      </w:r>
      <w:bookmarkEnd w:id="77"/>
    </w:p>
    <w:p w14:paraId="545399E5" w14:textId="2CA40039" w:rsidR="006A001D" w:rsidRPr="009754A0" w:rsidRDefault="004A40C0" w:rsidP="00256116">
      <w:pPr>
        <w:spacing w:line="276" w:lineRule="auto"/>
        <w:jc w:val="both"/>
        <w:rPr>
          <w:rFonts w:ascii="Times New Roman" w:hAnsi="Times New Roman" w:cs="Times New Roman"/>
          <w:i/>
          <w:iCs/>
        </w:rPr>
      </w:pPr>
      <w:r w:rsidRPr="009754A0">
        <w:rPr>
          <w:rFonts w:ascii="Times New Roman" w:hAnsi="Times New Roman" w:cs="Times New Roman"/>
          <w:i/>
          <w:iCs/>
        </w:rPr>
        <w:t>Figure 9</w:t>
      </w:r>
      <w:r w:rsidR="009A1D8A" w:rsidRPr="009754A0">
        <w:rPr>
          <w:rFonts w:ascii="Times New Roman" w:hAnsi="Times New Roman" w:cs="Times New Roman"/>
          <w:i/>
          <w:iCs/>
        </w:rPr>
        <w:t>.1</w:t>
      </w:r>
      <w:r w:rsidR="0034226B" w:rsidRPr="009754A0">
        <w:rPr>
          <w:rFonts w:ascii="Times New Roman" w:hAnsi="Times New Roman" w:cs="Times New Roman"/>
          <w:i/>
          <w:iCs/>
        </w:rPr>
        <w:t>.2</w:t>
      </w:r>
      <w:r w:rsidR="006A001D" w:rsidRPr="009754A0">
        <w:rPr>
          <w:rFonts w:ascii="Times New Roman" w:hAnsi="Times New Roman" w:cs="Times New Roman"/>
          <w:i/>
          <w:iCs/>
        </w:rPr>
        <w:t xml:space="preserve"> shows the full wiring diagram: sensor headers, GSM module, power</w:t>
      </w:r>
      <w:r w:rsidR="006A001D" w:rsidRPr="009754A0">
        <w:rPr>
          <w:rFonts w:ascii="Times New Roman" w:hAnsi="Times New Roman" w:cs="Times New Roman"/>
          <w:i/>
          <w:iCs/>
        </w:rPr>
        <w:noBreakHyphen/>
        <w:t>conditioning stage, and level shifters. Review before any board</w:t>
      </w:r>
      <w:r w:rsidR="006A001D" w:rsidRPr="009754A0">
        <w:rPr>
          <w:rFonts w:ascii="Times New Roman" w:hAnsi="Times New Roman" w:cs="Times New Roman"/>
          <w:i/>
          <w:iCs/>
        </w:rPr>
        <w:noBreakHyphen/>
        <w:t>level servicing.</w:t>
      </w:r>
    </w:p>
    <w:p w14:paraId="4441FD51" w14:textId="77777777" w:rsidR="00423284" w:rsidRPr="009754A0" w:rsidRDefault="00423284" w:rsidP="00256116">
      <w:pPr>
        <w:spacing w:line="276" w:lineRule="auto"/>
        <w:jc w:val="both"/>
        <w:rPr>
          <w:rFonts w:ascii="Times New Roman" w:hAnsi="Times New Roman" w:cs="Times New Roman"/>
          <w:i/>
          <w:iCs/>
        </w:rPr>
      </w:pPr>
    </w:p>
    <w:p w14:paraId="38CDAD58" w14:textId="77777777" w:rsidR="00423284" w:rsidRPr="009754A0" w:rsidRDefault="00423284" w:rsidP="00256116">
      <w:pPr>
        <w:spacing w:line="276" w:lineRule="auto"/>
        <w:jc w:val="both"/>
        <w:rPr>
          <w:rFonts w:ascii="Times New Roman" w:hAnsi="Times New Roman" w:cs="Times New Roman"/>
          <w:i/>
          <w:iCs/>
        </w:rPr>
      </w:pPr>
    </w:p>
    <w:p w14:paraId="5677AD82" w14:textId="77777777" w:rsidR="00423284" w:rsidRPr="009754A0" w:rsidRDefault="00423284" w:rsidP="00256116">
      <w:pPr>
        <w:spacing w:line="276" w:lineRule="auto"/>
        <w:jc w:val="both"/>
        <w:rPr>
          <w:rFonts w:ascii="Times New Roman" w:hAnsi="Times New Roman" w:cs="Times New Roman"/>
          <w:i/>
          <w:iCs/>
        </w:rPr>
      </w:pPr>
    </w:p>
    <w:p w14:paraId="153B86EB" w14:textId="77777777" w:rsidR="00423284" w:rsidRPr="009754A0" w:rsidRDefault="00423284" w:rsidP="00256116">
      <w:pPr>
        <w:spacing w:line="276" w:lineRule="auto"/>
        <w:jc w:val="both"/>
        <w:rPr>
          <w:rFonts w:ascii="Times New Roman" w:hAnsi="Times New Roman" w:cs="Times New Roman"/>
        </w:rPr>
      </w:pPr>
    </w:p>
    <w:p w14:paraId="6A0F1A1E" w14:textId="77777777" w:rsidR="002600F0" w:rsidRPr="009754A0" w:rsidRDefault="002600F0" w:rsidP="00256116">
      <w:pPr>
        <w:spacing w:line="276" w:lineRule="auto"/>
        <w:jc w:val="both"/>
        <w:rPr>
          <w:rFonts w:ascii="Times New Roman" w:hAnsi="Times New Roman" w:cs="Times New Roman"/>
        </w:rPr>
      </w:pPr>
    </w:p>
    <w:p w14:paraId="335CA909" w14:textId="77777777" w:rsidR="006263F6" w:rsidRPr="009754A0" w:rsidRDefault="006263F6" w:rsidP="00256116">
      <w:pPr>
        <w:spacing w:line="276" w:lineRule="auto"/>
        <w:jc w:val="both"/>
        <w:rPr>
          <w:rFonts w:ascii="Times New Roman" w:hAnsi="Times New Roman" w:cs="Times New Roman"/>
        </w:rPr>
      </w:pPr>
    </w:p>
    <w:p w14:paraId="102CD1D1" w14:textId="77777777" w:rsidR="006263F6" w:rsidRPr="009754A0" w:rsidRDefault="006263F6" w:rsidP="00256116">
      <w:pPr>
        <w:spacing w:line="276" w:lineRule="auto"/>
        <w:jc w:val="both"/>
        <w:rPr>
          <w:rFonts w:ascii="Times New Roman" w:hAnsi="Times New Roman" w:cs="Times New Roman"/>
        </w:rPr>
      </w:pPr>
    </w:p>
    <w:p w14:paraId="2643BF6F"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lastRenderedPageBreak/>
        <w:t>3.1 Unboxing Checklist</w:t>
      </w:r>
    </w:p>
    <w:p w14:paraId="71DB0E22" w14:textId="703B2A7A" w:rsidR="00533211" w:rsidRPr="009754A0" w:rsidRDefault="003802B2" w:rsidP="00256116">
      <w:pPr>
        <w:pStyle w:val="Caption"/>
        <w:keepNext/>
        <w:spacing w:line="276" w:lineRule="auto"/>
        <w:rPr>
          <w:rFonts w:ascii="Times New Roman" w:hAnsi="Times New Roman" w:cs="Times New Roman"/>
          <w:color w:val="auto"/>
        </w:rPr>
      </w:pPr>
      <w:bookmarkStart w:id="78" w:name="_Toc197924346"/>
      <w:r w:rsidRPr="009754A0">
        <w:rPr>
          <w:rFonts w:ascii="Times New Roman" w:hAnsi="Times New Roman" w:cs="Times New Roman"/>
          <w:color w:val="auto"/>
        </w:rPr>
        <w:t xml:space="preserve">Table </w:t>
      </w:r>
      <w:r w:rsidR="004A40C0" w:rsidRPr="009754A0">
        <w:rPr>
          <w:rFonts w:ascii="Times New Roman" w:hAnsi="Times New Roman" w:cs="Times New Roman"/>
          <w:color w:val="auto"/>
        </w:rPr>
        <w:fldChar w:fldCharType="begin"/>
      </w:r>
      <w:r w:rsidR="004A40C0" w:rsidRPr="009754A0">
        <w:rPr>
          <w:rFonts w:ascii="Times New Roman" w:hAnsi="Times New Roman" w:cs="Times New Roman"/>
          <w:color w:val="auto"/>
        </w:rPr>
        <w:instrText xml:space="preserve"> STYLEREF 1 \s </w:instrText>
      </w:r>
      <w:r w:rsidR="004A40C0" w:rsidRPr="009754A0">
        <w:rPr>
          <w:rFonts w:ascii="Times New Roman" w:hAnsi="Times New Roman" w:cs="Times New Roman"/>
          <w:color w:val="auto"/>
        </w:rPr>
        <w:fldChar w:fldCharType="separate"/>
      </w:r>
      <w:r w:rsidR="004F2D4E">
        <w:rPr>
          <w:rFonts w:ascii="Times New Roman" w:hAnsi="Times New Roman" w:cs="Times New Roman"/>
          <w:noProof/>
          <w:color w:val="auto"/>
        </w:rPr>
        <w:t>9</w:t>
      </w:r>
      <w:r w:rsidR="004A40C0" w:rsidRPr="009754A0">
        <w:rPr>
          <w:rFonts w:ascii="Times New Roman" w:hAnsi="Times New Roman" w:cs="Times New Roman"/>
          <w:color w:val="auto"/>
        </w:rPr>
        <w:fldChar w:fldCharType="end"/>
      </w:r>
      <w:r w:rsidR="009A1D8A" w:rsidRPr="009754A0">
        <w:rPr>
          <w:rFonts w:ascii="Times New Roman" w:hAnsi="Times New Roman" w:cs="Times New Roman"/>
          <w:color w:val="auto"/>
        </w:rPr>
        <w:t>.1</w:t>
      </w:r>
      <w:r w:rsidR="000C0256" w:rsidRPr="009754A0">
        <w:rPr>
          <w:rFonts w:ascii="Times New Roman" w:hAnsi="Times New Roman" w:cs="Times New Roman"/>
          <w:color w:val="auto"/>
        </w:rPr>
        <w:t>.</w:t>
      </w:r>
      <w:r w:rsidR="009754A0" w:rsidRPr="009754A0">
        <w:rPr>
          <w:rFonts w:ascii="Times New Roman" w:hAnsi="Times New Roman" w:cs="Times New Roman"/>
          <w:color w:val="auto"/>
        </w:rPr>
        <w:fldChar w:fldCharType="begin"/>
      </w:r>
      <w:r w:rsidR="009754A0" w:rsidRPr="009754A0">
        <w:rPr>
          <w:rFonts w:ascii="Times New Roman" w:hAnsi="Times New Roman" w:cs="Times New Roman"/>
          <w:color w:val="auto"/>
        </w:rPr>
        <w:instrText xml:space="preserve"> STYLEREF 2 \s </w:instrText>
      </w:r>
      <w:r w:rsidR="009754A0" w:rsidRPr="009754A0">
        <w:rPr>
          <w:rFonts w:ascii="Times New Roman" w:hAnsi="Times New Roman" w:cs="Times New Roman"/>
          <w:color w:val="auto"/>
        </w:rPr>
        <w:fldChar w:fldCharType="separate"/>
      </w:r>
      <w:r w:rsidR="004F2D4E">
        <w:rPr>
          <w:rFonts w:ascii="Times New Roman" w:hAnsi="Times New Roman" w:cs="Times New Roman"/>
          <w:noProof/>
          <w:color w:val="auto"/>
        </w:rPr>
        <w:t>9.1</w:t>
      </w:r>
      <w:r w:rsidR="009754A0" w:rsidRPr="009754A0">
        <w:rPr>
          <w:rFonts w:ascii="Times New Roman" w:hAnsi="Times New Roman" w:cs="Times New Roman"/>
          <w:color w:val="auto"/>
        </w:rPr>
        <w:fldChar w:fldCharType="end"/>
      </w:r>
      <w:r w:rsidR="009754A0" w:rsidRPr="009754A0">
        <w:rPr>
          <w:rFonts w:ascii="Times New Roman" w:hAnsi="Times New Roman" w:cs="Times New Roman"/>
          <w:color w:val="auto"/>
        </w:rPr>
        <w:noBreakHyphen/>
      </w:r>
      <w:r w:rsidR="009754A0" w:rsidRPr="009754A0">
        <w:rPr>
          <w:rFonts w:ascii="Times New Roman" w:hAnsi="Times New Roman" w:cs="Times New Roman"/>
          <w:color w:val="auto"/>
        </w:rPr>
        <w:fldChar w:fldCharType="begin"/>
      </w:r>
      <w:r w:rsidR="009754A0" w:rsidRPr="009754A0">
        <w:rPr>
          <w:rFonts w:ascii="Times New Roman" w:hAnsi="Times New Roman" w:cs="Times New Roman"/>
          <w:color w:val="auto"/>
        </w:rPr>
        <w:instrText xml:space="preserve"> SEQ Table \* ARABIC \s 2 </w:instrText>
      </w:r>
      <w:r w:rsidR="009754A0" w:rsidRPr="009754A0">
        <w:rPr>
          <w:rFonts w:ascii="Times New Roman" w:hAnsi="Times New Roman" w:cs="Times New Roman"/>
          <w:color w:val="auto"/>
        </w:rPr>
        <w:fldChar w:fldCharType="separate"/>
      </w:r>
      <w:r w:rsidR="004F2D4E">
        <w:rPr>
          <w:rFonts w:ascii="Times New Roman" w:hAnsi="Times New Roman" w:cs="Times New Roman"/>
          <w:noProof/>
          <w:color w:val="auto"/>
        </w:rPr>
        <w:t>2</w:t>
      </w:r>
      <w:r w:rsidR="009754A0" w:rsidRPr="009754A0">
        <w:rPr>
          <w:rFonts w:ascii="Times New Roman" w:hAnsi="Times New Roman" w:cs="Times New Roman"/>
          <w:color w:val="auto"/>
        </w:rPr>
        <w:fldChar w:fldCharType="end"/>
      </w:r>
      <w:r w:rsidR="00533211" w:rsidRPr="009754A0">
        <w:rPr>
          <w:rFonts w:ascii="Times New Roman" w:hAnsi="Times New Roman" w:cs="Times New Roman"/>
          <w:color w:val="auto"/>
        </w:rPr>
        <w:t xml:space="preserve"> Unboxing checklist</w:t>
      </w:r>
      <w:bookmarkEnd w:id="78"/>
    </w:p>
    <w:tbl>
      <w:tblPr>
        <w:tblStyle w:val="TableGrid"/>
        <w:tblW w:w="0" w:type="auto"/>
        <w:tblLook w:val="04A0" w:firstRow="1" w:lastRow="0" w:firstColumn="1" w:lastColumn="0" w:noHBand="0" w:noVBand="1"/>
      </w:tblPr>
      <w:tblGrid>
        <w:gridCol w:w="603"/>
        <w:gridCol w:w="4090"/>
        <w:gridCol w:w="1657"/>
        <w:gridCol w:w="3278"/>
      </w:tblGrid>
      <w:tr w:rsidR="009754A0" w:rsidRPr="009754A0" w14:paraId="55588529" w14:textId="77777777" w:rsidTr="006009E8">
        <w:tc>
          <w:tcPr>
            <w:tcW w:w="0" w:type="auto"/>
            <w:shd w:val="clear" w:color="auto" w:fill="BFBFBF" w:themeFill="background1" w:themeFillShade="BF"/>
            <w:hideMark/>
          </w:tcPr>
          <w:p w14:paraId="1013C59E" w14:textId="77777777" w:rsidR="006A001D" w:rsidRPr="009754A0" w:rsidRDefault="006A001D" w:rsidP="00256116">
            <w:pPr>
              <w:spacing w:line="276" w:lineRule="auto"/>
              <w:jc w:val="both"/>
              <w:rPr>
                <w:rFonts w:ascii="Times New Roman" w:hAnsi="Times New Roman" w:cs="Times New Roman"/>
                <w:b/>
                <w:bCs/>
              </w:rPr>
            </w:pPr>
            <w:r w:rsidRPr="009754A0">
              <w:rPr>
                <w:rFonts w:ascii="Times New Roman" w:hAnsi="Times New Roman" w:cs="Times New Roman"/>
                <w:b/>
                <w:bCs/>
              </w:rPr>
              <w:t>Qty</w:t>
            </w:r>
          </w:p>
        </w:tc>
        <w:tc>
          <w:tcPr>
            <w:tcW w:w="0" w:type="auto"/>
            <w:shd w:val="clear" w:color="auto" w:fill="BFBFBF" w:themeFill="background1" w:themeFillShade="BF"/>
            <w:hideMark/>
          </w:tcPr>
          <w:p w14:paraId="6190EC07" w14:textId="77777777" w:rsidR="006A001D" w:rsidRPr="009754A0" w:rsidRDefault="006A001D" w:rsidP="00256116">
            <w:pPr>
              <w:spacing w:line="276" w:lineRule="auto"/>
              <w:jc w:val="both"/>
              <w:rPr>
                <w:rFonts w:ascii="Times New Roman" w:hAnsi="Times New Roman" w:cs="Times New Roman"/>
                <w:b/>
                <w:bCs/>
              </w:rPr>
            </w:pPr>
            <w:r w:rsidRPr="009754A0">
              <w:rPr>
                <w:rFonts w:ascii="Times New Roman" w:hAnsi="Times New Roman" w:cs="Times New Roman"/>
                <w:b/>
                <w:bCs/>
              </w:rPr>
              <w:t>Item</w:t>
            </w:r>
          </w:p>
        </w:tc>
        <w:tc>
          <w:tcPr>
            <w:tcW w:w="0" w:type="auto"/>
            <w:shd w:val="clear" w:color="auto" w:fill="BFBFBF" w:themeFill="background1" w:themeFillShade="BF"/>
            <w:hideMark/>
          </w:tcPr>
          <w:p w14:paraId="0FBBBA23" w14:textId="77777777" w:rsidR="006A001D" w:rsidRPr="009754A0" w:rsidRDefault="006A001D" w:rsidP="00256116">
            <w:pPr>
              <w:spacing w:line="276" w:lineRule="auto"/>
              <w:jc w:val="both"/>
              <w:rPr>
                <w:rFonts w:ascii="Times New Roman" w:hAnsi="Times New Roman" w:cs="Times New Roman"/>
                <w:b/>
                <w:bCs/>
              </w:rPr>
            </w:pPr>
            <w:r w:rsidRPr="009754A0">
              <w:rPr>
                <w:rFonts w:ascii="Times New Roman" w:hAnsi="Times New Roman" w:cs="Times New Roman"/>
                <w:b/>
                <w:bCs/>
              </w:rPr>
              <w:t>Part No.</w:t>
            </w:r>
          </w:p>
        </w:tc>
        <w:tc>
          <w:tcPr>
            <w:tcW w:w="0" w:type="auto"/>
            <w:shd w:val="clear" w:color="auto" w:fill="BFBFBF" w:themeFill="background1" w:themeFillShade="BF"/>
            <w:hideMark/>
          </w:tcPr>
          <w:p w14:paraId="2FE09247" w14:textId="77777777" w:rsidR="006A001D" w:rsidRPr="009754A0" w:rsidRDefault="006A001D" w:rsidP="00256116">
            <w:pPr>
              <w:spacing w:line="276" w:lineRule="auto"/>
              <w:jc w:val="both"/>
              <w:rPr>
                <w:rFonts w:ascii="Times New Roman" w:hAnsi="Times New Roman" w:cs="Times New Roman"/>
                <w:b/>
                <w:bCs/>
              </w:rPr>
            </w:pPr>
            <w:r w:rsidRPr="009754A0">
              <w:rPr>
                <w:rFonts w:ascii="Times New Roman" w:hAnsi="Times New Roman" w:cs="Times New Roman"/>
                <w:b/>
                <w:bCs/>
              </w:rPr>
              <w:t>Verify</w:t>
            </w:r>
          </w:p>
        </w:tc>
      </w:tr>
      <w:tr w:rsidR="009754A0" w:rsidRPr="009754A0" w14:paraId="60D9DE11" w14:textId="77777777" w:rsidTr="006A001D">
        <w:tc>
          <w:tcPr>
            <w:tcW w:w="0" w:type="auto"/>
            <w:hideMark/>
          </w:tcPr>
          <w:p w14:paraId="3FF947CB"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 1</w:t>
            </w:r>
          </w:p>
        </w:tc>
        <w:tc>
          <w:tcPr>
            <w:tcW w:w="0" w:type="auto"/>
            <w:hideMark/>
          </w:tcPr>
          <w:p w14:paraId="5943FEAD"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Fully assembled edge node in IP54 enclosure</w:t>
            </w:r>
          </w:p>
        </w:tc>
        <w:tc>
          <w:tcPr>
            <w:tcW w:w="0" w:type="auto"/>
            <w:hideMark/>
          </w:tcPr>
          <w:p w14:paraId="208E1B13"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FAW</w:t>
            </w:r>
            <w:r w:rsidRPr="009754A0">
              <w:rPr>
                <w:rFonts w:ascii="Times New Roman" w:hAnsi="Times New Roman" w:cs="Times New Roman"/>
              </w:rPr>
              <w:noBreakHyphen/>
              <w:t>EN</w:t>
            </w:r>
            <w:r w:rsidRPr="009754A0">
              <w:rPr>
                <w:rFonts w:ascii="Times New Roman" w:hAnsi="Times New Roman" w:cs="Times New Roman"/>
              </w:rPr>
              <w:noBreakHyphen/>
              <w:t>01</w:t>
            </w:r>
          </w:p>
        </w:tc>
        <w:tc>
          <w:tcPr>
            <w:tcW w:w="0" w:type="auto"/>
            <w:hideMark/>
          </w:tcPr>
          <w:p w14:paraId="06B174C8" w14:textId="04D5D5AB" w:rsidR="006A001D" w:rsidRPr="009754A0" w:rsidRDefault="006A001D" w:rsidP="00256116">
            <w:pPr>
              <w:spacing w:line="276" w:lineRule="auto"/>
              <w:jc w:val="both"/>
              <w:rPr>
                <w:rFonts w:ascii="Times New Roman" w:hAnsi="Times New Roman" w:cs="Times New Roman"/>
              </w:rPr>
            </w:pPr>
            <w:r w:rsidRPr="009754A0">
              <w:rPr>
                <w:rFonts w:ascii="Segoe UI Symbol" w:hAnsi="Segoe UI Symbol" w:cs="Segoe UI Symbol"/>
              </w:rPr>
              <w:t>❑</w:t>
            </w:r>
            <w:r w:rsidRPr="009754A0">
              <w:rPr>
                <w:rFonts w:ascii="Times New Roman" w:hAnsi="Times New Roman" w:cs="Times New Roman"/>
              </w:rPr>
              <w:t xml:space="preserve"> No </w:t>
            </w:r>
            <w:r w:rsidR="00F76810" w:rsidRPr="009754A0">
              <w:rPr>
                <w:rFonts w:ascii="Times New Roman" w:hAnsi="Times New Roman" w:cs="Times New Roman"/>
              </w:rPr>
              <w:t xml:space="preserve">cracks </w:t>
            </w:r>
            <w:r w:rsidR="00F76810" w:rsidRPr="009754A0">
              <w:rPr>
                <w:rFonts w:ascii="Segoe UI Symbol" w:hAnsi="Segoe UI Symbol" w:cs="Segoe UI Symbol"/>
              </w:rPr>
              <w:t>❑</w:t>
            </w:r>
            <w:r w:rsidRPr="009754A0">
              <w:rPr>
                <w:rFonts w:ascii="Times New Roman" w:hAnsi="Times New Roman" w:cs="Times New Roman"/>
              </w:rPr>
              <w:t> </w:t>
            </w:r>
            <w:r w:rsidR="00F76810" w:rsidRPr="009754A0">
              <w:rPr>
                <w:rFonts w:ascii="Times New Roman" w:hAnsi="Times New Roman" w:cs="Times New Roman"/>
              </w:rPr>
              <w:t xml:space="preserve">, </w:t>
            </w:r>
            <w:r w:rsidRPr="009754A0">
              <w:rPr>
                <w:rFonts w:ascii="Times New Roman" w:hAnsi="Times New Roman" w:cs="Times New Roman"/>
              </w:rPr>
              <w:t xml:space="preserve">SIM </w:t>
            </w:r>
            <w:r w:rsidR="00F76810" w:rsidRPr="009754A0">
              <w:rPr>
                <w:rFonts w:ascii="Times New Roman" w:hAnsi="Times New Roman" w:cs="Times New Roman"/>
              </w:rPr>
              <w:t>pre-installed</w:t>
            </w:r>
          </w:p>
        </w:tc>
      </w:tr>
      <w:tr w:rsidR="009754A0" w:rsidRPr="009754A0" w14:paraId="2F433928" w14:textId="77777777" w:rsidTr="006A001D">
        <w:tc>
          <w:tcPr>
            <w:tcW w:w="0" w:type="auto"/>
            <w:hideMark/>
          </w:tcPr>
          <w:p w14:paraId="212921F9"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 1</w:t>
            </w:r>
          </w:p>
        </w:tc>
        <w:tc>
          <w:tcPr>
            <w:tcW w:w="0" w:type="auto"/>
            <w:hideMark/>
          </w:tcPr>
          <w:p w14:paraId="4209013C"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5 V/2 A DC power adapter</w:t>
            </w:r>
          </w:p>
        </w:tc>
        <w:tc>
          <w:tcPr>
            <w:tcW w:w="0" w:type="auto"/>
            <w:hideMark/>
          </w:tcPr>
          <w:p w14:paraId="6E8121FA"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PS</w:t>
            </w:r>
            <w:r w:rsidRPr="009754A0">
              <w:rPr>
                <w:rFonts w:ascii="Times New Roman" w:hAnsi="Times New Roman" w:cs="Times New Roman"/>
              </w:rPr>
              <w:noBreakHyphen/>
              <w:t>5V2A</w:t>
            </w:r>
          </w:p>
        </w:tc>
        <w:tc>
          <w:tcPr>
            <w:tcW w:w="0" w:type="auto"/>
            <w:hideMark/>
          </w:tcPr>
          <w:p w14:paraId="6B016316" w14:textId="77777777" w:rsidR="006A001D" w:rsidRPr="009754A0" w:rsidRDefault="006A001D" w:rsidP="00256116">
            <w:pPr>
              <w:spacing w:line="276" w:lineRule="auto"/>
              <w:jc w:val="both"/>
              <w:rPr>
                <w:rFonts w:ascii="Times New Roman" w:hAnsi="Times New Roman" w:cs="Times New Roman"/>
              </w:rPr>
            </w:pPr>
            <w:r w:rsidRPr="009754A0">
              <w:rPr>
                <w:rFonts w:ascii="Segoe UI Symbol" w:hAnsi="Segoe UI Symbol" w:cs="Segoe UI Symbol"/>
              </w:rPr>
              <w:t>❑</w:t>
            </w:r>
            <w:r w:rsidRPr="009754A0">
              <w:rPr>
                <w:rFonts w:ascii="Times New Roman" w:hAnsi="Times New Roman" w:cs="Times New Roman"/>
              </w:rPr>
              <w:t> Correct plug type</w:t>
            </w:r>
          </w:p>
        </w:tc>
      </w:tr>
      <w:tr w:rsidR="009754A0" w:rsidRPr="009754A0" w14:paraId="03129413" w14:textId="77777777" w:rsidTr="006A001D">
        <w:tc>
          <w:tcPr>
            <w:tcW w:w="0" w:type="auto"/>
            <w:hideMark/>
          </w:tcPr>
          <w:p w14:paraId="40F4783E"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 1</w:t>
            </w:r>
          </w:p>
        </w:tc>
        <w:tc>
          <w:tcPr>
            <w:tcW w:w="0" w:type="auto"/>
            <w:hideMark/>
          </w:tcPr>
          <w:p w14:paraId="7DB5ABA6"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1 200 mAh Li</w:t>
            </w:r>
            <w:r w:rsidRPr="009754A0">
              <w:rPr>
                <w:rFonts w:ascii="Times New Roman" w:hAnsi="Times New Roman" w:cs="Times New Roman"/>
              </w:rPr>
              <w:noBreakHyphen/>
              <w:t>ion backup pack</w:t>
            </w:r>
          </w:p>
        </w:tc>
        <w:tc>
          <w:tcPr>
            <w:tcW w:w="0" w:type="auto"/>
            <w:hideMark/>
          </w:tcPr>
          <w:p w14:paraId="3D870A4C"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BAT</w:t>
            </w:r>
            <w:r w:rsidRPr="009754A0">
              <w:rPr>
                <w:rFonts w:ascii="Times New Roman" w:hAnsi="Times New Roman" w:cs="Times New Roman"/>
              </w:rPr>
              <w:noBreakHyphen/>
              <w:t>1200</w:t>
            </w:r>
          </w:p>
        </w:tc>
        <w:tc>
          <w:tcPr>
            <w:tcW w:w="0" w:type="auto"/>
            <w:hideMark/>
          </w:tcPr>
          <w:p w14:paraId="00A2DD5B" w14:textId="77777777" w:rsidR="006A001D" w:rsidRPr="009754A0" w:rsidRDefault="006A001D" w:rsidP="00256116">
            <w:pPr>
              <w:spacing w:line="276" w:lineRule="auto"/>
              <w:jc w:val="both"/>
              <w:rPr>
                <w:rFonts w:ascii="Times New Roman" w:hAnsi="Times New Roman" w:cs="Times New Roman"/>
              </w:rPr>
            </w:pPr>
            <w:r w:rsidRPr="009754A0">
              <w:rPr>
                <w:rFonts w:ascii="Segoe UI Symbol" w:hAnsi="Segoe UI Symbol" w:cs="Segoe UI Symbol"/>
              </w:rPr>
              <w:t>❑</w:t>
            </w:r>
            <w:r w:rsidRPr="009754A0">
              <w:rPr>
                <w:rFonts w:ascii="Times New Roman" w:hAnsi="Times New Roman" w:cs="Times New Roman"/>
              </w:rPr>
              <w:t> ≥ 3.9 V open</w:t>
            </w:r>
            <w:r w:rsidRPr="009754A0">
              <w:rPr>
                <w:rFonts w:ascii="Times New Roman" w:hAnsi="Times New Roman" w:cs="Times New Roman"/>
              </w:rPr>
              <w:noBreakHyphen/>
              <w:t>circuit</w:t>
            </w:r>
          </w:p>
        </w:tc>
      </w:tr>
      <w:tr w:rsidR="009754A0" w:rsidRPr="009754A0" w14:paraId="76FCFFAD" w14:textId="77777777" w:rsidTr="006A001D">
        <w:tc>
          <w:tcPr>
            <w:tcW w:w="0" w:type="auto"/>
            <w:hideMark/>
          </w:tcPr>
          <w:p w14:paraId="7AC7503A"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 1</w:t>
            </w:r>
          </w:p>
        </w:tc>
        <w:tc>
          <w:tcPr>
            <w:tcW w:w="0" w:type="auto"/>
            <w:hideMark/>
          </w:tcPr>
          <w:p w14:paraId="4B5DB6AB"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Calibration cap &amp; test gas sachet</w:t>
            </w:r>
          </w:p>
        </w:tc>
        <w:tc>
          <w:tcPr>
            <w:tcW w:w="0" w:type="auto"/>
            <w:hideMark/>
          </w:tcPr>
          <w:p w14:paraId="65359782"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CAL</w:t>
            </w:r>
            <w:r w:rsidRPr="009754A0">
              <w:rPr>
                <w:rFonts w:ascii="Times New Roman" w:hAnsi="Times New Roman" w:cs="Times New Roman"/>
              </w:rPr>
              <w:noBreakHyphen/>
              <w:t>CAP</w:t>
            </w:r>
            <w:r w:rsidRPr="009754A0">
              <w:rPr>
                <w:rFonts w:ascii="Times New Roman" w:hAnsi="Times New Roman" w:cs="Times New Roman"/>
              </w:rPr>
              <w:noBreakHyphen/>
              <w:t>CO</w:t>
            </w:r>
          </w:p>
        </w:tc>
        <w:tc>
          <w:tcPr>
            <w:tcW w:w="0" w:type="auto"/>
            <w:hideMark/>
          </w:tcPr>
          <w:p w14:paraId="54024AD0" w14:textId="77777777" w:rsidR="006A001D" w:rsidRPr="009754A0" w:rsidRDefault="006A001D" w:rsidP="00256116">
            <w:pPr>
              <w:spacing w:line="276" w:lineRule="auto"/>
              <w:jc w:val="both"/>
              <w:rPr>
                <w:rFonts w:ascii="Times New Roman" w:hAnsi="Times New Roman" w:cs="Times New Roman"/>
              </w:rPr>
            </w:pPr>
            <w:r w:rsidRPr="009754A0">
              <w:rPr>
                <w:rFonts w:ascii="Segoe UI Symbol" w:hAnsi="Segoe UI Symbol" w:cs="Segoe UI Symbol"/>
              </w:rPr>
              <w:t>❑</w:t>
            </w:r>
            <w:r w:rsidRPr="009754A0">
              <w:rPr>
                <w:rFonts w:ascii="Times New Roman" w:hAnsi="Times New Roman" w:cs="Times New Roman"/>
              </w:rPr>
              <w:t> Seal intact</w:t>
            </w:r>
          </w:p>
        </w:tc>
      </w:tr>
      <w:tr w:rsidR="009754A0" w:rsidRPr="009754A0" w14:paraId="56752187" w14:textId="77777777" w:rsidTr="006A001D">
        <w:tc>
          <w:tcPr>
            <w:tcW w:w="0" w:type="auto"/>
            <w:hideMark/>
          </w:tcPr>
          <w:p w14:paraId="62E98230"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 1</w:t>
            </w:r>
          </w:p>
        </w:tc>
        <w:tc>
          <w:tcPr>
            <w:tcW w:w="0" w:type="auto"/>
            <w:hideMark/>
          </w:tcPr>
          <w:p w14:paraId="33344C79"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Mounting kit (4 × M4 screws, wall</w:t>
            </w:r>
            <w:r w:rsidRPr="009754A0">
              <w:rPr>
                <w:rFonts w:ascii="Times New Roman" w:hAnsi="Times New Roman" w:cs="Times New Roman"/>
              </w:rPr>
              <w:noBreakHyphen/>
              <w:t>plugs)</w:t>
            </w:r>
          </w:p>
        </w:tc>
        <w:tc>
          <w:tcPr>
            <w:tcW w:w="0" w:type="auto"/>
            <w:hideMark/>
          </w:tcPr>
          <w:p w14:paraId="78667A0C"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MK</w:t>
            </w:r>
            <w:r w:rsidRPr="009754A0">
              <w:rPr>
                <w:rFonts w:ascii="Times New Roman" w:hAnsi="Times New Roman" w:cs="Times New Roman"/>
              </w:rPr>
              <w:noBreakHyphen/>
              <w:t>04</w:t>
            </w:r>
          </w:p>
        </w:tc>
        <w:tc>
          <w:tcPr>
            <w:tcW w:w="0" w:type="auto"/>
            <w:hideMark/>
          </w:tcPr>
          <w:p w14:paraId="0E651220" w14:textId="77777777" w:rsidR="006A001D" w:rsidRPr="009754A0" w:rsidRDefault="006A001D" w:rsidP="00256116">
            <w:pPr>
              <w:spacing w:line="276" w:lineRule="auto"/>
              <w:jc w:val="both"/>
              <w:rPr>
                <w:rFonts w:ascii="Times New Roman" w:hAnsi="Times New Roman" w:cs="Times New Roman"/>
              </w:rPr>
            </w:pPr>
            <w:r w:rsidRPr="009754A0">
              <w:rPr>
                <w:rFonts w:ascii="Segoe UI Symbol" w:hAnsi="Segoe UI Symbol" w:cs="Segoe UI Symbol"/>
              </w:rPr>
              <w:t>❑</w:t>
            </w:r>
            <w:r w:rsidRPr="009754A0">
              <w:rPr>
                <w:rFonts w:ascii="Times New Roman" w:hAnsi="Times New Roman" w:cs="Times New Roman"/>
              </w:rPr>
              <w:t> Complete</w:t>
            </w:r>
          </w:p>
        </w:tc>
      </w:tr>
    </w:tbl>
    <w:p w14:paraId="4D434DD7" w14:textId="77777777" w:rsidR="001E5ED1" w:rsidRPr="009754A0" w:rsidRDefault="001E5ED1" w:rsidP="00256116">
      <w:pPr>
        <w:spacing w:line="276" w:lineRule="auto"/>
        <w:jc w:val="both"/>
        <w:rPr>
          <w:rFonts w:ascii="Times New Roman" w:hAnsi="Times New Roman" w:cs="Times New Roman"/>
          <w:b/>
          <w:bCs/>
        </w:rPr>
      </w:pPr>
    </w:p>
    <w:p w14:paraId="669411F4" w14:textId="71CFD5A0"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3.2 Mounting Procedure</w:t>
      </w:r>
    </w:p>
    <w:p w14:paraId="5981BCA5" w14:textId="77777777" w:rsidR="006A001D" w:rsidRPr="009754A0" w:rsidRDefault="006A001D" w:rsidP="007B6476">
      <w:pPr>
        <w:numPr>
          <w:ilvl w:val="0"/>
          <w:numId w:val="25"/>
        </w:numPr>
        <w:spacing w:line="276" w:lineRule="auto"/>
        <w:jc w:val="both"/>
        <w:rPr>
          <w:rFonts w:ascii="Times New Roman" w:hAnsi="Times New Roman" w:cs="Times New Roman"/>
        </w:rPr>
      </w:pPr>
      <w:r w:rsidRPr="009754A0">
        <w:rPr>
          <w:rFonts w:ascii="Times New Roman" w:hAnsi="Times New Roman" w:cs="Times New Roman"/>
        </w:rPr>
        <w:t>Select Location – 1.5 m above floor, away from direct exhaust vents, within 1 m of 5 V outlet (or solar lead). Avoid corrosive chemical splash.</w:t>
      </w:r>
    </w:p>
    <w:p w14:paraId="612EDB35" w14:textId="77777777" w:rsidR="006A001D" w:rsidRPr="009754A0" w:rsidRDefault="006A001D" w:rsidP="007B6476">
      <w:pPr>
        <w:numPr>
          <w:ilvl w:val="0"/>
          <w:numId w:val="25"/>
        </w:numPr>
        <w:spacing w:line="276" w:lineRule="auto"/>
        <w:jc w:val="both"/>
        <w:rPr>
          <w:rFonts w:ascii="Times New Roman" w:hAnsi="Times New Roman" w:cs="Times New Roman"/>
        </w:rPr>
      </w:pPr>
      <w:r w:rsidRPr="009754A0">
        <w:rPr>
          <w:rFonts w:ascii="Times New Roman" w:hAnsi="Times New Roman" w:cs="Times New Roman"/>
        </w:rPr>
        <w:t>Drill four 6 mm holes using the enclosure flange as a template.</w:t>
      </w:r>
    </w:p>
    <w:p w14:paraId="5D9C7537" w14:textId="77777777" w:rsidR="006A001D" w:rsidRPr="009754A0" w:rsidRDefault="006A001D" w:rsidP="007B6476">
      <w:pPr>
        <w:numPr>
          <w:ilvl w:val="0"/>
          <w:numId w:val="25"/>
        </w:numPr>
        <w:spacing w:line="276" w:lineRule="auto"/>
        <w:jc w:val="both"/>
        <w:rPr>
          <w:rFonts w:ascii="Times New Roman" w:hAnsi="Times New Roman" w:cs="Times New Roman"/>
        </w:rPr>
      </w:pPr>
      <w:r w:rsidRPr="009754A0">
        <w:rPr>
          <w:rFonts w:ascii="Times New Roman" w:hAnsi="Times New Roman" w:cs="Times New Roman"/>
        </w:rPr>
        <w:t>Insert wall</w:t>
      </w:r>
      <w:r w:rsidRPr="009754A0">
        <w:rPr>
          <w:rFonts w:ascii="Times New Roman" w:hAnsi="Times New Roman" w:cs="Times New Roman"/>
        </w:rPr>
        <w:noBreakHyphen/>
        <w:t>plugs, drive M4 screws until snug. Do not overtighten (risk of IP</w:t>
      </w:r>
      <w:r w:rsidRPr="009754A0">
        <w:rPr>
          <w:rFonts w:ascii="Times New Roman" w:hAnsi="Times New Roman" w:cs="Times New Roman"/>
        </w:rPr>
        <w:noBreakHyphen/>
        <w:t>gasket compression).</w:t>
      </w:r>
    </w:p>
    <w:p w14:paraId="5649AD93" w14:textId="77777777" w:rsidR="006A001D" w:rsidRPr="009754A0" w:rsidRDefault="006A001D" w:rsidP="007B6476">
      <w:pPr>
        <w:numPr>
          <w:ilvl w:val="0"/>
          <w:numId w:val="25"/>
        </w:numPr>
        <w:spacing w:line="276" w:lineRule="auto"/>
        <w:jc w:val="both"/>
        <w:rPr>
          <w:rFonts w:ascii="Times New Roman" w:hAnsi="Times New Roman" w:cs="Times New Roman"/>
        </w:rPr>
      </w:pPr>
      <w:r w:rsidRPr="009754A0">
        <w:rPr>
          <w:rFonts w:ascii="Times New Roman" w:hAnsi="Times New Roman" w:cs="Times New Roman"/>
        </w:rPr>
        <w:t>Connect DC adapter; verify green LED steady after 10 s.</w:t>
      </w:r>
    </w:p>
    <w:p w14:paraId="6394BE23" w14:textId="77777777" w:rsidR="006A001D" w:rsidRPr="009754A0" w:rsidRDefault="006A001D" w:rsidP="007B6476">
      <w:pPr>
        <w:numPr>
          <w:ilvl w:val="0"/>
          <w:numId w:val="25"/>
        </w:numPr>
        <w:spacing w:line="276" w:lineRule="auto"/>
        <w:jc w:val="both"/>
        <w:rPr>
          <w:rFonts w:ascii="Times New Roman" w:hAnsi="Times New Roman" w:cs="Times New Roman"/>
        </w:rPr>
      </w:pPr>
      <w:r w:rsidRPr="009754A0">
        <w:rPr>
          <w:rFonts w:ascii="Times New Roman" w:hAnsi="Times New Roman" w:cs="Times New Roman"/>
        </w:rPr>
        <w:t xml:space="preserve">Check GSM RSSI by pressing the recessed </w:t>
      </w:r>
      <w:r w:rsidRPr="009754A0">
        <w:rPr>
          <w:rFonts w:ascii="Times New Roman" w:hAnsi="Times New Roman" w:cs="Times New Roman"/>
          <w:i/>
          <w:iCs/>
        </w:rPr>
        <w:t>TEST</w:t>
      </w:r>
      <w:r w:rsidRPr="009754A0">
        <w:rPr>
          <w:rFonts w:ascii="Times New Roman" w:hAnsi="Times New Roman" w:cs="Times New Roman"/>
        </w:rPr>
        <w:t xml:space="preserve"> button once – amber blink pattern indicates signal strength (3 blinks = good, 1 blink = weak).</w:t>
      </w:r>
    </w:p>
    <w:p w14:paraId="5C8FC3CD" w14:textId="77777777" w:rsidR="0034226B" w:rsidRPr="009754A0" w:rsidRDefault="001E5ED1" w:rsidP="00256116">
      <w:pPr>
        <w:keepNext/>
        <w:spacing w:line="276" w:lineRule="auto"/>
        <w:jc w:val="both"/>
        <w:rPr>
          <w:rFonts w:ascii="Times New Roman" w:hAnsi="Times New Roman" w:cs="Times New Roman"/>
        </w:rPr>
      </w:pPr>
      <w:r w:rsidRPr="009754A0">
        <w:rPr>
          <w:rFonts w:ascii="Times New Roman" w:hAnsi="Times New Roman" w:cs="Times New Roman"/>
          <w:noProof/>
          <w:lang w:eastAsia="en-US" w:bidi="ar-SA"/>
          <w14:ligatures w14:val="standardContextual"/>
        </w:rPr>
        <w:lastRenderedPageBreak/>
        <w:drawing>
          <wp:inline distT="0" distB="0" distL="0" distR="0" wp14:anchorId="6AA97F1A" wp14:editId="4C321BE9">
            <wp:extent cx="6120130" cy="8160385"/>
            <wp:effectExtent l="0" t="0" r="0" b="0"/>
            <wp:docPr id="897312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12314" name="Picture 897312314"/>
                    <pic:cNvPicPr/>
                  </pic:nvPicPr>
                  <pic:blipFill>
                    <a:blip r:embed="rId77">
                      <a:extLst>
                        <a:ext uri="{28A0092B-C50C-407E-A947-70E740481C1C}">
                          <a14:useLocalDpi xmlns:a14="http://schemas.microsoft.com/office/drawing/2010/main" val="0"/>
                        </a:ext>
                      </a:extLst>
                    </a:blip>
                    <a:stretch>
                      <a:fillRect/>
                    </a:stretch>
                  </pic:blipFill>
                  <pic:spPr>
                    <a:xfrm>
                      <a:off x="0" y="0"/>
                      <a:ext cx="6120130" cy="8160385"/>
                    </a:xfrm>
                    <a:prstGeom prst="rect">
                      <a:avLst/>
                    </a:prstGeom>
                  </pic:spPr>
                </pic:pic>
              </a:graphicData>
            </a:graphic>
          </wp:inline>
        </w:drawing>
      </w:r>
    </w:p>
    <w:p w14:paraId="3165BE36" w14:textId="7F652DFB" w:rsidR="00423284" w:rsidRPr="009754A0" w:rsidRDefault="0034226B" w:rsidP="00256116">
      <w:pPr>
        <w:pStyle w:val="Caption"/>
        <w:spacing w:line="276" w:lineRule="auto"/>
        <w:jc w:val="both"/>
        <w:rPr>
          <w:rFonts w:ascii="Times New Roman" w:hAnsi="Times New Roman" w:cs="Times New Roman"/>
          <w:color w:val="auto"/>
        </w:rPr>
      </w:pPr>
      <w:bookmarkStart w:id="79" w:name="_Toc197924326"/>
      <w:r w:rsidRPr="009754A0">
        <w:rPr>
          <w:rFonts w:ascii="Times New Roman" w:hAnsi="Times New Roman" w:cs="Times New Roman"/>
          <w:color w:val="auto"/>
        </w:rPr>
        <w:t xml:space="preserve">Figure </w:t>
      </w:r>
      <w:r w:rsidR="00285BC2" w:rsidRPr="009754A0">
        <w:rPr>
          <w:rFonts w:ascii="Times New Roman" w:hAnsi="Times New Roman" w:cs="Times New Roman"/>
          <w:color w:val="auto"/>
        </w:rPr>
        <w:fldChar w:fldCharType="begin"/>
      </w:r>
      <w:r w:rsidR="00285BC2" w:rsidRPr="009754A0">
        <w:rPr>
          <w:rFonts w:ascii="Times New Roman" w:hAnsi="Times New Roman" w:cs="Times New Roman"/>
          <w:color w:val="auto"/>
        </w:rPr>
        <w:instrText xml:space="preserve"> STYLEREF 1 \s </w:instrText>
      </w:r>
      <w:r w:rsidR="00285BC2" w:rsidRPr="009754A0">
        <w:rPr>
          <w:rFonts w:ascii="Times New Roman" w:hAnsi="Times New Roman" w:cs="Times New Roman"/>
          <w:color w:val="auto"/>
        </w:rPr>
        <w:fldChar w:fldCharType="separate"/>
      </w:r>
      <w:r w:rsidR="004F2D4E">
        <w:rPr>
          <w:rFonts w:ascii="Times New Roman" w:hAnsi="Times New Roman" w:cs="Times New Roman"/>
          <w:noProof/>
          <w:color w:val="auto"/>
        </w:rPr>
        <w:t>9</w:t>
      </w:r>
      <w:r w:rsidR="00285BC2" w:rsidRPr="009754A0">
        <w:rPr>
          <w:rFonts w:ascii="Times New Roman" w:hAnsi="Times New Roman" w:cs="Times New Roman"/>
          <w:color w:val="auto"/>
        </w:rPr>
        <w:fldChar w:fldCharType="end"/>
      </w:r>
      <w:r w:rsidR="00285BC2" w:rsidRPr="009754A0">
        <w:rPr>
          <w:rFonts w:ascii="Times New Roman" w:hAnsi="Times New Roman" w:cs="Times New Roman"/>
          <w:color w:val="auto"/>
        </w:rPr>
        <w:t>.</w:t>
      </w:r>
      <w:r w:rsidR="009A1D8A" w:rsidRPr="009754A0">
        <w:rPr>
          <w:rFonts w:ascii="Times New Roman" w:hAnsi="Times New Roman" w:cs="Times New Roman"/>
          <w:color w:val="auto"/>
        </w:rPr>
        <w:t>1.</w:t>
      </w:r>
      <w:r w:rsidR="00575AC6" w:rsidRPr="009754A0">
        <w:rPr>
          <w:rFonts w:ascii="Times New Roman" w:hAnsi="Times New Roman" w:cs="Times New Roman"/>
          <w:color w:val="auto"/>
        </w:rPr>
        <w:fldChar w:fldCharType="begin"/>
      </w:r>
      <w:r w:rsidR="00575AC6" w:rsidRPr="009754A0">
        <w:rPr>
          <w:rFonts w:ascii="Times New Roman" w:hAnsi="Times New Roman" w:cs="Times New Roman"/>
          <w:color w:val="auto"/>
        </w:rPr>
        <w:instrText xml:space="preserve"> STYLEREF 2 \s </w:instrText>
      </w:r>
      <w:r w:rsidR="00575AC6" w:rsidRPr="009754A0">
        <w:rPr>
          <w:rFonts w:ascii="Times New Roman" w:hAnsi="Times New Roman" w:cs="Times New Roman"/>
          <w:color w:val="auto"/>
        </w:rPr>
        <w:fldChar w:fldCharType="separate"/>
      </w:r>
      <w:r w:rsidR="004F2D4E">
        <w:rPr>
          <w:rFonts w:ascii="Times New Roman" w:hAnsi="Times New Roman" w:cs="Times New Roman"/>
          <w:noProof/>
          <w:color w:val="auto"/>
        </w:rPr>
        <w:t>9.1</w:t>
      </w:r>
      <w:r w:rsidR="00575AC6" w:rsidRPr="009754A0">
        <w:rPr>
          <w:rFonts w:ascii="Times New Roman" w:hAnsi="Times New Roman" w:cs="Times New Roman"/>
          <w:color w:val="auto"/>
        </w:rPr>
        <w:fldChar w:fldCharType="end"/>
      </w:r>
      <w:r w:rsidR="00575AC6" w:rsidRPr="009754A0">
        <w:rPr>
          <w:rFonts w:ascii="Times New Roman" w:hAnsi="Times New Roman" w:cs="Times New Roman"/>
          <w:color w:val="auto"/>
        </w:rPr>
        <w:t>.</w:t>
      </w:r>
      <w:r w:rsidR="00575AC6" w:rsidRPr="009754A0">
        <w:rPr>
          <w:rFonts w:ascii="Times New Roman" w:hAnsi="Times New Roman" w:cs="Times New Roman"/>
          <w:color w:val="auto"/>
        </w:rPr>
        <w:fldChar w:fldCharType="begin"/>
      </w:r>
      <w:r w:rsidR="00575AC6" w:rsidRPr="009754A0">
        <w:rPr>
          <w:rFonts w:ascii="Times New Roman" w:hAnsi="Times New Roman" w:cs="Times New Roman"/>
          <w:color w:val="auto"/>
        </w:rPr>
        <w:instrText xml:space="preserve"> SEQ Figure \* ARABIC \s 2 </w:instrText>
      </w:r>
      <w:r w:rsidR="00575AC6" w:rsidRPr="009754A0">
        <w:rPr>
          <w:rFonts w:ascii="Times New Roman" w:hAnsi="Times New Roman" w:cs="Times New Roman"/>
          <w:color w:val="auto"/>
        </w:rPr>
        <w:fldChar w:fldCharType="separate"/>
      </w:r>
      <w:r w:rsidR="004F2D4E">
        <w:rPr>
          <w:rFonts w:ascii="Times New Roman" w:hAnsi="Times New Roman" w:cs="Times New Roman"/>
          <w:noProof/>
          <w:color w:val="auto"/>
        </w:rPr>
        <w:t>3</w:t>
      </w:r>
      <w:r w:rsidR="00575AC6" w:rsidRPr="009754A0">
        <w:rPr>
          <w:rFonts w:ascii="Times New Roman" w:hAnsi="Times New Roman" w:cs="Times New Roman"/>
          <w:color w:val="auto"/>
        </w:rPr>
        <w:fldChar w:fldCharType="end"/>
      </w:r>
      <w:r w:rsidRPr="009754A0">
        <w:rPr>
          <w:rFonts w:ascii="Times New Roman" w:hAnsi="Times New Roman" w:cs="Times New Roman"/>
          <w:color w:val="auto"/>
        </w:rPr>
        <w:t xml:space="preserve"> Edge Node Wall-mount sequence</w:t>
      </w:r>
      <w:bookmarkEnd w:id="79"/>
    </w:p>
    <w:p w14:paraId="7850B160" w14:textId="77777777" w:rsidR="001E5ED1" w:rsidRPr="009754A0" w:rsidRDefault="001E5ED1" w:rsidP="00256116">
      <w:pPr>
        <w:spacing w:line="276" w:lineRule="auto"/>
        <w:jc w:val="both"/>
        <w:rPr>
          <w:rFonts w:ascii="Times New Roman" w:hAnsi="Times New Roman" w:cs="Times New Roman"/>
          <w:b/>
          <w:bCs/>
        </w:rPr>
      </w:pPr>
    </w:p>
    <w:p w14:paraId="1CC58C23" w14:textId="77777777" w:rsidR="001E5ED1" w:rsidRPr="009754A0" w:rsidRDefault="001E5ED1" w:rsidP="00256116">
      <w:pPr>
        <w:spacing w:line="276" w:lineRule="auto"/>
        <w:jc w:val="both"/>
        <w:rPr>
          <w:rFonts w:ascii="Times New Roman" w:hAnsi="Times New Roman" w:cs="Times New Roman"/>
          <w:b/>
          <w:bCs/>
        </w:rPr>
      </w:pPr>
    </w:p>
    <w:p w14:paraId="63AA0FDE" w14:textId="4AB1A9A2"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lastRenderedPageBreak/>
        <w:t>3.3 Operating the Edge Node</w:t>
      </w:r>
    </w:p>
    <w:p w14:paraId="0E2F995C" w14:textId="77777777" w:rsidR="006A001D" w:rsidRPr="009754A0" w:rsidRDefault="006A001D" w:rsidP="007B6476">
      <w:pPr>
        <w:numPr>
          <w:ilvl w:val="0"/>
          <w:numId w:val="26"/>
        </w:numPr>
        <w:spacing w:line="276" w:lineRule="auto"/>
        <w:jc w:val="both"/>
        <w:rPr>
          <w:rFonts w:ascii="Times New Roman" w:hAnsi="Times New Roman" w:cs="Times New Roman"/>
        </w:rPr>
      </w:pPr>
      <w:r w:rsidRPr="009754A0">
        <w:rPr>
          <w:rFonts w:ascii="Times New Roman" w:hAnsi="Times New Roman" w:cs="Times New Roman"/>
        </w:rPr>
        <w:t>Power</w:t>
      </w:r>
      <w:r w:rsidRPr="009754A0">
        <w:rPr>
          <w:rFonts w:ascii="Times New Roman" w:hAnsi="Times New Roman" w:cs="Times New Roman"/>
        </w:rPr>
        <w:noBreakHyphen/>
        <w:t>up – Plug the 5 V adapter or switch on the fused spur. Within 5 s the green LED turns solid.</w:t>
      </w:r>
    </w:p>
    <w:p w14:paraId="531B0C80" w14:textId="77777777" w:rsidR="006A001D" w:rsidRPr="009754A0" w:rsidRDefault="006A001D" w:rsidP="007B6476">
      <w:pPr>
        <w:numPr>
          <w:ilvl w:val="0"/>
          <w:numId w:val="26"/>
        </w:numPr>
        <w:spacing w:line="276" w:lineRule="auto"/>
        <w:jc w:val="both"/>
        <w:rPr>
          <w:rFonts w:ascii="Times New Roman" w:hAnsi="Times New Roman" w:cs="Times New Roman"/>
        </w:rPr>
      </w:pPr>
      <w:r w:rsidRPr="009754A0">
        <w:rPr>
          <w:rFonts w:ascii="Times New Roman" w:hAnsi="Times New Roman" w:cs="Times New Roman"/>
        </w:rPr>
        <w:t>GSM handshake – The blue GSM LED blinks at 1 Hz while registering; a steady 3 s ON / 3 s OFF heartbeat indicates successful network attach.</w:t>
      </w:r>
    </w:p>
    <w:p w14:paraId="4FBB7F8A" w14:textId="77777777" w:rsidR="006A001D" w:rsidRPr="009754A0" w:rsidRDefault="006A001D" w:rsidP="007B6476">
      <w:pPr>
        <w:numPr>
          <w:ilvl w:val="0"/>
          <w:numId w:val="26"/>
        </w:numPr>
        <w:spacing w:line="276" w:lineRule="auto"/>
        <w:jc w:val="both"/>
        <w:rPr>
          <w:rFonts w:ascii="Times New Roman" w:hAnsi="Times New Roman" w:cs="Times New Roman"/>
        </w:rPr>
      </w:pPr>
      <w:r w:rsidRPr="009754A0">
        <w:rPr>
          <w:rFonts w:ascii="Times New Roman" w:hAnsi="Times New Roman" w:cs="Times New Roman"/>
        </w:rPr>
        <w:t>Firmware log (optional) – Connect a micro</w:t>
      </w:r>
      <w:r w:rsidRPr="009754A0">
        <w:rPr>
          <w:rFonts w:ascii="Times New Roman" w:hAnsi="Times New Roman" w:cs="Times New Roman"/>
        </w:rPr>
        <w:noBreakHyphen/>
        <w:t>USB cable to a PC and open a serial console at 9600 baud. You will see sensor initialisation messages, APN negotiation, and live JSON payloads.</w:t>
      </w:r>
    </w:p>
    <w:p w14:paraId="6718A054" w14:textId="77777777" w:rsidR="006A001D" w:rsidRPr="009754A0" w:rsidRDefault="006A001D" w:rsidP="007B6476">
      <w:pPr>
        <w:numPr>
          <w:ilvl w:val="0"/>
          <w:numId w:val="26"/>
        </w:numPr>
        <w:spacing w:line="276" w:lineRule="auto"/>
        <w:jc w:val="both"/>
        <w:rPr>
          <w:rFonts w:ascii="Times New Roman" w:hAnsi="Times New Roman" w:cs="Times New Roman"/>
        </w:rPr>
      </w:pPr>
      <w:r w:rsidRPr="009754A0">
        <w:rPr>
          <w:rFonts w:ascii="Times New Roman" w:hAnsi="Times New Roman" w:cs="Times New Roman"/>
        </w:rPr>
        <w:t>Once the message TX</w:t>
      </w:r>
      <w:r w:rsidRPr="009754A0">
        <w:rPr>
          <w:rFonts w:ascii="Times New Roman" w:hAnsi="Times New Roman" w:cs="Times New Roman"/>
        </w:rPr>
        <w:noBreakHyphen/>
        <w:t xml:space="preserve">OK </w:t>
      </w:r>
      <w:r w:rsidRPr="009754A0">
        <w:rPr>
          <w:rFonts w:ascii="Cambria Math" w:hAnsi="Cambria Math" w:cs="Cambria Math"/>
        </w:rPr>
        <w:t>▶</w:t>
      </w:r>
      <w:r w:rsidRPr="009754A0">
        <w:rPr>
          <w:rFonts w:ascii="Times New Roman" w:hAnsi="Times New Roman" w:cs="Times New Roman"/>
        </w:rPr>
        <w:t xml:space="preserve"> ThingSpeak appears, proceed to the online dashboard (Section 5).</w:t>
      </w:r>
    </w:p>
    <w:p w14:paraId="36CBB67E" w14:textId="5978F974"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3.4 Operating Hardware Image</w:t>
      </w:r>
    </w:p>
    <w:p w14:paraId="7C4B77B6" w14:textId="77777777" w:rsidR="00961ED7" w:rsidRPr="009754A0" w:rsidRDefault="000E53D1" w:rsidP="00256116">
      <w:pPr>
        <w:keepNext/>
        <w:spacing w:line="276" w:lineRule="auto"/>
        <w:jc w:val="center"/>
        <w:rPr>
          <w:rFonts w:ascii="Times New Roman" w:hAnsi="Times New Roman" w:cs="Times New Roman"/>
        </w:rPr>
      </w:pPr>
      <w:r w:rsidRPr="009754A0">
        <w:rPr>
          <w:rFonts w:ascii="Times New Roman" w:hAnsi="Times New Roman" w:cs="Times New Roman"/>
          <w:b/>
          <w:bCs/>
          <w:noProof/>
          <w:lang w:eastAsia="en-US" w:bidi="ar-SA"/>
          <w14:ligatures w14:val="standardContextual"/>
        </w:rPr>
        <w:drawing>
          <wp:inline distT="0" distB="0" distL="0" distR="0" wp14:anchorId="75A927F2" wp14:editId="6499F025">
            <wp:extent cx="5651278" cy="5195147"/>
            <wp:effectExtent l="0" t="0" r="6985" b="5715"/>
            <wp:docPr id="10773393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39330" name="Picture 1077339330"/>
                    <pic:cNvPicPr/>
                  </pic:nvPicPr>
                  <pic:blipFill>
                    <a:blip r:embed="rId106">
                      <a:extLst>
                        <a:ext uri="{28A0092B-C50C-407E-A947-70E740481C1C}">
                          <a14:useLocalDpi xmlns:a14="http://schemas.microsoft.com/office/drawing/2010/main" val="0"/>
                        </a:ext>
                      </a:extLst>
                    </a:blip>
                    <a:stretch>
                      <a:fillRect/>
                    </a:stretch>
                  </pic:blipFill>
                  <pic:spPr>
                    <a:xfrm>
                      <a:off x="0" y="0"/>
                      <a:ext cx="5655372" cy="5198911"/>
                    </a:xfrm>
                    <a:prstGeom prst="rect">
                      <a:avLst/>
                    </a:prstGeom>
                  </pic:spPr>
                </pic:pic>
              </a:graphicData>
            </a:graphic>
          </wp:inline>
        </w:drawing>
      </w:r>
    </w:p>
    <w:p w14:paraId="410B8A49" w14:textId="647B1EE2" w:rsidR="000E53D1" w:rsidRPr="009754A0" w:rsidRDefault="00961ED7" w:rsidP="00256116">
      <w:pPr>
        <w:pStyle w:val="Caption"/>
        <w:spacing w:line="276" w:lineRule="auto"/>
        <w:jc w:val="both"/>
        <w:rPr>
          <w:rFonts w:ascii="Times New Roman" w:hAnsi="Times New Roman" w:cs="Times New Roman"/>
          <w:b/>
          <w:bCs/>
          <w:color w:val="auto"/>
        </w:rPr>
      </w:pPr>
      <w:bookmarkStart w:id="80" w:name="_Toc197924327"/>
      <w:r w:rsidRPr="009754A0">
        <w:rPr>
          <w:rFonts w:ascii="Times New Roman" w:hAnsi="Times New Roman" w:cs="Times New Roman"/>
          <w:color w:val="auto"/>
        </w:rPr>
        <w:t xml:space="preserve">Figure </w:t>
      </w:r>
      <w:r w:rsidR="00285BC2" w:rsidRPr="009754A0">
        <w:rPr>
          <w:rFonts w:ascii="Times New Roman" w:hAnsi="Times New Roman" w:cs="Times New Roman"/>
          <w:color w:val="auto"/>
        </w:rPr>
        <w:fldChar w:fldCharType="begin"/>
      </w:r>
      <w:r w:rsidR="00285BC2" w:rsidRPr="009754A0">
        <w:rPr>
          <w:rFonts w:ascii="Times New Roman" w:hAnsi="Times New Roman" w:cs="Times New Roman"/>
          <w:color w:val="auto"/>
        </w:rPr>
        <w:instrText xml:space="preserve"> STYLEREF 1 \s </w:instrText>
      </w:r>
      <w:r w:rsidR="00285BC2" w:rsidRPr="009754A0">
        <w:rPr>
          <w:rFonts w:ascii="Times New Roman" w:hAnsi="Times New Roman" w:cs="Times New Roman"/>
          <w:color w:val="auto"/>
        </w:rPr>
        <w:fldChar w:fldCharType="separate"/>
      </w:r>
      <w:r w:rsidR="004F2D4E">
        <w:rPr>
          <w:rFonts w:ascii="Times New Roman" w:hAnsi="Times New Roman" w:cs="Times New Roman"/>
          <w:noProof/>
          <w:color w:val="auto"/>
        </w:rPr>
        <w:t>9</w:t>
      </w:r>
      <w:r w:rsidR="00285BC2" w:rsidRPr="009754A0">
        <w:rPr>
          <w:rFonts w:ascii="Times New Roman" w:hAnsi="Times New Roman" w:cs="Times New Roman"/>
          <w:color w:val="auto"/>
        </w:rPr>
        <w:fldChar w:fldCharType="end"/>
      </w:r>
      <w:r w:rsidR="009A1D8A" w:rsidRPr="009754A0">
        <w:rPr>
          <w:rFonts w:ascii="Times New Roman" w:hAnsi="Times New Roman" w:cs="Times New Roman"/>
          <w:color w:val="auto"/>
        </w:rPr>
        <w:t>.1</w:t>
      </w:r>
      <w:r w:rsidR="00285BC2" w:rsidRPr="009754A0">
        <w:rPr>
          <w:rFonts w:ascii="Times New Roman" w:hAnsi="Times New Roman" w:cs="Times New Roman"/>
          <w:color w:val="auto"/>
        </w:rPr>
        <w:t>.</w:t>
      </w:r>
      <w:r w:rsidR="00575AC6" w:rsidRPr="009754A0">
        <w:rPr>
          <w:rFonts w:ascii="Times New Roman" w:hAnsi="Times New Roman" w:cs="Times New Roman"/>
          <w:color w:val="auto"/>
        </w:rPr>
        <w:fldChar w:fldCharType="begin"/>
      </w:r>
      <w:r w:rsidR="00575AC6" w:rsidRPr="009754A0">
        <w:rPr>
          <w:rFonts w:ascii="Times New Roman" w:hAnsi="Times New Roman" w:cs="Times New Roman"/>
          <w:color w:val="auto"/>
        </w:rPr>
        <w:instrText xml:space="preserve"> STYLEREF 2 \s </w:instrText>
      </w:r>
      <w:r w:rsidR="00575AC6" w:rsidRPr="009754A0">
        <w:rPr>
          <w:rFonts w:ascii="Times New Roman" w:hAnsi="Times New Roman" w:cs="Times New Roman"/>
          <w:color w:val="auto"/>
        </w:rPr>
        <w:fldChar w:fldCharType="separate"/>
      </w:r>
      <w:r w:rsidR="004F2D4E">
        <w:rPr>
          <w:rFonts w:ascii="Times New Roman" w:hAnsi="Times New Roman" w:cs="Times New Roman"/>
          <w:noProof/>
          <w:color w:val="auto"/>
        </w:rPr>
        <w:t>9.1</w:t>
      </w:r>
      <w:r w:rsidR="00575AC6" w:rsidRPr="009754A0">
        <w:rPr>
          <w:rFonts w:ascii="Times New Roman" w:hAnsi="Times New Roman" w:cs="Times New Roman"/>
          <w:color w:val="auto"/>
        </w:rPr>
        <w:fldChar w:fldCharType="end"/>
      </w:r>
      <w:r w:rsidR="00575AC6" w:rsidRPr="009754A0">
        <w:rPr>
          <w:rFonts w:ascii="Times New Roman" w:hAnsi="Times New Roman" w:cs="Times New Roman"/>
          <w:color w:val="auto"/>
        </w:rPr>
        <w:t>.</w:t>
      </w:r>
      <w:r w:rsidR="00575AC6" w:rsidRPr="009754A0">
        <w:rPr>
          <w:rFonts w:ascii="Times New Roman" w:hAnsi="Times New Roman" w:cs="Times New Roman"/>
          <w:color w:val="auto"/>
        </w:rPr>
        <w:fldChar w:fldCharType="begin"/>
      </w:r>
      <w:r w:rsidR="00575AC6" w:rsidRPr="009754A0">
        <w:rPr>
          <w:rFonts w:ascii="Times New Roman" w:hAnsi="Times New Roman" w:cs="Times New Roman"/>
          <w:color w:val="auto"/>
        </w:rPr>
        <w:instrText xml:space="preserve"> SEQ Figure \* ARABIC \s 2 </w:instrText>
      </w:r>
      <w:r w:rsidR="00575AC6" w:rsidRPr="009754A0">
        <w:rPr>
          <w:rFonts w:ascii="Times New Roman" w:hAnsi="Times New Roman" w:cs="Times New Roman"/>
          <w:color w:val="auto"/>
        </w:rPr>
        <w:fldChar w:fldCharType="separate"/>
      </w:r>
      <w:r w:rsidR="004F2D4E">
        <w:rPr>
          <w:rFonts w:ascii="Times New Roman" w:hAnsi="Times New Roman" w:cs="Times New Roman"/>
          <w:noProof/>
          <w:color w:val="auto"/>
        </w:rPr>
        <w:t>4</w:t>
      </w:r>
      <w:r w:rsidR="00575AC6" w:rsidRPr="009754A0">
        <w:rPr>
          <w:rFonts w:ascii="Times New Roman" w:hAnsi="Times New Roman" w:cs="Times New Roman"/>
          <w:color w:val="auto"/>
        </w:rPr>
        <w:fldChar w:fldCharType="end"/>
      </w:r>
      <w:r w:rsidRPr="009754A0">
        <w:rPr>
          <w:rFonts w:ascii="Times New Roman" w:hAnsi="Times New Roman" w:cs="Times New Roman"/>
          <w:color w:val="auto"/>
        </w:rPr>
        <w:t xml:space="preserve"> Edge Node In-Situ Photo</w:t>
      </w:r>
      <w:bookmarkEnd w:id="80"/>
    </w:p>
    <w:p w14:paraId="62219DAB" w14:textId="6F436A83" w:rsidR="006A001D" w:rsidRPr="009754A0" w:rsidRDefault="004A40C0" w:rsidP="00256116">
      <w:pPr>
        <w:spacing w:line="276" w:lineRule="auto"/>
        <w:jc w:val="both"/>
        <w:rPr>
          <w:rFonts w:ascii="Times New Roman" w:hAnsi="Times New Roman" w:cs="Times New Roman"/>
        </w:rPr>
      </w:pPr>
      <w:r w:rsidRPr="009754A0">
        <w:rPr>
          <w:rFonts w:ascii="Times New Roman" w:hAnsi="Times New Roman" w:cs="Times New Roman"/>
          <w:i/>
          <w:iCs/>
        </w:rPr>
        <w:t>Figure 9</w:t>
      </w:r>
      <w:r w:rsidR="009A1D8A" w:rsidRPr="009754A0">
        <w:rPr>
          <w:rFonts w:ascii="Times New Roman" w:hAnsi="Times New Roman" w:cs="Times New Roman"/>
          <w:i/>
          <w:iCs/>
        </w:rPr>
        <w:t>.1</w:t>
      </w:r>
      <w:r w:rsidR="00961ED7" w:rsidRPr="009754A0">
        <w:rPr>
          <w:rFonts w:ascii="Times New Roman" w:hAnsi="Times New Roman" w:cs="Times New Roman"/>
          <w:i/>
          <w:iCs/>
        </w:rPr>
        <w:t>.4</w:t>
      </w:r>
      <w:r w:rsidR="006A001D" w:rsidRPr="009754A0">
        <w:rPr>
          <w:rFonts w:ascii="Times New Roman" w:hAnsi="Times New Roman" w:cs="Times New Roman"/>
          <w:i/>
          <w:iCs/>
        </w:rPr>
        <w:t xml:space="preserve"> depicts a fully</w:t>
      </w:r>
      <w:r w:rsidR="006A001D" w:rsidRPr="009754A0">
        <w:rPr>
          <w:rFonts w:ascii="Times New Roman" w:hAnsi="Times New Roman" w:cs="Times New Roman"/>
          <w:i/>
          <w:iCs/>
        </w:rPr>
        <w:noBreakHyphen/>
        <w:t>installed node with LEDs identified (1 – Status, 2 – GSM, 3 – Alert) and external antenna orientation.</w:t>
      </w:r>
    </w:p>
    <w:p w14:paraId="4CD98FA7" w14:textId="77777777" w:rsidR="002600F0" w:rsidRPr="009754A0" w:rsidRDefault="002600F0" w:rsidP="00256116">
      <w:pPr>
        <w:spacing w:line="276" w:lineRule="auto"/>
        <w:jc w:val="both"/>
        <w:rPr>
          <w:rFonts w:ascii="Times New Roman" w:hAnsi="Times New Roman" w:cs="Times New Roman"/>
          <w:b/>
          <w:bCs/>
        </w:rPr>
      </w:pPr>
    </w:p>
    <w:p w14:paraId="3C422283" w14:textId="77777777" w:rsidR="002600F0" w:rsidRPr="009754A0" w:rsidRDefault="002600F0" w:rsidP="00256116">
      <w:pPr>
        <w:spacing w:line="276" w:lineRule="auto"/>
        <w:jc w:val="both"/>
        <w:rPr>
          <w:rFonts w:ascii="Times New Roman" w:hAnsi="Times New Roman" w:cs="Times New Roman"/>
          <w:b/>
          <w:bCs/>
        </w:rPr>
      </w:pPr>
    </w:p>
    <w:p w14:paraId="49ED863A" w14:textId="77777777" w:rsidR="002600F0" w:rsidRPr="009754A0" w:rsidRDefault="002600F0" w:rsidP="00256116">
      <w:pPr>
        <w:spacing w:line="276" w:lineRule="auto"/>
        <w:jc w:val="both"/>
        <w:rPr>
          <w:rFonts w:ascii="Times New Roman" w:hAnsi="Times New Roman" w:cs="Times New Roman"/>
          <w:b/>
          <w:bCs/>
        </w:rPr>
      </w:pPr>
    </w:p>
    <w:p w14:paraId="05F3B3EF" w14:textId="77777777" w:rsidR="002600F0" w:rsidRPr="009754A0" w:rsidRDefault="002600F0" w:rsidP="00256116">
      <w:pPr>
        <w:spacing w:line="276" w:lineRule="auto"/>
        <w:jc w:val="both"/>
        <w:rPr>
          <w:rFonts w:ascii="Times New Roman" w:hAnsi="Times New Roman" w:cs="Times New Roman"/>
          <w:b/>
          <w:bCs/>
        </w:rPr>
      </w:pPr>
    </w:p>
    <w:p w14:paraId="3EAA9C96" w14:textId="38433923" w:rsidR="006A001D" w:rsidRPr="009754A0" w:rsidRDefault="007E5D02" w:rsidP="00256116">
      <w:pPr>
        <w:spacing w:line="276" w:lineRule="auto"/>
        <w:jc w:val="both"/>
        <w:rPr>
          <w:rFonts w:ascii="Times New Roman" w:hAnsi="Times New Roman" w:cs="Times New Roman"/>
        </w:rPr>
      </w:pPr>
      <w:r w:rsidRPr="009754A0">
        <w:rPr>
          <w:rFonts w:ascii="Times New Roman" w:hAnsi="Times New Roman" w:cs="Times New Roman"/>
        </w:rPr>
        <w:lastRenderedPageBreak/>
        <w:t>4 Firmware</w:t>
      </w:r>
      <w:r w:rsidR="006A001D" w:rsidRPr="009754A0">
        <w:rPr>
          <w:rFonts w:ascii="Times New Roman" w:hAnsi="Times New Roman" w:cs="Times New Roman"/>
        </w:rPr>
        <w:t> and Connectivity</w:t>
      </w:r>
    </w:p>
    <w:p w14:paraId="3245FCD0"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4.1 Factory Flashed Firmware</w:t>
      </w:r>
    </w:p>
    <w:p w14:paraId="420074A1"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Edge nodes ship with factoryairwatch-node</w:t>
      </w:r>
      <w:r w:rsidRPr="009754A0">
        <w:rPr>
          <w:rFonts w:ascii="Times New Roman" w:hAnsi="Times New Roman" w:cs="Times New Roman"/>
        </w:rPr>
        <w:noBreakHyphen/>
        <w:t>v1.4.hex, SHA</w:t>
      </w:r>
      <w:r w:rsidRPr="009754A0">
        <w:rPr>
          <w:rFonts w:ascii="Times New Roman" w:hAnsi="Times New Roman" w:cs="Times New Roman"/>
        </w:rPr>
        <w:noBreakHyphen/>
        <w:t>256 documented on the rear label. If a re</w:t>
      </w:r>
      <w:r w:rsidRPr="009754A0">
        <w:rPr>
          <w:rFonts w:ascii="Times New Roman" w:hAnsi="Times New Roman" w:cs="Times New Roman"/>
        </w:rPr>
        <w:noBreakHyphen/>
        <w:t>flash is required:</w:t>
      </w:r>
    </w:p>
    <w:p w14:paraId="26871FC1" w14:textId="77777777" w:rsidR="006A001D" w:rsidRPr="009754A0" w:rsidRDefault="006A001D" w:rsidP="007B6476">
      <w:pPr>
        <w:numPr>
          <w:ilvl w:val="0"/>
          <w:numId w:val="27"/>
        </w:numPr>
        <w:spacing w:line="276" w:lineRule="auto"/>
        <w:jc w:val="both"/>
        <w:rPr>
          <w:rFonts w:ascii="Times New Roman" w:hAnsi="Times New Roman" w:cs="Times New Roman"/>
        </w:rPr>
      </w:pPr>
      <w:r w:rsidRPr="009754A0">
        <w:rPr>
          <w:rFonts w:ascii="Times New Roman" w:hAnsi="Times New Roman" w:cs="Times New Roman"/>
        </w:rPr>
        <w:t>Download latest signed HEX from GitHub releases.</w:t>
      </w:r>
    </w:p>
    <w:p w14:paraId="28D9EBBB" w14:textId="77777777" w:rsidR="006A001D" w:rsidRPr="009754A0" w:rsidRDefault="006A001D" w:rsidP="007B6476">
      <w:pPr>
        <w:numPr>
          <w:ilvl w:val="0"/>
          <w:numId w:val="27"/>
        </w:numPr>
        <w:spacing w:line="276" w:lineRule="auto"/>
        <w:jc w:val="both"/>
        <w:rPr>
          <w:rFonts w:ascii="Times New Roman" w:hAnsi="Times New Roman" w:cs="Times New Roman"/>
        </w:rPr>
      </w:pPr>
      <w:r w:rsidRPr="009754A0">
        <w:rPr>
          <w:rFonts w:ascii="Times New Roman" w:hAnsi="Times New Roman" w:cs="Times New Roman"/>
        </w:rPr>
        <w:t>Connect micro</w:t>
      </w:r>
      <w:r w:rsidRPr="009754A0">
        <w:rPr>
          <w:rFonts w:ascii="Times New Roman" w:hAnsi="Times New Roman" w:cs="Times New Roman"/>
        </w:rPr>
        <w:noBreakHyphen/>
        <w:t>USB to laptop with PlatformIO.</w:t>
      </w:r>
    </w:p>
    <w:p w14:paraId="4B353CC0" w14:textId="77777777" w:rsidR="006A001D" w:rsidRPr="009754A0" w:rsidRDefault="006A001D" w:rsidP="007B6476">
      <w:pPr>
        <w:numPr>
          <w:ilvl w:val="0"/>
          <w:numId w:val="27"/>
        </w:numPr>
        <w:spacing w:line="276" w:lineRule="auto"/>
        <w:jc w:val="both"/>
        <w:rPr>
          <w:rFonts w:ascii="Times New Roman" w:hAnsi="Times New Roman" w:cs="Times New Roman"/>
        </w:rPr>
      </w:pPr>
      <w:r w:rsidRPr="009754A0">
        <w:rPr>
          <w:rFonts w:ascii="Times New Roman" w:hAnsi="Times New Roman" w:cs="Times New Roman"/>
        </w:rPr>
        <w:t>Run pio run -t upload.</w:t>
      </w:r>
    </w:p>
    <w:p w14:paraId="54686718" w14:textId="77777777" w:rsidR="006A001D" w:rsidRPr="009754A0" w:rsidRDefault="006A001D" w:rsidP="007B6476">
      <w:pPr>
        <w:numPr>
          <w:ilvl w:val="0"/>
          <w:numId w:val="27"/>
        </w:numPr>
        <w:spacing w:line="276" w:lineRule="auto"/>
        <w:jc w:val="both"/>
        <w:rPr>
          <w:rFonts w:ascii="Times New Roman" w:hAnsi="Times New Roman" w:cs="Times New Roman"/>
        </w:rPr>
      </w:pPr>
      <w:r w:rsidRPr="009754A0">
        <w:rPr>
          <w:rFonts w:ascii="Times New Roman" w:hAnsi="Times New Roman" w:cs="Times New Roman"/>
        </w:rPr>
        <w:t xml:space="preserve">Observe console for </w:t>
      </w:r>
      <w:r w:rsidRPr="009754A0">
        <w:rPr>
          <w:rFonts w:ascii="Times New Roman" w:hAnsi="Times New Roman" w:cs="Times New Roman"/>
          <w:i/>
          <w:iCs/>
        </w:rPr>
        <w:t>signature</w:t>
      </w:r>
      <w:r w:rsidRPr="009754A0">
        <w:rPr>
          <w:rFonts w:ascii="Times New Roman" w:hAnsi="Times New Roman" w:cs="Times New Roman"/>
          <w:i/>
          <w:iCs/>
        </w:rPr>
        <w:noBreakHyphen/>
        <w:t>OK</w:t>
      </w:r>
      <w:r w:rsidRPr="009754A0">
        <w:rPr>
          <w:rFonts w:ascii="Times New Roman" w:hAnsi="Times New Roman" w:cs="Times New Roman"/>
        </w:rPr>
        <w:t>.</w:t>
      </w:r>
    </w:p>
    <w:p w14:paraId="4447D949"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4.2 SIM Provisioning</w:t>
      </w:r>
    </w:p>
    <w:p w14:paraId="1367AFFF" w14:textId="77777777" w:rsidR="006A001D" w:rsidRPr="009754A0" w:rsidRDefault="006A001D" w:rsidP="007B6476">
      <w:pPr>
        <w:numPr>
          <w:ilvl w:val="0"/>
          <w:numId w:val="28"/>
        </w:numPr>
        <w:spacing w:line="276" w:lineRule="auto"/>
        <w:jc w:val="both"/>
        <w:rPr>
          <w:rFonts w:ascii="Times New Roman" w:hAnsi="Times New Roman" w:cs="Times New Roman"/>
        </w:rPr>
      </w:pPr>
      <w:r w:rsidRPr="009754A0">
        <w:rPr>
          <w:rFonts w:ascii="Times New Roman" w:hAnsi="Times New Roman" w:cs="Times New Roman"/>
        </w:rPr>
        <w:t>APN: webmtn (MTN) or internet (Airtel fallback)</w:t>
      </w:r>
    </w:p>
    <w:p w14:paraId="0BD78163" w14:textId="77777777" w:rsidR="006A001D" w:rsidRPr="009754A0" w:rsidRDefault="006A001D" w:rsidP="007B6476">
      <w:pPr>
        <w:numPr>
          <w:ilvl w:val="0"/>
          <w:numId w:val="28"/>
        </w:numPr>
        <w:spacing w:line="276" w:lineRule="auto"/>
        <w:jc w:val="both"/>
        <w:rPr>
          <w:rFonts w:ascii="Times New Roman" w:hAnsi="Times New Roman" w:cs="Times New Roman"/>
        </w:rPr>
      </w:pPr>
      <w:r w:rsidRPr="009754A0">
        <w:rPr>
          <w:rFonts w:ascii="Times New Roman" w:hAnsi="Times New Roman" w:cs="Times New Roman"/>
        </w:rPr>
        <w:t>SMS Center: inherited automatically</w:t>
      </w:r>
    </w:p>
    <w:p w14:paraId="658B6BD5" w14:textId="77777777" w:rsidR="006A001D" w:rsidRPr="009754A0" w:rsidRDefault="006A001D" w:rsidP="007B6476">
      <w:pPr>
        <w:numPr>
          <w:ilvl w:val="0"/>
          <w:numId w:val="28"/>
        </w:numPr>
        <w:spacing w:line="276" w:lineRule="auto"/>
        <w:jc w:val="both"/>
        <w:rPr>
          <w:rFonts w:ascii="Times New Roman" w:hAnsi="Times New Roman" w:cs="Times New Roman"/>
        </w:rPr>
      </w:pPr>
      <w:r w:rsidRPr="009754A0">
        <w:rPr>
          <w:rFonts w:ascii="Times New Roman" w:hAnsi="Times New Roman" w:cs="Times New Roman"/>
        </w:rPr>
        <w:t>Data plan: ≥ 50 MB / month (~25 MB headroom)</w:t>
      </w:r>
    </w:p>
    <w:p w14:paraId="30B4C56A"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 xml:space="preserve">Press </w:t>
      </w:r>
      <w:r w:rsidRPr="009754A0">
        <w:rPr>
          <w:rFonts w:ascii="Times New Roman" w:hAnsi="Times New Roman" w:cs="Times New Roman"/>
          <w:i/>
          <w:iCs/>
        </w:rPr>
        <w:t>TEST </w:t>
      </w:r>
      <w:r w:rsidRPr="009754A0">
        <w:rPr>
          <w:rFonts w:ascii="Segoe UI Symbol" w:hAnsi="Segoe UI Symbol" w:cs="Segoe UI Symbol"/>
          <w:i/>
          <w:iCs/>
        </w:rPr>
        <w:t>✉</w:t>
      </w:r>
      <w:r w:rsidRPr="009754A0">
        <w:rPr>
          <w:rFonts w:ascii="Times New Roman" w:hAnsi="Times New Roman" w:cs="Times New Roman"/>
        </w:rPr>
        <w:t xml:space="preserve"> for 2 s to send a self</w:t>
      </w:r>
      <w:r w:rsidRPr="009754A0">
        <w:rPr>
          <w:rFonts w:ascii="Times New Roman" w:hAnsi="Times New Roman" w:cs="Times New Roman"/>
        </w:rPr>
        <w:noBreakHyphen/>
        <w:t>diagnostic SMS to the admin roster.</w:t>
      </w:r>
    </w:p>
    <w:p w14:paraId="220630BA" w14:textId="228F1047" w:rsidR="006A001D" w:rsidRPr="009754A0" w:rsidRDefault="006A001D" w:rsidP="00256116">
      <w:pPr>
        <w:spacing w:line="276" w:lineRule="auto"/>
        <w:jc w:val="both"/>
        <w:rPr>
          <w:rFonts w:ascii="Times New Roman" w:hAnsi="Times New Roman" w:cs="Times New Roman"/>
        </w:rPr>
      </w:pPr>
    </w:p>
    <w:p w14:paraId="62881268" w14:textId="4FCC066C" w:rsidR="006A001D" w:rsidRPr="009754A0" w:rsidRDefault="006009E8" w:rsidP="00256116">
      <w:pPr>
        <w:spacing w:line="276" w:lineRule="auto"/>
        <w:jc w:val="both"/>
        <w:rPr>
          <w:rFonts w:ascii="Times New Roman" w:hAnsi="Times New Roman" w:cs="Times New Roman"/>
        </w:rPr>
      </w:pPr>
      <w:r w:rsidRPr="009754A0">
        <w:rPr>
          <w:rFonts w:ascii="Times New Roman" w:hAnsi="Times New Roman" w:cs="Times New Roman"/>
        </w:rPr>
        <w:t>5 Dashboard</w:t>
      </w:r>
      <w:r w:rsidR="006A001D" w:rsidRPr="009754A0">
        <w:rPr>
          <w:rFonts w:ascii="Times New Roman" w:hAnsi="Times New Roman" w:cs="Times New Roman"/>
        </w:rPr>
        <w:t> Login &amp; Navigation</w:t>
      </w:r>
    </w:p>
    <w:p w14:paraId="1936FA86" w14:textId="77777777" w:rsidR="006A001D" w:rsidRPr="009754A0" w:rsidRDefault="006A001D" w:rsidP="007B6476">
      <w:pPr>
        <w:numPr>
          <w:ilvl w:val="0"/>
          <w:numId w:val="29"/>
        </w:numPr>
        <w:spacing w:line="276" w:lineRule="auto"/>
        <w:jc w:val="both"/>
        <w:rPr>
          <w:rFonts w:ascii="Times New Roman" w:hAnsi="Times New Roman" w:cs="Times New Roman"/>
        </w:rPr>
      </w:pPr>
      <w:r w:rsidRPr="009754A0">
        <w:rPr>
          <w:rFonts w:ascii="Times New Roman" w:hAnsi="Times New Roman" w:cs="Times New Roman"/>
        </w:rPr>
        <w:t>Open https://factory-air-watch-m9bx.vercel.app.</w:t>
      </w:r>
    </w:p>
    <w:p w14:paraId="6D3598E1" w14:textId="77777777" w:rsidR="006A001D" w:rsidRPr="009754A0" w:rsidRDefault="006A001D" w:rsidP="007B6476">
      <w:pPr>
        <w:numPr>
          <w:ilvl w:val="0"/>
          <w:numId w:val="29"/>
        </w:numPr>
        <w:spacing w:line="276" w:lineRule="auto"/>
        <w:jc w:val="both"/>
        <w:rPr>
          <w:rFonts w:ascii="Times New Roman" w:hAnsi="Times New Roman" w:cs="Times New Roman"/>
        </w:rPr>
      </w:pPr>
      <w:r w:rsidRPr="009754A0">
        <w:rPr>
          <w:rFonts w:ascii="Times New Roman" w:hAnsi="Times New Roman" w:cs="Times New Roman"/>
        </w:rPr>
        <w:t>Enter provided credentials.</w:t>
      </w:r>
    </w:p>
    <w:p w14:paraId="67295DCA" w14:textId="77777777" w:rsidR="00961ED7" w:rsidRPr="009754A0" w:rsidRDefault="00E62B59" w:rsidP="00256116">
      <w:pPr>
        <w:keepNext/>
        <w:spacing w:line="276" w:lineRule="auto"/>
        <w:jc w:val="both"/>
        <w:rPr>
          <w:rFonts w:ascii="Times New Roman" w:hAnsi="Times New Roman" w:cs="Times New Roman"/>
        </w:rPr>
      </w:pPr>
      <w:r w:rsidRPr="009754A0">
        <w:rPr>
          <w:rFonts w:ascii="Times New Roman" w:hAnsi="Times New Roman" w:cs="Times New Roman"/>
          <w:noProof/>
          <w:lang w:eastAsia="en-US" w:bidi="ar-SA"/>
        </w:rPr>
        <w:drawing>
          <wp:inline distT="0" distB="0" distL="0" distR="0" wp14:anchorId="522A846C" wp14:editId="3765A8A3">
            <wp:extent cx="6120130" cy="2620010"/>
            <wp:effectExtent l="0" t="0" r="0" b="8890"/>
            <wp:docPr id="841278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78548" name=""/>
                    <pic:cNvPicPr/>
                  </pic:nvPicPr>
                  <pic:blipFill>
                    <a:blip r:embed="rId107"/>
                    <a:stretch>
                      <a:fillRect/>
                    </a:stretch>
                  </pic:blipFill>
                  <pic:spPr>
                    <a:xfrm>
                      <a:off x="0" y="0"/>
                      <a:ext cx="6120130" cy="2620010"/>
                    </a:xfrm>
                    <a:prstGeom prst="rect">
                      <a:avLst/>
                    </a:prstGeom>
                  </pic:spPr>
                </pic:pic>
              </a:graphicData>
            </a:graphic>
          </wp:inline>
        </w:drawing>
      </w:r>
    </w:p>
    <w:p w14:paraId="54FA2E5B" w14:textId="086AA759" w:rsidR="00E62B59" w:rsidRPr="009754A0" w:rsidRDefault="00961ED7" w:rsidP="00256116">
      <w:pPr>
        <w:pStyle w:val="Caption"/>
        <w:spacing w:line="276" w:lineRule="auto"/>
        <w:jc w:val="both"/>
        <w:rPr>
          <w:rFonts w:ascii="Times New Roman" w:hAnsi="Times New Roman" w:cs="Times New Roman"/>
          <w:color w:val="auto"/>
        </w:rPr>
      </w:pPr>
      <w:bookmarkStart w:id="81" w:name="_Toc197924328"/>
      <w:r w:rsidRPr="009754A0">
        <w:rPr>
          <w:rFonts w:ascii="Times New Roman" w:hAnsi="Times New Roman" w:cs="Times New Roman"/>
          <w:color w:val="auto"/>
        </w:rPr>
        <w:t xml:space="preserve">Figure </w:t>
      </w:r>
      <w:r w:rsidR="00285BC2" w:rsidRPr="009754A0">
        <w:rPr>
          <w:rFonts w:ascii="Times New Roman" w:hAnsi="Times New Roman" w:cs="Times New Roman"/>
          <w:color w:val="auto"/>
        </w:rPr>
        <w:fldChar w:fldCharType="begin"/>
      </w:r>
      <w:r w:rsidR="00285BC2" w:rsidRPr="009754A0">
        <w:rPr>
          <w:rFonts w:ascii="Times New Roman" w:hAnsi="Times New Roman" w:cs="Times New Roman"/>
          <w:color w:val="auto"/>
        </w:rPr>
        <w:instrText xml:space="preserve"> STYLEREF 1 \s </w:instrText>
      </w:r>
      <w:r w:rsidR="00285BC2" w:rsidRPr="009754A0">
        <w:rPr>
          <w:rFonts w:ascii="Times New Roman" w:hAnsi="Times New Roman" w:cs="Times New Roman"/>
          <w:color w:val="auto"/>
        </w:rPr>
        <w:fldChar w:fldCharType="separate"/>
      </w:r>
      <w:r w:rsidR="004F2D4E">
        <w:rPr>
          <w:rFonts w:ascii="Times New Roman" w:hAnsi="Times New Roman" w:cs="Times New Roman"/>
          <w:noProof/>
          <w:color w:val="auto"/>
        </w:rPr>
        <w:t>9</w:t>
      </w:r>
      <w:r w:rsidR="00285BC2" w:rsidRPr="009754A0">
        <w:rPr>
          <w:rFonts w:ascii="Times New Roman" w:hAnsi="Times New Roman" w:cs="Times New Roman"/>
          <w:color w:val="auto"/>
        </w:rPr>
        <w:fldChar w:fldCharType="end"/>
      </w:r>
      <w:r w:rsidR="00285BC2" w:rsidRPr="009754A0">
        <w:rPr>
          <w:rFonts w:ascii="Times New Roman" w:hAnsi="Times New Roman" w:cs="Times New Roman"/>
          <w:color w:val="auto"/>
        </w:rPr>
        <w:t>.</w:t>
      </w:r>
      <w:r w:rsidR="009A1D8A" w:rsidRPr="009754A0">
        <w:rPr>
          <w:rFonts w:ascii="Times New Roman" w:hAnsi="Times New Roman" w:cs="Times New Roman"/>
          <w:color w:val="auto"/>
        </w:rPr>
        <w:t>1.</w:t>
      </w:r>
      <w:r w:rsidR="00575AC6" w:rsidRPr="009754A0">
        <w:rPr>
          <w:rFonts w:ascii="Times New Roman" w:hAnsi="Times New Roman" w:cs="Times New Roman"/>
          <w:color w:val="auto"/>
        </w:rPr>
        <w:fldChar w:fldCharType="begin"/>
      </w:r>
      <w:r w:rsidR="00575AC6" w:rsidRPr="009754A0">
        <w:rPr>
          <w:rFonts w:ascii="Times New Roman" w:hAnsi="Times New Roman" w:cs="Times New Roman"/>
          <w:color w:val="auto"/>
        </w:rPr>
        <w:instrText xml:space="preserve"> STYLEREF 2 \s </w:instrText>
      </w:r>
      <w:r w:rsidR="00575AC6" w:rsidRPr="009754A0">
        <w:rPr>
          <w:rFonts w:ascii="Times New Roman" w:hAnsi="Times New Roman" w:cs="Times New Roman"/>
          <w:color w:val="auto"/>
        </w:rPr>
        <w:fldChar w:fldCharType="separate"/>
      </w:r>
      <w:r w:rsidR="004F2D4E">
        <w:rPr>
          <w:rFonts w:ascii="Times New Roman" w:hAnsi="Times New Roman" w:cs="Times New Roman"/>
          <w:noProof/>
          <w:color w:val="auto"/>
        </w:rPr>
        <w:t>9.1</w:t>
      </w:r>
      <w:r w:rsidR="00575AC6" w:rsidRPr="009754A0">
        <w:rPr>
          <w:rFonts w:ascii="Times New Roman" w:hAnsi="Times New Roman" w:cs="Times New Roman"/>
          <w:color w:val="auto"/>
        </w:rPr>
        <w:fldChar w:fldCharType="end"/>
      </w:r>
      <w:r w:rsidR="00575AC6" w:rsidRPr="009754A0">
        <w:rPr>
          <w:rFonts w:ascii="Times New Roman" w:hAnsi="Times New Roman" w:cs="Times New Roman"/>
          <w:color w:val="auto"/>
        </w:rPr>
        <w:t>.</w:t>
      </w:r>
      <w:r w:rsidR="00575AC6" w:rsidRPr="009754A0">
        <w:rPr>
          <w:rFonts w:ascii="Times New Roman" w:hAnsi="Times New Roman" w:cs="Times New Roman"/>
          <w:color w:val="auto"/>
        </w:rPr>
        <w:fldChar w:fldCharType="begin"/>
      </w:r>
      <w:r w:rsidR="00575AC6" w:rsidRPr="009754A0">
        <w:rPr>
          <w:rFonts w:ascii="Times New Roman" w:hAnsi="Times New Roman" w:cs="Times New Roman"/>
          <w:color w:val="auto"/>
        </w:rPr>
        <w:instrText xml:space="preserve"> SEQ Figure \* ARABIC \s 2 </w:instrText>
      </w:r>
      <w:r w:rsidR="00575AC6" w:rsidRPr="009754A0">
        <w:rPr>
          <w:rFonts w:ascii="Times New Roman" w:hAnsi="Times New Roman" w:cs="Times New Roman"/>
          <w:color w:val="auto"/>
        </w:rPr>
        <w:fldChar w:fldCharType="separate"/>
      </w:r>
      <w:r w:rsidR="004F2D4E">
        <w:rPr>
          <w:rFonts w:ascii="Times New Roman" w:hAnsi="Times New Roman" w:cs="Times New Roman"/>
          <w:noProof/>
          <w:color w:val="auto"/>
        </w:rPr>
        <w:t>5</w:t>
      </w:r>
      <w:r w:rsidR="00575AC6" w:rsidRPr="009754A0">
        <w:rPr>
          <w:rFonts w:ascii="Times New Roman" w:hAnsi="Times New Roman" w:cs="Times New Roman"/>
          <w:color w:val="auto"/>
        </w:rPr>
        <w:fldChar w:fldCharType="end"/>
      </w:r>
      <w:r w:rsidRPr="009754A0">
        <w:rPr>
          <w:rFonts w:ascii="Times New Roman" w:hAnsi="Times New Roman" w:cs="Times New Roman"/>
          <w:color w:val="auto"/>
        </w:rPr>
        <w:t xml:space="preserve"> Login screen</w:t>
      </w:r>
      <w:bookmarkEnd w:id="81"/>
    </w:p>
    <w:p w14:paraId="7D729626" w14:textId="059E2CEE" w:rsidR="00961ED7" w:rsidRPr="009754A0" w:rsidRDefault="00961ED7" w:rsidP="00256116">
      <w:pPr>
        <w:spacing w:line="276" w:lineRule="auto"/>
        <w:jc w:val="both"/>
        <w:rPr>
          <w:rFonts w:ascii="Times New Roman" w:hAnsi="Times New Roman" w:cs="Times New Roman"/>
          <w:b/>
          <w:bCs/>
        </w:rPr>
      </w:pPr>
    </w:p>
    <w:p w14:paraId="202E65C7" w14:textId="072B5806" w:rsidR="00961ED7" w:rsidRPr="009754A0" w:rsidRDefault="00961ED7" w:rsidP="00256116">
      <w:pPr>
        <w:spacing w:line="276" w:lineRule="auto"/>
        <w:jc w:val="both"/>
        <w:rPr>
          <w:rFonts w:ascii="Times New Roman" w:hAnsi="Times New Roman" w:cs="Times New Roman"/>
          <w:b/>
          <w:bCs/>
        </w:rPr>
      </w:pPr>
    </w:p>
    <w:p w14:paraId="24DC884B" w14:textId="28DD94E5" w:rsidR="00961ED7" w:rsidRPr="009754A0" w:rsidRDefault="00961ED7" w:rsidP="00256116">
      <w:pPr>
        <w:spacing w:line="276" w:lineRule="auto"/>
        <w:jc w:val="both"/>
        <w:rPr>
          <w:rFonts w:ascii="Times New Roman" w:hAnsi="Times New Roman" w:cs="Times New Roman"/>
          <w:b/>
          <w:bCs/>
        </w:rPr>
      </w:pPr>
    </w:p>
    <w:p w14:paraId="57A5D0C2" w14:textId="22B58205" w:rsidR="00961ED7" w:rsidRPr="009754A0" w:rsidRDefault="00961ED7" w:rsidP="00256116">
      <w:pPr>
        <w:spacing w:line="276" w:lineRule="auto"/>
        <w:jc w:val="both"/>
        <w:rPr>
          <w:rFonts w:ascii="Times New Roman" w:hAnsi="Times New Roman" w:cs="Times New Roman"/>
          <w:b/>
          <w:bCs/>
        </w:rPr>
      </w:pPr>
    </w:p>
    <w:p w14:paraId="2849B6F6" w14:textId="1E3AF4BE" w:rsidR="00961ED7" w:rsidRPr="009754A0" w:rsidRDefault="00961ED7" w:rsidP="00256116">
      <w:pPr>
        <w:spacing w:line="276" w:lineRule="auto"/>
        <w:jc w:val="both"/>
        <w:rPr>
          <w:rFonts w:ascii="Times New Roman" w:hAnsi="Times New Roman" w:cs="Times New Roman"/>
          <w:b/>
          <w:bCs/>
        </w:rPr>
      </w:pPr>
    </w:p>
    <w:p w14:paraId="56CBD67E" w14:textId="77777777" w:rsidR="00961ED7" w:rsidRPr="009754A0" w:rsidRDefault="00961ED7" w:rsidP="00256116">
      <w:pPr>
        <w:spacing w:line="276" w:lineRule="auto"/>
        <w:jc w:val="both"/>
        <w:rPr>
          <w:rFonts w:ascii="Times New Roman" w:hAnsi="Times New Roman" w:cs="Times New Roman"/>
          <w:b/>
          <w:bCs/>
        </w:rPr>
      </w:pPr>
    </w:p>
    <w:p w14:paraId="51E350C2" w14:textId="77777777" w:rsidR="002600F0" w:rsidRPr="009754A0" w:rsidRDefault="002600F0" w:rsidP="00256116">
      <w:pPr>
        <w:spacing w:line="276" w:lineRule="auto"/>
        <w:jc w:val="both"/>
        <w:rPr>
          <w:rFonts w:ascii="Times New Roman" w:hAnsi="Times New Roman" w:cs="Times New Roman"/>
          <w:b/>
          <w:bCs/>
        </w:rPr>
      </w:pPr>
    </w:p>
    <w:p w14:paraId="01F6694E" w14:textId="77777777" w:rsidR="002600F0" w:rsidRPr="009754A0" w:rsidRDefault="002600F0" w:rsidP="00256116">
      <w:pPr>
        <w:spacing w:line="276" w:lineRule="auto"/>
        <w:jc w:val="both"/>
        <w:rPr>
          <w:rFonts w:ascii="Times New Roman" w:hAnsi="Times New Roman" w:cs="Times New Roman"/>
          <w:b/>
          <w:bCs/>
        </w:rPr>
      </w:pPr>
    </w:p>
    <w:p w14:paraId="5FFF167E" w14:textId="77777777" w:rsidR="002600F0" w:rsidRPr="009754A0" w:rsidRDefault="002600F0" w:rsidP="00256116">
      <w:pPr>
        <w:spacing w:line="276" w:lineRule="auto"/>
        <w:jc w:val="both"/>
        <w:rPr>
          <w:rFonts w:ascii="Times New Roman" w:hAnsi="Times New Roman" w:cs="Times New Roman"/>
          <w:b/>
          <w:bCs/>
        </w:rPr>
      </w:pPr>
    </w:p>
    <w:p w14:paraId="49EA9713" w14:textId="77777777" w:rsidR="002600F0" w:rsidRPr="009754A0" w:rsidRDefault="002600F0" w:rsidP="00256116">
      <w:pPr>
        <w:spacing w:line="276" w:lineRule="auto"/>
        <w:jc w:val="both"/>
        <w:rPr>
          <w:rFonts w:ascii="Times New Roman" w:hAnsi="Times New Roman" w:cs="Times New Roman"/>
          <w:b/>
          <w:bCs/>
        </w:rPr>
      </w:pPr>
    </w:p>
    <w:p w14:paraId="290B5727" w14:textId="77777777" w:rsidR="002600F0" w:rsidRPr="009754A0" w:rsidRDefault="002600F0" w:rsidP="00256116">
      <w:pPr>
        <w:spacing w:line="276" w:lineRule="auto"/>
        <w:jc w:val="both"/>
        <w:rPr>
          <w:rFonts w:ascii="Times New Roman" w:hAnsi="Times New Roman" w:cs="Times New Roman"/>
          <w:b/>
          <w:bCs/>
        </w:rPr>
      </w:pPr>
    </w:p>
    <w:p w14:paraId="36EAD3FB" w14:textId="77777777" w:rsidR="002600F0" w:rsidRPr="009754A0" w:rsidRDefault="002600F0" w:rsidP="00256116">
      <w:pPr>
        <w:spacing w:line="276" w:lineRule="auto"/>
        <w:jc w:val="both"/>
        <w:rPr>
          <w:rFonts w:ascii="Times New Roman" w:hAnsi="Times New Roman" w:cs="Times New Roman"/>
          <w:b/>
          <w:bCs/>
        </w:rPr>
      </w:pPr>
    </w:p>
    <w:p w14:paraId="61A40FD3" w14:textId="77777777" w:rsidR="002600F0" w:rsidRPr="009754A0" w:rsidRDefault="002600F0" w:rsidP="00256116">
      <w:pPr>
        <w:spacing w:line="276" w:lineRule="auto"/>
        <w:jc w:val="both"/>
        <w:rPr>
          <w:rFonts w:ascii="Times New Roman" w:hAnsi="Times New Roman" w:cs="Times New Roman"/>
          <w:b/>
          <w:bCs/>
        </w:rPr>
      </w:pPr>
    </w:p>
    <w:p w14:paraId="20E51637" w14:textId="69D3139B"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lastRenderedPageBreak/>
        <w:t>5.1 Real</w:t>
      </w:r>
      <w:r w:rsidRPr="009754A0">
        <w:rPr>
          <w:rFonts w:ascii="Times New Roman" w:hAnsi="Times New Roman" w:cs="Times New Roman"/>
        </w:rPr>
        <w:noBreakHyphen/>
        <w:t>Time Dashboard</w:t>
      </w:r>
    </w:p>
    <w:p w14:paraId="0F920ACF" w14:textId="071F77FB" w:rsidR="006A001D" w:rsidRPr="009754A0" w:rsidRDefault="006A001D" w:rsidP="007B6476">
      <w:pPr>
        <w:numPr>
          <w:ilvl w:val="0"/>
          <w:numId w:val="30"/>
        </w:numPr>
        <w:spacing w:line="276" w:lineRule="auto"/>
        <w:jc w:val="both"/>
        <w:rPr>
          <w:rFonts w:ascii="Times New Roman" w:hAnsi="Times New Roman" w:cs="Times New Roman"/>
        </w:rPr>
      </w:pPr>
      <w:r w:rsidRPr="009754A0">
        <w:rPr>
          <w:rFonts w:ascii="Times New Roman" w:hAnsi="Times New Roman" w:cs="Times New Roman"/>
        </w:rPr>
        <w:t>Metric cards refresh every 30 s (</w:t>
      </w:r>
      <w:r w:rsidR="00F76810" w:rsidRPr="009754A0">
        <w:rPr>
          <w:rFonts w:ascii="Times New Roman" w:hAnsi="Times New Roman" w:cs="Times New Roman"/>
        </w:rPr>
        <w:t>color</w:t>
      </w:r>
      <w:r w:rsidRPr="009754A0">
        <w:rPr>
          <w:rFonts w:ascii="Times New Roman" w:hAnsi="Times New Roman" w:cs="Times New Roman"/>
        </w:rPr>
        <w:noBreakHyphen/>
        <w:t>coded by threshold).</w:t>
      </w:r>
    </w:p>
    <w:p w14:paraId="70B55DF8" w14:textId="77777777" w:rsidR="006A001D" w:rsidRPr="009754A0" w:rsidRDefault="006A001D" w:rsidP="007B6476">
      <w:pPr>
        <w:numPr>
          <w:ilvl w:val="0"/>
          <w:numId w:val="30"/>
        </w:numPr>
        <w:spacing w:line="276" w:lineRule="auto"/>
        <w:jc w:val="both"/>
        <w:rPr>
          <w:rFonts w:ascii="Times New Roman" w:hAnsi="Times New Roman" w:cs="Times New Roman"/>
        </w:rPr>
      </w:pPr>
      <w:r w:rsidRPr="009754A0">
        <w:rPr>
          <w:rFonts w:ascii="Times New Roman" w:hAnsi="Times New Roman" w:cs="Times New Roman"/>
        </w:rPr>
        <w:t xml:space="preserve">Click the </w:t>
      </w:r>
      <w:r w:rsidRPr="009754A0">
        <w:rPr>
          <w:rFonts w:ascii="Cambria Math" w:hAnsi="Cambria Math" w:cs="Cambria Math"/>
        </w:rPr>
        <w:t>↻</w:t>
      </w:r>
      <w:r w:rsidRPr="009754A0">
        <w:rPr>
          <w:rFonts w:ascii="Times New Roman" w:hAnsi="Times New Roman" w:cs="Times New Roman"/>
        </w:rPr>
        <w:t xml:space="preserve"> icon on any card to view raw last</w:t>
      </w:r>
      <w:r w:rsidRPr="009754A0">
        <w:rPr>
          <w:rFonts w:ascii="Times New Roman" w:hAnsi="Times New Roman" w:cs="Times New Roman"/>
        </w:rPr>
        <w:noBreakHyphen/>
        <w:t>10 readings.</w:t>
      </w:r>
    </w:p>
    <w:p w14:paraId="351E0AD9" w14:textId="77777777" w:rsidR="00961ED7" w:rsidRPr="009754A0" w:rsidRDefault="00E62B59" w:rsidP="00256116">
      <w:pPr>
        <w:keepNext/>
        <w:spacing w:line="276" w:lineRule="auto"/>
        <w:jc w:val="both"/>
        <w:rPr>
          <w:rFonts w:ascii="Times New Roman" w:hAnsi="Times New Roman" w:cs="Times New Roman"/>
        </w:rPr>
      </w:pPr>
      <w:r w:rsidRPr="009754A0">
        <w:rPr>
          <w:rFonts w:ascii="Times New Roman" w:hAnsi="Times New Roman" w:cs="Times New Roman"/>
          <w:noProof/>
          <w:lang w:eastAsia="en-US" w:bidi="ar-SA"/>
        </w:rPr>
        <w:drawing>
          <wp:inline distT="0" distB="0" distL="0" distR="0" wp14:anchorId="1C724BA2" wp14:editId="6DC8F98A">
            <wp:extent cx="6120130" cy="2613025"/>
            <wp:effectExtent l="0" t="0" r="0" b="0"/>
            <wp:docPr id="2031441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41217" name=""/>
                    <pic:cNvPicPr/>
                  </pic:nvPicPr>
                  <pic:blipFill>
                    <a:blip r:embed="rId108"/>
                    <a:stretch>
                      <a:fillRect/>
                    </a:stretch>
                  </pic:blipFill>
                  <pic:spPr>
                    <a:xfrm>
                      <a:off x="0" y="0"/>
                      <a:ext cx="6120130" cy="2613025"/>
                    </a:xfrm>
                    <a:prstGeom prst="rect">
                      <a:avLst/>
                    </a:prstGeom>
                  </pic:spPr>
                </pic:pic>
              </a:graphicData>
            </a:graphic>
          </wp:inline>
        </w:drawing>
      </w:r>
    </w:p>
    <w:p w14:paraId="29E67C8A" w14:textId="226DB55C" w:rsidR="00E62B59" w:rsidRPr="009754A0" w:rsidRDefault="00961ED7" w:rsidP="00256116">
      <w:pPr>
        <w:pStyle w:val="Caption"/>
        <w:spacing w:line="276" w:lineRule="auto"/>
        <w:jc w:val="both"/>
        <w:rPr>
          <w:rFonts w:ascii="Times New Roman" w:hAnsi="Times New Roman" w:cs="Times New Roman"/>
          <w:color w:val="auto"/>
        </w:rPr>
      </w:pPr>
      <w:bookmarkStart w:id="82" w:name="_Toc197924329"/>
      <w:r w:rsidRPr="009754A0">
        <w:rPr>
          <w:rFonts w:ascii="Times New Roman" w:hAnsi="Times New Roman" w:cs="Times New Roman"/>
          <w:color w:val="auto"/>
        </w:rPr>
        <w:t xml:space="preserve">Figure </w:t>
      </w:r>
      <w:r w:rsidR="00285BC2" w:rsidRPr="009754A0">
        <w:rPr>
          <w:rFonts w:ascii="Times New Roman" w:hAnsi="Times New Roman" w:cs="Times New Roman"/>
          <w:color w:val="auto"/>
        </w:rPr>
        <w:fldChar w:fldCharType="begin"/>
      </w:r>
      <w:r w:rsidR="00285BC2" w:rsidRPr="009754A0">
        <w:rPr>
          <w:rFonts w:ascii="Times New Roman" w:hAnsi="Times New Roman" w:cs="Times New Roman"/>
          <w:color w:val="auto"/>
        </w:rPr>
        <w:instrText xml:space="preserve"> STYLEREF 1 \s </w:instrText>
      </w:r>
      <w:r w:rsidR="00285BC2" w:rsidRPr="009754A0">
        <w:rPr>
          <w:rFonts w:ascii="Times New Roman" w:hAnsi="Times New Roman" w:cs="Times New Roman"/>
          <w:color w:val="auto"/>
        </w:rPr>
        <w:fldChar w:fldCharType="separate"/>
      </w:r>
      <w:r w:rsidR="004F2D4E">
        <w:rPr>
          <w:rFonts w:ascii="Times New Roman" w:hAnsi="Times New Roman" w:cs="Times New Roman"/>
          <w:noProof/>
          <w:color w:val="auto"/>
        </w:rPr>
        <w:t>9</w:t>
      </w:r>
      <w:r w:rsidR="00285BC2" w:rsidRPr="009754A0">
        <w:rPr>
          <w:rFonts w:ascii="Times New Roman" w:hAnsi="Times New Roman" w:cs="Times New Roman"/>
          <w:color w:val="auto"/>
        </w:rPr>
        <w:fldChar w:fldCharType="end"/>
      </w:r>
      <w:r w:rsidR="00285BC2" w:rsidRPr="009754A0">
        <w:rPr>
          <w:rFonts w:ascii="Times New Roman" w:hAnsi="Times New Roman" w:cs="Times New Roman"/>
          <w:color w:val="auto"/>
        </w:rPr>
        <w:t>.</w:t>
      </w:r>
      <w:r w:rsidR="009A1D8A" w:rsidRPr="009754A0">
        <w:rPr>
          <w:rFonts w:ascii="Times New Roman" w:hAnsi="Times New Roman" w:cs="Times New Roman"/>
          <w:color w:val="auto"/>
        </w:rPr>
        <w:t>1.</w:t>
      </w:r>
      <w:r w:rsidR="00575AC6" w:rsidRPr="009754A0">
        <w:rPr>
          <w:rFonts w:ascii="Times New Roman" w:hAnsi="Times New Roman" w:cs="Times New Roman"/>
          <w:color w:val="auto"/>
        </w:rPr>
        <w:fldChar w:fldCharType="begin"/>
      </w:r>
      <w:r w:rsidR="00575AC6" w:rsidRPr="009754A0">
        <w:rPr>
          <w:rFonts w:ascii="Times New Roman" w:hAnsi="Times New Roman" w:cs="Times New Roman"/>
          <w:color w:val="auto"/>
        </w:rPr>
        <w:instrText xml:space="preserve"> STYLEREF 2 \s </w:instrText>
      </w:r>
      <w:r w:rsidR="00575AC6" w:rsidRPr="009754A0">
        <w:rPr>
          <w:rFonts w:ascii="Times New Roman" w:hAnsi="Times New Roman" w:cs="Times New Roman"/>
          <w:color w:val="auto"/>
        </w:rPr>
        <w:fldChar w:fldCharType="separate"/>
      </w:r>
      <w:r w:rsidR="004F2D4E">
        <w:rPr>
          <w:rFonts w:ascii="Times New Roman" w:hAnsi="Times New Roman" w:cs="Times New Roman"/>
          <w:noProof/>
          <w:color w:val="auto"/>
        </w:rPr>
        <w:t>9.1</w:t>
      </w:r>
      <w:r w:rsidR="00575AC6" w:rsidRPr="009754A0">
        <w:rPr>
          <w:rFonts w:ascii="Times New Roman" w:hAnsi="Times New Roman" w:cs="Times New Roman"/>
          <w:color w:val="auto"/>
        </w:rPr>
        <w:fldChar w:fldCharType="end"/>
      </w:r>
      <w:r w:rsidR="00575AC6" w:rsidRPr="009754A0">
        <w:rPr>
          <w:rFonts w:ascii="Times New Roman" w:hAnsi="Times New Roman" w:cs="Times New Roman"/>
          <w:color w:val="auto"/>
        </w:rPr>
        <w:t>.</w:t>
      </w:r>
      <w:r w:rsidR="00575AC6" w:rsidRPr="009754A0">
        <w:rPr>
          <w:rFonts w:ascii="Times New Roman" w:hAnsi="Times New Roman" w:cs="Times New Roman"/>
          <w:color w:val="auto"/>
        </w:rPr>
        <w:fldChar w:fldCharType="begin"/>
      </w:r>
      <w:r w:rsidR="00575AC6" w:rsidRPr="009754A0">
        <w:rPr>
          <w:rFonts w:ascii="Times New Roman" w:hAnsi="Times New Roman" w:cs="Times New Roman"/>
          <w:color w:val="auto"/>
        </w:rPr>
        <w:instrText xml:space="preserve"> SEQ Figure \* ARABIC \s 2 </w:instrText>
      </w:r>
      <w:r w:rsidR="00575AC6" w:rsidRPr="009754A0">
        <w:rPr>
          <w:rFonts w:ascii="Times New Roman" w:hAnsi="Times New Roman" w:cs="Times New Roman"/>
          <w:color w:val="auto"/>
        </w:rPr>
        <w:fldChar w:fldCharType="separate"/>
      </w:r>
      <w:r w:rsidR="004F2D4E">
        <w:rPr>
          <w:rFonts w:ascii="Times New Roman" w:hAnsi="Times New Roman" w:cs="Times New Roman"/>
          <w:noProof/>
          <w:color w:val="auto"/>
        </w:rPr>
        <w:t>6</w:t>
      </w:r>
      <w:r w:rsidR="00575AC6" w:rsidRPr="009754A0">
        <w:rPr>
          <w:rFonts w:ascii="Times New Roman" w:hAnsi="Times New Roman" w:cs="Times New Roman"/>
          <w:color w:val="auto"/>
        </w:rPr>
        <w:fldChar w:fldCharType="end"/>
      </w:r>
      <w:r w:rsidRPr="009754A0">
        <w:rPr>
          <w:rFonts w:ascii="Times New Roman" w:hAnsi="Times New Roman" w:cs="Times New Roman"/>
          <w:color w:val="auto"/>
        </w:rPr>
        <w:t xml:space="preserve"> Real time dashboard</w:t>
      </w:r>
      <w:bookmarkEnd w:id="82"/>
    </w:p>
    <w:p w14:paraId="3457AB0C"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5.2 Historical Analytics</w:t>
      </w:r>
    </w:p>
    <w:p w14:paraId="2249B1B8" w14:textId="77777777" w:rsidR="006A001D" w:rsidRPr="009754A0" w:rsidRDefault="006A001D" w:rsidP="007B6476">
      <w:pPr>
        <w:numPr>
          <w:ilvl w:val="0"/>
          <w:numId w:val="31"/>
        </w:numPr>
        <w:spacing w:line="276" w:lineRule="auto"/>
        <w:jc w:val="both"/>
        <w:rPr>
          <w:rFonts w:ascii="Times New Roman" w:hAnsi="Times New Roman" w:cs="Times New Roman"/>
        </w:rPr>
      </w:pPr>
      <w:r w:rsidRPr="009754A0">
        <w:rPr>
          <w:rFonts w:ascii="Times New Roman" w:hAnsi="Times New Roman" w:cs="Times New Roman"/>
        </w:rPr>
        <w:t xml:space="preserve">Toggle </w:t>
      </w:r>
      <w:r w:rsidRPr="009754A0">
        <w:rPr>
          <w:rFonts w:ascii="Times New Roman" w:hAnsi="Times New Roman" w:cs="Times New Roman"/>
          <w:i/>
          <w:iCs/>
        </w:rPr>
        <w:t>Historical</w:t>
      </w:r>
      <w:r w:rsidRPr="009754A0">
        <w:rPr>
          <w:rFonts w:ascii="Times New Roman" w:hAnsi="Times New Roman" w:cs="Times New Roman"/>
        </w:rPr>
        <w:t xml:space="preserve"> tab → long</w:t>
      </w:r>
      <w:r w:rsidRPr="009754A0">
        <w:rPr>
          <w:rFonts w:ascii="Times New Roman" w:hAnsi="Times New Roman" w:cs="Times New Roman"/>
        </w:rPr>
        <w:noBreakHyphen/>
        <w:t>term trends, seasonal comparison, correlation matrix.</w:t>
      </w:r>
    </w:p>
    <w:p w14:paraId="0033A8D4" w14:textId="77777777" w:rsidR="006A001D" w:rsidRPr="009754A0" w:rsidRDefault="006A001D" w:rsidP="007B6476">
      <w:pPr>
        <w:numPr>
          <w:ilvl w:val="0"/>
          <w:numId w:val="31"/>
        </w:numPr>
        <w:spacing w:line="276" w:lineRule="auto"/>
        <w:jc w:val="both"/>
        <w:rPr>
          <w:rFonts w:ascii="Times New Roman" w:hAnsi="Times New Roman" w:cs="Times New Roman"/>
        </w:rPr>
      </w:pPr>
      <w:r w:rsidRPr="009754A0">
        <w:rPr>
          <w:rFonts w:ascii="Times New Roman" w:hAnsi="Times New Roman" w:cs="Times New Roman"/>
        </w:rPr>
        <w:t>Hover any data</w:t>
      </w:r>
      <w:r w:rsidRPr="009754A0">
        <w:rPr>
          <w:rFonts w:ascii="Times New Roman" w:hAnsi="Times New Roman" w:cs="Times New Roman"/>
        </w:rPr>
        <w:noBreakHyphen/>
        <w:t>point for exact timestamp &amp; value.</w:t>
      </w:r>
    </w:p>
    <w:p w14:paraId="0F931E6E" w14:textId="77777777" w:rsidR="00961ED7" w:rsidRPr="009754A0" w:rsidRDefault="00E62B59" w:rsidP="00256116">
      <w:pPr>
        <w:keepNext/>
        <w:spacing w:line="276" w:lineRule="auto"/>
        <w:jc w:val="both"/>
        <w:rPr>
          <w:rFonts w:ascii="Times New Roman" w:hAnsi="Times New Roman" w:cs="Times New Roman"/>
        </w:rPr>
      </w:pPr>
      <w:r w:rsidRPr="009754A0">
        <w:rPr>
          <w:rFonts w:ascii="Times New Roman" w:hAnsi="Times New Roman" w:cs="Times New Roman"/>
          <w:noProof/>
          <w:lang w:eastAsia="en-US" w:bidi="ar-SA"/>
        </w:rPr>
        <w:drawing>
          <wp:inline distT="0" distB="0" distL="0" distR="0" wp14:anchorId="59460FAA" wp14:editId="181141D3">
            <wp:extent cx="6120130" cy="2607945"/>
            <wp:effectExtent l="0" t="0" r="0" b="1905"/>
            <wp:docPr id="2092996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96542" name=""/>
                    <pic:cNvPicPr/>
                  </pic:nvPicPr>
                  <pic:blipFill>
                    <a:blip r:embed="rId109"/>
                    <a:stretch>
                      <a:fillRect/>
                    </a:stretch>
                  </pic:blipFill>
                  <pic:spPr>
                    <a:xfrm>
                      <a:off x="0" y="0"/>
                      <a:ext cx="6120130" cy="2607945"/>
                    </a:xfrm>
                    <a:prstGeom prst="rect">
                      <a:avLst/>
                    </a:prstGeom>
                  </pic:spPr>
                </pic:pic>
              </a:graphicData>
            </a:graphic>
          </wp:inline>
        </w:drawing>
      </w:r>
    </w:p>
    <w:p w14:paraId="4CA2B067" w14:textId="777B4D08" w:rsidR="00E62B59" w:rsidRPr="009754A0" w:rsidRDefault="00961ED7" w:rsidP="00256116">
      <w:pPr>
        <w:pStyle w:val="Caption"/>
        <w:spacing w:line="276" w:lineRule="auto"/>
        <w:jc w:val="both"/>
        <w:rPr>
          <w:rFonts w:ascii="Times New Roman" w:hAnsi="Times New Roman" w:cs="Times New Roman"/>
          <w:color w:val="auto"/>
        </w:rPr>
      </w:pPr>
      <w:bookmarkStart w:id="83" w:name="_Toc197924330"/>
      <w:r w:rsidRPr="009754A0">
        <w:rPr>
          <w:rFonts w:ascii="Times New Roman" w:hAnsi="Times New Roman" w:cs="Times New Roman"/>
          <w:color w:val="auto"/>
        </w:rPr>
        <w:t xml:space="preserve">Figure </w:t>
      </w:r>
      <w:r w:rsidR="00285BC2" w:rsidRPr="009754A0">
        <w:rPr>
          <w:rFonts w:ascii="Times New Roman" w:hAnsi="Times New Roman" w:cs="Times New Roman"/>
          <w:color w:val="auto"/>
        </w:rPr>
        <w:fldChar w:fldCharType="begin"/>
      </w:r>
      <w:r w:rsidR="00285BC2" w:rsidRPr="009754A0">
        <w:rPr>
          <w:rFonts w:ascii="Times New Roman" w:hAnsi="Times New Roman" w:cs="Times New Roman"/>
          <w:color w:val="auto"/>
        </w:rPr>
        <w:instrText xml:space="preserve"> STYLEREF 1 \s </w:instrText>
      </w:r>
      <w:r w:rsidR="00285BC2" w:rsidRPr="009754A0">
        <w:rPr>
          <w:rFonts w:ascii="Times New Roman" w:hAnsi="Times New Roman" w:cs="Times New Roman"/>
          <w:color w:val="auto"/>
        </w:rPr>
        <w:fldChar w:fldCharType="separate"/>
      </w:r>
      <w:r w:rsidR="004F2D4E">
        <w:rPr>
          <w:rFonts w:ascii="Times New Roman" w:hAnsi="Times New Roman" w:cs="Times New Roman"/>
          <w:noProof/>
          <w:color w:val="auto"/>
        </w:rPr>
        <w:t>9</w:t>
      </w:r>
      <w:r w:rsidR="00285BC2" w:rsidRPr="009754A0">
        <w:rPr>
          <w:rFonts w:ascii="Times New Roman" w:hAnsi="Times New Roman" w:cs="Times New Roman"/>
          <w:color w:val="auto"/>
        </w:rPr>
        <w:fldChar w:fldCharType="end"/>
      </w:r>
      <w:r w:rsidR="00285BC2" w:rsidRPr="009754A0">
        <w:rPr>
          <w:rFonts w:ascii="Times New Roman" w:hAnsi="Times New Roman" w:cs="Times New Roman"/>
          <w:color w:val="auto"/>
        </w:rPr>
        <w:t>.</w:t>
      </w:r>
      <w:r w:rsidR="009A1D8A" w:rsidRPr="009754A0">
        <w:rPr>
          <w:rFonts w:ascii="Times New Roman" w:hAnsi="Times New Roman" w:cs="Times New Roman"/>
          <w:color w:val="auto"/>
        </w:rPr>
        <w:t>1.</w:t>
      </w:r>
      <w:r w:rsidR="00575AC6" w:rsidRPr="009754A0">
        <w:rPr>
          <w:rFonts w:ascii="Times New Roman" w:hAnsi="Times New Roman" w:cs="Times New Roman"/>
          <w:color w:val="auto"/>
        </w:rPr>
        <w:fldChar w:fldCharType="begin"/>
      </w:r>
      <w:r w:rsidR="00575AC6" w:rsidRPr="009754A0">
        <w:rPr>
          <w:rFonts w:ascii="Times New Roman" w:hAnsi="Times New Roman" w:cs="Times New Roman"/>
          <w:color w:val="auto"/>
        </w:rPr>
        <w:instrText xml:space="preserve"> STYLEREF 2 \s </w:instrText>
      </w:r>
      <w:r w:rsidR="00575AC6" w:rsidRPr="009754A0">
        <w:rPr>
          <w:rFonts w:ascii="Times New Roman" w:hAnsi="Times New Roman" w:cs="Times New Roman"/>
          <w:color w:val="auto"/>
        </w:rPr>
        <w:fldChar w:fldCharType="separate"/>
      </w:r>
      <w:r w:rsidR="004F2D4E">
        <w:rPr>
          <w:rFonts w:ascii="Times New Roman" w:hAnsi="Times New Roman" w:cs="Times New Roman"/>
          <w:noProof/>
          <w:color w:val="auto"/>
        </w:rPr>
        <w:t>9.1</w:t>
      </w:r>
      <w:r w:rsidR="00575AC6" w:rsidRPr="009754A0">
        <w:rPr>
          <w:rFonts w:ascii="Times New Roman" w:hAnsi="Times New Roman" w:cs="Times New Roman"/>
          <w:color w:val="auto"/>
        </w:rPr>
        <w:fldChar w:fldCharType="end"/>
      </w:r>
      <w:r w:rsidR="00575AC6" w:rsidRPr="009754A0">
        <w:rPr>
          <w:rFonts w:ascii="Times New Roman" w:hAnsi="Times New Roman" w:cs="Times New Roman"/>
          <w:color w:val="auto"/>
        </w:rPr>
        <w:t>.</w:t>
      </w:r>
      <w:r w:rsidR="00575AC6" w:rsidRPr="009754A0">
        <w:rPr>
          <w:rFonts w:ascii="Times New Roman" w:hAnsi="Times New Roman" w:cs="Times New Roman"/>
          <w:color w:val="auto"/>
        </w:rPr>
        <w:fldChar w:fldCharType="begin"/>
      </w:r>
      <w:r w:rsidR="00575AC6" w:rsidRPr="009754A0">
        <w:rPr>
          <w:rFonts w:ascii="Times New Roman" w:hAnsi="Times New Roman" w:cs="Times New Roman"/>
          <w:color w:val="auto"/>
        </w:rPr>
        <w:instrText xml:space="preserve"> SEQ Figure \* ARABIC \s 2 </w:instrText>
      </w:r>
      <w:r w:rsidR="00575AC6" w:rsidRPr="009754A0">
        <w:rPr>
          <w:rFonts w:ascii="Times New Roman" w:hAnsi="Times New Roman" w:cs="Times New Roman"/>
          <w:color w:val="auto"/>
        </w:rPr>
        <w:fldChar w:fldCharType="separate"/>
      </w:r>
      <w:r w:rsidR="004F2D4E">
        <w:rPr>
          <w:rFonts w:ascii="Times New Roman" w:hAnsi="Times New Roman" w:cs="Times New Roman"/>
          <w:noProof/>
          <w:color w:val="auto"/>
        </w:rPr>
        <w:t>7</w:t>
      </w:r>
      <w:r w:rsidR="00575AC6" w:rsidRPr="009754A0">
        <w:rPr>
          <w:rFonts w:ascii="Times New Roman" w:hAnsi="Times New Roman" w:cs="Times New Roman"/>
          <w:color w:val="auto"/>
        </w:rPr>
        <w:fldChar w:fldCharType="end"/>
      </w:r>
      <w:r w:rsidRPr="009754A0">
        <w:rPr>
          <w:rFonts w:ascii="Times New Roman" w:hAnsi="Times New Roman" w:cs="Times New Roman"/>
          <w:color w:val="auto"/>
        </w:rPr>
        <w:t xml:space="preserve"> Historical analysis view</w:t>
      </w:r>
      <w:bookmarkEnd w:id="83"/>
    </w:p>
    <w:p w14:paraId="574762D9" w14:textId="77777777" w:rsidR="00E62B59" w:rsidRPr="009754A0" w:rsidRDefault="00E62B59" w:rsidP="00256116">
      <w:pPr>
        <w:spacing w:line="276" w:lineRule="auto"/>
        <w:jc w:val="both"/>
        <w:rPr>
          <w:rFonts w:ascii="Times New Roman" w:hAnsi="Times New Roman" w:cs="Times New Roman"/>
        </w:rPr>
      </w:pPr>
    </w:p>
    <w:p w14:paraId="0DF33C0F" w14:textId="77777777" w:rsidR="00E62B59" w:rsidRPr="009754A0" w:rsidRDefault="00E62B59" w:rsidP="00256116">
      <w:pPr>
        <w:spacing w:line="276" w:lineRule="auto"/>
        <w:jc w:val="both"/>
        <w:rPr>
          <w:rFonts w:ascii="Times New Roman" w:hAnsi="Times New Roman" w:cs="Times New Roman"/>
        </w:rPr>
      </w:pPr>
    </w:p>
    <w:p w14:paraId="7212A44D" w14:textId="77777777" w:rsidR="00E62B59" w:rsidRPr="009754A0" w:rsidRDefault="00E62B59" w:rsidP="00256116">
      <w:pPr>
        <w:spacing w:line="276" w:lineRule="auto"/>
        <w:jc w:val="both"/>
        <w:rPr>
          <w:rFonts w:ascii="Times New Roman" w:hAnsi="Times New Roman" w:cs="Times New Roman"/>
        </w:rPr>
      </w:pPr>
    </w:p>
    <w:p w14:paraId="47A370EC" w14:textId="0FE1BC2F" w:rsidR="00E62B59" w:rsidRPr="009754A0" w:rsidRDefault="00E62B59" w:rsidP="00256116">
      <w:pPr>
        <w:spacing w:line="276" w:lineRule="auto"/>
        <w:jc w:val="both"/>
        <w:rPr>
          <w:rFonts w:ascii="Times New Roman" w:hAnsi="Times New Roman" w:cs="Times New Roman"/>
        </w:rPr>
      </w:pPr>
    </w:p>
    <w:p w14:paraId="61FD0108" w14:textId="77777777" w:rsidR="00961ED7" w:rsidRPr="009754A0" w:rsidRDefault="00961ED7" w:rsidP="00256116">
      <w:pPr>
        <w:spacing w:line="276" w:lineRule="auto"/>
        <w:jc w:val="both"/>
        <w:rPr>
          <w:rFonts w:ascii="Times New Roman" w:hAnsi="Times New Roman" w:cs="Times New Roman"/>
        </w:rPr>
      </w:pPr>
    </w:p>
    <w:p w14:paraId="1C18EC7C" w14:textId="77777777" w:rsidR="00E62B59" w:rsidRPr="009754A0" w:rsidRDefault="00E62B59" w:rsidP="00256116">
      <w:pPr>
        <w:spacing w:line="276" w:lineRule="auto"/>
        <w:jc w:val="both"/>
        <w:rPr>
          <w:rFonts w:ascii="Times New Roman" w:hAnsi="Times New Roman" w:cs="Times New Roman"/>
        </w:rPr>
      </w:pPr>
    </w:p>
    <w:p w14:paraId="1343F589" w14:textId="77777777" w:rsidR="002600F0" w:rsidRPr="009754A0" w:rsidRDefault="002600F0" w:rsidP="00256116">
      <w:pPr>
        <w:spacing w:line="276" w:lineRule="auto"/>
        <w:jc w:val="both"/>
        <w:rPr>
          <w:rFonts w:ascii="Times New Roman" w:hAnsi="Times New Roman" w:cs="Times New Roman"/>
          <w:b/>
          <w:bCs/>
        </w:rPr>
      </w:pPr>
    </w:p>
    <w:p w14:paraId="7E6BB46E" w14:textId="77777777" w:rsidR="002600F0" w:rsidRPr="009754A0" w:rsidRDefault="002600F0" w:rsidP="00256116">
      <w:pPr>
        <w:spacing w:line="276" w:lineRule="auto"/>
        <w:jc w:val="both"/>
        <w:rPr>
          <w:rFonts w:ascii="Times New Roman" w:hAnsi="Times New Roman" w:cs="Times New Roman"/>
          <w:b/>
          <w:bCs/>
        </w:rPr>
      </w:pPr>
    </w:p>
    <w:p w14:paraId="694EE9DD" w14:textId="77777777" w:rsidR="002600F0" w:rsidRPr="009754A0" w:rsidRDefault="002600F0" w:rsidP="00256116">
      <w:pPr>
        <w:spacing w:line="276" w:lineRule="auto"/>
        <w:jc w:val="both"/>
        <w:rPr>
          <w:rFonts w:ascii="Times New Roman" w:hAnsi="Times New Roman" w:cs="Times New Roman"/>
          <w:b/>
          <w:bCs/>
        </w:rPr>
      </w:pPr>
    </w:p>
    <w:p w14:paraId="373578E1" w14:textId="04F5EB42"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lastRenderedPageBreak/>
        <w:t>5.3 Reports Module</w:t>
      </w:r>
    </w:p>
    <w:p w14:paraId="196B24C9" w14:textId="77777777" w:rsidR="006A001D" w:rsidRPr="009754A0" w:rsidRDefault="006A001D" w:rsidP="007B6476">
      <w:pPr>
        <w:numPr>
          <w:ilvl w:val="0"/>
          <w:numId w:val="32"/>
        </w:numPr>
        <w:spacing w:line="276" w:lineRule="auto"/>
        <w:jc w:val="both"/>
        <w:rPr>
          <w:rFonts w:ascii="Times New Roman" w:hAnsi="Times New Roman" w:cs="Times New Roman"/>
        </w:rPr>
      </w:pPr>
      <w:r w:rsidRPr="009754A0">
        <w:rPr>
          <w:rFonts w:ascii="Times New Roman" w:hAnsi="Times New Roman" w:cs="Times New Roman"/>
        </w:rPr>
        <w:t>Choose date</w:t>
      </w:r>
      <w:r w:rsidRPr="009754A0">
        <w:rPr>
          <w:rFonts w:ascii="Times New Roman" w:hAnsi="Times New Roman" w:cs="Times New Roman"/>
        </w:rPr>
        <w:noBreakHyphen/>
        <w:t xml:space="preserve">range </w:t>
      </w:r>
      <w:r w:rsidRPr="009754A0">
        <w:rPr>
          <w:rFonts w:ascii="Cambria Math" w:hAnsi="Cambria Math" w:cs="Cambria Math"/>
        </w:rPr>
        <w:t>▸</w:t>
      </w:r>
      <w:r w:rsidRPr="009754A0">
        <w:rPr>
          <w:rFonts w:ascii="Times New Roman" w:hAnsi="Times New Roman" w:cs="Times New Roman"/>
        </w:rPr>
        <w:t xml:space="preserve"> location </w:t>
      </w:r>
      <w:r w:rsidRPr="009754A0">
        <w:rPr>
          <w:rFonts w:ascii="Cambria Math" w:hAnsi="Cambria Math" w:cs="Cambria Math"/>
        </w:rPr>
        <w:t>▸</w:t>
      </w:r>
      <w:r w:rsidRPr="009754A0">
        <w:rPr>
          <w:rFonts w:ascii="Times New Roman" w:hAnsi="Times New Roman" w:cs="Times New Roman"/>
        </w:rPr>
        <w:t xml:space="preserve"> pollutant </w:t>
      </w:r>
      <w:r w:rsidRPr="009754A0">
        <w:rPr>
          <w:rFonts w:ascii="Cambria Math" w:hAnsi="Cambria Math" w:cs="Cambria Math"/>
        </w:rPr>
        <w:t>▸</w:t>
      </w:r>
      <w:r w:rsidRPr="009754A0">
        <w:rPr>
          <w:rFonts w:ascii="Times New Roman" w:hAnsi="Times New Roman" w:cs="Times New Roman"/>
        </w:rPr>
        <w:t xml:space="preserve"> Refresh.</w:t>
      </w:r>
    </w:p>
    <w:p w14:paraId="3E6EECB7" w14:textId="77777777" w:rsidR="006A001D" w:rsidRPr="009754A0" w:rsidRDefault="006A001D" w:rsidP="007B6476">
      <w:pPr>
        <w:numPr>
          <w:ilvl w:val="0"/>
          <w:numId w:val="32"/>
        </w:numPr>
        <w:spacing w:line="276" w:lineRule="auto"/>
        <w:jc w:val="both"/>
        <w:rPr>
          <w:rFonts w:ascii="Times New Roman" w:hAnsi="Times New Roman" w:cs="Times New Roman"/>
        </w:rPr>
      </w:pPr>
      <w:r w:rsidRPr="009754A0">
        <w:rPr>
          <w:rFonts w:ascii="Times New Roman" w:hAnsi="Times New Roman" w:cs="Times New Roman"/>
        </w:rPr>
        <w:t>Export PDF (watermarked, digitally signed) for NEMA/OSHA audits.</w:t>
      </w:r>
    </w:p>
    <w:p w14:paraId="407BFD13" w14:textId="77777777" w:rsidR="006A001D" w:rsidRPr="009754A0" w:rsidRDefault="006A001D" w:rsidP="007B6476">
      <w:pPr>
        <w:numPr>
          <w:ilvl w:val="0"/>
          <w:numId w:val="32"/>
        </w:numPr>
        <w:spacing w:line="276" w:lineRule="auto"/>
        <w:jc w:val="both"/>
        <w:rPr>
          <w:rFonts w:ascii="Times New Roman" w:hAnsi="Times New Roman" w:cs="Times New Roman"/>
        </w:rPr>
      </w:pPr>
      <w:r w:rsidRPr="009754A0">
        <w:rPr>
          <w:rFonts w:ascii="Times New Roman" w:hAnsi="Times New Roman" w:cs="Times New Roman"/>
        </w:rPr>
        <w:t xml:space="preserve">Tabs: </w:t>
      </w:r>
      <w:r w:rsidRPr="009754A0">
        <w:rPr>
          <w:rFonts w:ascii="Times New Roman" w:hAnsi="Times New Roman" w:cs="Times New Roman"/>
          <w:i/>
          <w:iCs/>
        </w:rPr>
        <w:t>Summary</w:t>
      </w:r>
      <w:r w:rsidRPr="009754A0">
        <w:rPr>
          <w:rFonts w:ascii="Times New Roman" w:hAnsi="Times New Roman" w:cs="Times New Roman"/>
        </w:rPr>
        <w:t xml:space="preserve">, </w:t>
      </w:r>
      <w:r w:rsidRPr="009754A0">
        <w:rPr>
          <w:rFonts w:ascii="Times New Roman" w:hAnsi="Times New Roman" w:cs="Times New Roman"/>
          <w:i/>
          <w:iCs/>
        </w:rPr>
        <w:t>Trends</w:t>
      </w:r>
      <w:r w:rsidRPr="009754A0">
        <w:rPr>
          <w:rFonts w:ascii="Times New Roman" w:hAnsi="Times New Roman" w:cs="Times New Roman"/>
        </w:rPr>
        <w:t xml:space="preserve">, </w:t>
      </w:r>
      <w:r w:rsidRPr="009754A0">
        <w:rPr>
          <w:rFonts w:ascii="Times New Roman" w:hAnsi="Times New Roman" w:cs="Times New Roman"/>
          <w:i/>
          <w:iCs/>
        </w:rPr>
        <w:t>Comparison</w:t>
      </w:r>
      <w:r w:rsidRPr="009754A0">
        <w:rPr>
          <w:rFonts w:ascii="Times New Roman" w:hAnsi="Times New Roman" w:cs="Times New Roman"/>
        </w:rPr>
        <w:t>.</w:t>
      </w:r>
    </w:p>
    <w:p w14:paraId="657348CE" w14:textId="77777777" w:rsidR="00961ED7" w:rsidRPr="009754A0" w:rsidRDefault="00E62B59" w:rsidP="00256116">
      <w:pPr>
        <w:keepNext/>
        <w:spacing w:line="276" w:lineRule="auto"/>
        <w:jc w:val="both"/>
        <w:rPr>
          <w:rFonts w:ascii="Times New Roman" w:hAnsi="Times New Roman" w:cs="Times New Roman"/>
        </w:rPr>
      </w:pPr>
      <w:r w:rsidRPr="009754A0">
        <w:rPr>
          <w:rFonts w:ascii="Times New Roman" w:hAnsi="Times New Roman" w:cs="Times New Roman"/>
          <w:noProof/>
          <w:lang w:eastAsia="en-US" w:bidi="ar-SA"/>
        </w:rPr>
        <w:drawing>
          <wp:inline distT="0" distB="0" distL="0" distR="0" wp14:anchorId="64CA1CE4" wp14:editId="5F96ECE6">
            <wp:extent cx="6120130" cy="2576195"/>
            <wp:effectExtent l="0" t="0" r="0" b="0"/>
            <wp:docPr id="1925322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22636" name=""/>
                    <pic:cNvPicPr/>
                  </pic:nvPicPr>
                  <pic:blipFill rotWithShape="1">
                    <a:blip r:embed="rId110"/>
                    <a:srcRect t="977"/>
                    <a:stretch/>
                  </pic:blipFill>
                  <pic:spPr bwMode="auto">
                    <a:xfrm>
                      <a:off x="0" y="0"/>
                      <a:ext cx="6120130" cy="2576195"/>
                    </a:xfrm>
                    <a:prstGeom prst="rect">
                      <a:avLst/>
                    </a:prstGeom>
                    <a:ln>
                      <a:noFill/>
                    </a:ln>
                    <a:extLst>
                      <a:ext uri="{53640926-AAD7-44D8-BBD7-CCE9431645EC}">
                        <a14:shadowObscured xmlns:a14="http://schemas.microsoft.com/office/drawing/2010/main"/>
                      </a:ext>
                    </a:extLst>
                  </pic:spPr>
                </pic:pic>
              </a:graphicData>
            </a:graphic>
          </wp:inline>
        </w:drawing>
      </w:r>
    </w:p>
    <w:p w14:paraId="23D03C4B" w14:textId="711CCF64" w:rsidR="00E62B59" w:rsidRPr="009754A0" w:rsidRDefault="00961ED7" w:rsidP="00256116">
      <w:pPr>
        <w:pStyle w:val="Caption"/>
        <w:spacing w:line="276" w:lineRule="auto"/>
        <w:jc w:val="both"/>
        <w:rPr>
          <w:rFonts w:ascii="Times New Roman" w:hAnsi="Times New Roman" w:cs="Times New Roman"/>
          <w:color w:val="auto"/>
        </w:rPr>
      </w:pPr>
      <w:bookmarkStart w:id="84" w:name="_Toc197924331"/>
      <w:r w:rsidRPr="009754A0">
        <w:rPr>
          <w:rFonts w:ascii="Times New Roman" w:hAnsi="Times New Roman" w:cs="Times New Roman"/>
          <w:color w:val="auto"/>
        </w:rPr>
        <w:t xml:space="preserve">Figure </w:t>
      </w:r>
      <w:r w:rsidR="00285BC2" w:rsidRPr="009754A0">
        <w:rPr>
          <w:rFonts w:ascii="Times New Roman" w:hAnsi="Times New Roman" w:cs="Times New Roman"/>
          <w:color w:val="auto"/>
        </w:rPr>
        <w:fldChar w:fldCharType="begin"/>
      </w:r>
      <w:r w:rsidR="00285BC2" w:rsidRPr="009754A0">
        <w:rPr>
          <w:rFonts w:ascii="Times New Roman" w:hAnsi="Times New Roman" w:cs="Times New Roman"/>
          <w:color w:val="auto"/>
        </w:rPr>
        <w:instrText xml:space="preserve"> STYLEREF 1 \s </w:instrText>
      </w:r>
      <w:r w:rsidR="00285BC2" w:rsidRPr="009754A0">
        <w:rPr>
          <w:rFonts w:ascii="Times New Roman" w:hAnsi="Times New Roman" w:cs="Times New Roman"/>
          <w:color w:val="auto"/>
        </w:rPr>
        <w:fldChar w:fldCharType="separate"/>
      </w:r>
      <w:r w:rsidR="004F2D4E">
        <w:rPr>
          <w:rFonts w:ascii="Times New Roman" w:hAnsi="Times New Roman" w:cs="Times New Roman"/>
          <w:noProof/>
          <w:color w:val="auto"/>
        </w:rPr>
        <w:t>9</w:t>
      </w:r>
      <w:r w:rsidR="00285BC2" w:rsidRPr="009754A0">
        <w:rPr>
          <w:rFonts w:ascii="Times New Roman" w:hAnsi="Times New Roman" w:cs="Times New Roman"/>
          <w:color w:val="auto"/>
        </w:rPr>
        <w:fldChar w:fldCharType="end"/>
      </w:r>
      <w:r w:rsidR="00285BC2" w:rsidRPr="009754A0">
        <w:rPr>
          <w:rFonts w:ascii="Times New Roman" w:hAnsi="Times New Roman" w:cs="Times New Roman"/>
          <w:color w:val="auto"/>
        </w:rPr>
        <w:t>.</w:t>
      </w:r>
      <w:r w:rsidR="009A1D8A" w:rsidRPr="009754A0">
        <w:rPr>
          <w:rFonts w:ascii="Times New Roman" w:hAnsi="Times New Roman" w:cs="Times New Roman"/>
          <w:color w:val="auto"/>
        </w:rPr>
        <w:t>1.</w:t>
      </w:r>
      <w:r w:rsidR="00575AC6" w:rsidRPr="009754A0">
        <w:rPr>
          <w:rFonts w:ascii="Times New Roman" w:hAnsi="Times New Roman" w:cs="Times New Roman"/>
          <w:color w:val="auto"/>
        </w:rPr>
        <w:fldChar w:fldCharType="begin"/>
      </w:r>
      <w:r w:rsidR="00575AC6" w:rsidRPr="009754A0">
        <w:rPr>
          <w:rFonts w:ascii="Times New Roman" w:hAnsi="Times New Roman" w:cs="Times New Roman"/>
          <w:color w:val="auto"/>
        </w:rPr>
        <w:instrText xml:space="preserve"> STYLEREF 2 \s </w:instrText>
      </w:r>
      <w:r w:rsidR="00575AC6" w:rsidRPr="009754A0">
        <w:rPr>
          <w:rFonts w:ascii="Times New Roman" w:hAnsi="Times New Roman" w:cs="Times New Roman"/>
          <w:color w:val="auto"/>
        </w:rPr>
        <w:fldChar w:fldCharType="separate"/>
      </w:r>
      <w:r w:rsidR="004F2D4E">
        <w:rPr>
          <w:rFonts w:ascii="Times New Roman" w:hAnsi="Times New Roman" w:cs="Times New Roman"/>
          <w:noProof/>
          <w:color w:val="auto"/>
        </w:rPr>
        <w:t>9.1</w:t>
      </w:r>
      <w:r w:rsidR="00575AC6" w:rsidRPr="009754A0">
        <w:rPr>
          <w:rFonts w:ascii="Times New Roman" w:hAnsi="Times New Roman" w:cs="Times New Roman"/>
          <w:color w:val="auto"/>
        </w:rPr>
        <w:fldChar w:fldCharType="end"/>
      </w:r>
      <w:r w:rsidR="00575AC6" w:rsidRPr="009754A0">
        <w:rPr>
          <w:rFonts w:ascii="Times New Roman" w:hAnsi="Times New Roman" w:cs="Times New Roman"/>
          <w:color w:val="auto"/>
        </w:rPr>
        <w:t>.</w:t>
      </w:r>
      <w:r w:rsidR="00575AC6" w:rsidRPr="009754A0">
        <w:rPr>
          <w:rFonts w:ascii="Times New Roman" w:hAnsi="Times New Roman" w:cs="Times New Roman"/>
          <w:color w:val="auto"/>
        </w:rPr>
        <w:fldChar w:fldCharType="begin"/>
      </w:r>
      <w:r w:rsidR="00575AC6" w:rsidRPr="009754A0">
        <w:rPr>
          <w:rFonts w:ascii="Times New Roman" w:hAnsi="Times New Roman" w:cs="Times New Roman"/>
          <w:color w:val="auto"/>
        </w:rPr>
        <w:instrText xml:space="preserve"> SEQ Figure \* ARABIC \s 2 </w:instrText>
      </w:r>
      <w:r w:rsidR="00575AC6" w:rsidRPr="009754A0">
        <w:rPr>
          <w:rFonts w:ascii="Times New Roman" w:hAnsi="Times New Roman" w:cs="Times New Roman"/>
          <w:color w:val="auto"/>
        </w:rPr>
        <w:fldChar w:fldCharType="separate"/>
      </w:r>
      <w:r w:rsidR="004F2D4E">
        <w:rPr>
          <w:rFonts w:ascii="Times New Roman" w:hAnsi="Times New Roman" w:cs="Times New Roman"/>
          <w:noProof/>
          <w:color w:val="auto"/>
        </w:rPr>
        <w:t>8</w:t>
      </w:r>
      <w:r w:rsidR="00575AC6" w:rsidRPr="009754A0">
        <w:rPr>
          <w:rFonts w:ascii="Times New Roman" w:hAnsi="Times New Roman" w:cs="Times New Roman"/>
          <w:color w:val="auto"/>
        </w:rPr>
        <w:fldChar w:fldCharType="end"/>
      </w:r>
      <w:r w:rsidRPr="009754A0">
        <w:rPr>
          <w:rFonts w:ascii="Times New Roman" w:hAnsi="Times New Roman" w:cs="Times New Roman"/>
          <w:color w:val="auto"/>
        </w:rPr>
        <w:t xml:space="preserve"> Reports summary</w:t>
      </w:r>
      <w:bookmarkEnd w:id="84"/>
    </w:p>
    <w:p w14:paraId="191B2E16" w14:textId="77777777" w:rsidR="00961ED7" w:rsidRPr="009754A0" w:rsidRDefault="00961ED7" w:rsidP="00256116">
      <w:pPr>
        <w:spacing w:line="276" w:lineRule="auto"/>
        <w:rPr>
          <w:rFonts w:ascii="Times New Roman" w:hAnsi="Times New Roman" w:cs="Times New Roman"/>
        </w:rPr>
      </w:pPr>
    </w:p>
    <w:p w14:paraId="0C7D0FAA" w14:textId="77777777" w:rsidR="005E034D" w:rsidRPr="009754A0" w:rsidRDefault="00292A0A" w:rsidP="00256116">
      <w:pPr>
        <w:keepNext/>
        <w:spacing w:line="276" w:lineRule="auto"/>
        <w:jc w:val="both"/>
        <w:rPr>
          <w:rFonts w:ascii="Times New Roman" w:hAnsi="Times New Roman" w:cs="Times New Roman"/>
        </w:rPr>
      </w:pPr>
      <w:r w:rsidRPr="009754A0">
        <w:rPr>
          <w:rFonts w:ascii="Times New Roman" w:hAnsi="Times New Roman" w:cs="Times New Roman"/>
          <w:noProof/>
          <w:lang w:eastAsia="en-US" w:bidi="ar-SA"/>
        </w:rPr>
        <w:drawing>
          <wp:inline distT="0" distB="0" distL="0" distR="0" wp14:anchorId="3BD9EC1A" wp14:editId="77CAC8F6">
            <wp:extent cx="6120130" cy="2619375"/>
            <wp:effectExtent l="0" t="0" r="0" b="9525"/>
            <wp:docPr id="543454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54050" name=""/>
                    <pic:cNvPicPr/>
                  </pic:nvPicPr>
                  <pic:blipFill>
                    <a:blip r:embed="rId111"/>
                    <a:stretch>
                      <a:fillRect/>
                    </a:stretch>
                  </pic:blipFill>
                  <pic:spPr>
                    <a:xfrm>
                      <a:off x="0" y="0"/>
                      <a:ext cx="6120130" cy="2619375"/>
                    </a:xfrm>
                    <a:prstGeom prst="rect">
                      <a:avLst/>
                    </a:prstGeom>
                  </pic:spPr>
                </pic:pic>
              </a:graphicData>
            </a:graphic>
          </wp:inline>
        </w:drawing>
      </w:r>
    </w:p>
    <w:p w14:paraId="34CE9DB0" w14:textId="511A2E39" w:rsidR="005E034D" w:rsidRPr="009754A0" w:rsidRDefault="005E034D" w:rsidP="00256116">
      <w:pPr>
        <w:pStyle w:val="Caption"/>
        <w:spacing w:line="276" w:lineRule="auto"/>
        <w:jc w:val="both"/>
        <w:rPr>
          <w:rFonts w:ascii="Times New Roman" w:hAnsi="Times New Roman" w:cs="Times New Roman"/>
          <w:color w:val="auto"/>
        </w:rPr>
      </w:pPr>
      <w:bookmarkStart w:id="85" w:name="_Toc197924332"/>
      <w:r w:rsidRPr="009754A0">
        <w:rPr>
          <w:rFonts w:ascii="Times New Roman" w:hAnsi="Times New Roman" w:cs="Times New Roman"/>
          <w:color w:val="auto"/>
        </w:rPr>
        <w:t xml:space="preserve">Figure </w:t>
      </w:r>
      <w:r w:rsidR="00285BC2" w:rsidRPr="009754A0">
        <w:rPr>
          <w:rFonts w:ascii="Times New Roman" w:hAnsi="Times New Roman" w:cs="Times New Roman"/>
          <w:color w:val="auto"/>
        </w:rPr>
        <w:fldChar w:fldCharType="begin"/>
      </w:r>
      <w:r w:rsidR="00285BC2" w:rsidRPr="009754A0">
        <w:rPr>
          <w:rFonts w:ascii="Times New Roman" w:hAnsi="Times New Roman" w:cs="Times New Roman"/>
          <w:color w:val="auto"/>
        </w:rPr>
        <w:instrText xml:space="preserve"> STYLEREF 1 \s </w:instrText>
      </w:r>
      <w:r w:rsidR="00285BC2" w:rsidRPr="009754A0">
        <w:rPr>
          <w:rFonts w:ascii="Times New Roman" w:hAnsi="Times New Roman" w:cs="Times New Roman"/>
          <w:color w:val="auto"/>
        </w:rPr>
        <w:fldChar w:fldCharType="separate"/>
      </w:r>
      <w:r w:rsidR="004F2D4E">
        <w:rPr>
          <w:rFonts w:ascii="Times New Roman" w:hAnsi="Times New Roman" w:cs="Times New Roman"/>
          <w:noProof/>
          <w:color w:val="auto"/>
        </w:rPr>
        <w:t>9</w:t>
      </w:r>
      <w:r w:rsidR="00285BC2" w:rsidRPr="009754A0">
        <w:rPr>
          <w:rFonts w:ascii="Times New Roman" w:hAnsi="Times New Roman" w:cs="Times New Roman"/>
          <w:color w:val="auto"/>
        </w:rPr>
        <w:fldChar w:fldCharType="end"/>
      </w:r>
      <w:r w:rsidR="00285BC2" w:rsidRPr="009754A0">
        <w:rPr>
          <w:rFonts w:ascii="Times New Roman" w:hAnsi="Times New Roman" w:cs="Times New Roman"/>
          <w:color w:val="auto"/>
        </w:rPr>
        <w:t>.</w:t>
      </w:r>
      <w:r w:rsidR="009A1D8A" w:rsidRPr="009754A0">
        <w:rPr>
          <w:rFonts w:ascii="Times New Roman" w:hAnsi="Times New Roman" w:cs="Times New Roman"/>
          <w:color w:val="auto"/>
        </w:rPr>
        <w:t>1.</w:t>
      </w:r>
      <w:r w:rsidR="00575AC6" w:rsidRPr="009754A0">
        <w:rPr>
          <w:rFonts w:ascii="Times New Roman" w:hAnsi="Times New Roman" w:cs="Times New Roman"/>
          <w:color w:val="auto"/>
        </w:rPr>
        <w:fldChar w:fldCharType="begin"/>
      </w:r>
      <w:r w:rsidR="00575AC6" w:rsidRPr="009754A0">
        <w:rPr>
          <w:rFonts w:ascii="Times New Roman" w:hAnsi="Times New Roman" w:cs="Times New Roman"/>
          <w:color w:val="auto"/>
        </w:rPr>
        <w:instrText xml:space="preserve"> STYLEREF 2 \s </w:instrText>
      </w:r>
      <w:r w:rsidR="00575AC6" w:rsidRPr="009754A0">
        <w:rPr>
          <w:rFonts w:ascii="Times New Roman" w:hAnsi="Times New Roman" w:cs="Times New Roman"/>
          <w:color w:val="auto"/>
        </w:rPr>
        <w:fldChar w:fldCharType="separate"/>
      </w:r>
      <w:r w:rsidR="004F2D4E">
        <w:rPr>
          <w:rFonts w:ascii="Times New Roman" w:hAnsi="Times New Roman" w:cs="Times New Roman"/>
          <w:noProof/>
          <w:color w:val="auto"/>
        </w:rPr>
        <w:t>9.1</w:t>
      </w:r>
      <w:r w:rsidR="00575AC6" w:rsidRPr="009754A0">
        <w:rPr>
          <w:rFonts w:ascii="Times New Roman" w:hAnsi="Times New Roman" w:cs="Times New Roman"/>
          <w:color w:val="auto"/>
        </w:rPr>
        <w:fldChar w:fldCharType="end"/>
      </w:r>
      <w:r w:rsidR="00575AC6" w:rsidRPr="009754A0">
        <w:rPr>
          <w:rFonts w:ascii="Times New Roman" w:hAnsi="Times New Roman" w:cs="Times New Roman"/>
          <w:color w:val="auto"/>
        </w:rPr>
        <w:t>.</w:t>
      </w:r>
      <w:r w:rsidR="00575AC6" w:rsidRPr="009754A0">
        <w:rPr>
          <w:rFonts w:ascii="Times New Roman" w:hAnsi="Times New Roman" w:cs="Times New Roman"/>
          <w:color w:val="auto"/>
        </w:rPr>
        <w:fldChar w:fldCharType="begin"/>
      </w:r>
      <w:r w:rsidR="00575AC6" w:rsidRPr="009754A0">
        <w:rPr>
          <w:rFonts w:ascii="Times New Roman" w:hAnsi="Times New Roman" w:cs="Times New Roman"/>
          <w:color w:val="auto"/>
        </w:rPr>
        <w:instrText xml:space="preserve"> SEQ Figure \* ARABIC \s 2 </w:instrText>
      </w:r>
      <w:r w:rsidR="00575AC6" w:rsidRPr="009754A0">
        <w:rPr>
          <w:rFonts w:ascii="Times New Roman" w:hAnsi="Times New Roman" w:cs="Times New Roman"/>
          <w:color w:val="auto"/>
        </w:rPr>
        <w:fldChar w:fldCharType="separate"/>
      </w:r>
      <w:r w:rsidR="004F2D4E">
        <w:rPr>
          <w:rFonts w:ascii="Times New Roman" w:hAnsi="Times New Roman" w:cs="Times New Roman"/>
          <w:noProof/>
          <w:color w:val="auto"/>
        </w:rPr>
        <w:t>9</w:t>
      </w:r>
      <w:r w:rsidR="00575AC6" w:rsidRPr="009754A0">
        <w:rPr>
          <w:rFonts w:ascii="Times New Roman" w:hAnsi="Times New Roman" w:cs="Times New Roman"/>
          <w:color w:val="auto"/>
        </w:rPr>
        <w:fldChar w:fldCharType="end"/>
      </w:r>
      <w:r w:rsidRPr="009754A0">
        <w:rPr>
          <w:rFonts w:ascii="Times New Roman" w:hAnsi="Times New Roman" w:cs="Times New Roman"/>
          <w:color w:val="auto"/>
        </w:rPr>
        <w:t xml:space="preserve"> Reports trends</w:t>
      </w:r>
      <w:bookmarkEnd w:id="85"/>
    </w:p>
    <w:p w14:paraId="3F27C5DD" w14:textId="77777777" w:rsidR="00961ED7" w:rsidRPr="009754A0" w:rsidRDefault="00292A0A" w:rsidP="00256116">
      <w:pPr>
        <w:keepNext/>
        <w:spacing w:line="276" w:lineRule="auto"/>
        <w:jc w:val="both"/>
        <w:rPr>
          <w:rFonts w:ascii="Times New Roman" w:hAnsi="Times New Roman" w:cs="Times New Roman"/>
        </w:rPr>
      </w:pPr>
      <w:r w:rsidRPr="009754A0">
        <w:rPr>
          <w:rFonts w:ascii="Times New Roman" w:hAnsi="Times New Roman" w:cs="Times New Roman"/>
          <w:noProof/>
          <w:lang w:eastAsia="en-US" w:bidi="ar-SA"/>
        </w:rPr>
        <w:lastRenderedPageBreak/>
        <w:drawing>
          <wp:inline distT="0" distB="0" distL="0" distR="0" wp14:anchorId="3840BFB4" wp14:editId="2761180C">
            <wp:extent cx="6120130" cy="2616835"/>
            <wp:effectExtent l="0" t="0" r="0" b="0"/>
            <wp:docPr id="540608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608951" name=""/>
                    <pic:cNvPicPr/>
                  </pic:nvPicPr>
                  <pic:blipFill>
                    <a:blip r:embed="rId112"/>
                    <a:stretch>
                      <a:fillRect/>
                    </a:stretch>
                  </pic:blipFill>
                  <pic:spPr>
                    <a:xfrm>
                      <a:off x="0" y="0"/>
                      <a:ext cx="6120130" cy="2616835"/>
                    </a:xfrm>
                    <a:prstGeom prst="rect">
                      <a:avLst/>
                    </a:prstGeom>
                  </pic:spPr>
                </pic:pic>
              </a:graphicData>
            </a:graphic>
          </wp:inline>
        </w:drawing>
      </w:r>
    </w:p>
    <w:p w14:paraId="73DE87FF" w14:textId="4BFB57D2" w:rsidR="00961ED7" w:rsidRPr="009754A0" w:rsidRDefault="00961ED7" w:rsidP="00256116">
      <w:pPr>
        <w:pStyle w:val="Caption"/>
        <w:spacing w:line="276" w:lineRule="auto"/>
        <w:jc w:val="both"/>
        <w:rPr>
          <w:rFonts w:ascii="Times New Roman" w:hAnsi="Times New Roman" w:cs="Times New Roman"/>
          <w:color w:val="auto"/>
        </w:rPr>
      </w:pPr>
      <w:bookmarkStart w:id="86" w:name="_Toc197924333"/>
      <w:r w:rsidRPr="009754A0">
        <w:rPr>
          <w:rFonts w:ascii="Times New Roman" w:hAnsi="Times New Roman" w:cs="Times New Roman"/>
          <w:color w:val="auto"/>
        </w:rPr>
        <w:t xml:space="preserve">Figure </w:t>
      </w:r>
      <w:r w:rsidR="00285BC2" w:rsidRPr="009754A0">
        <w:rPr>
          <w:rFonts w:ascii="Times New Roman" w:hAnsi="Times New Roman" w:cs="Times New Roman"/>
          <w:color w:val="auto"/>
        </w:rPr>
        <w:fldChar w:fldCharType="begin"/>
      </w:r>
      <w:r w:rsidR="00285BC2" w:rsidRPr="009754A0">
        <w:rPr>
          <w:rFonts w:ascii="Times New Roman" w:hAnsi="Times New Roman" w:cs="Times New Roman"/>
          <w:color w:val="auto"/>
        </w:rPr>
        <w:instrText xml:space="preserve"> STYLEREF 1 \s </w:instrText>
      </w:r>
      <w:r w:rsidR="00285BC2" w:rsidRPr="009754A0">
        <w:rPr>
          <w:rFonts w:ascii="Times New Roman" w:hAnsi="Times New Roman" w:cs="Times New Roman"/>
          <w:color w:val="auto"/>
        </w:rPr>
        <w:fldChar w:fldCharType="separate"/>
      </w:r>
      <w:r w:rsidR="004F2D4E">
        <w:rPr>
          <w:rFonts w:ascii="Times New Roman" w:hAnsi="Times New Roman" w:cs="Times New Roman"/>
          <w:noProof/>
          <w:color w:val="auto"/>
        </w:rPr>
        <w:t>9</w:t>
      </w:r>
      <w:r w:rsidR="00285BC2" w:rsidRPr="009754A0">
        <w:rPr>
          <w:rFonts w:ascii="Times New Roman" w:hAnsi="Times New Roman" w:cs="Times New Roman"/>
          <w:color w:val="auto"/>
        </w:rPr>
        <w:fldChar w:fldCharType="end"/>
      </w:r>
      <w:r w:rsidR="00285BC2" w:rsidRPr="009754A0">
        <w:rPr>
          <w:rFonts w:ascii="Times New Roman" w:hAnsi="Times New Roman" w:cs="Times New Roman"/>
          <w:color w:val="auto"/>
        </w:rPr>
        <w:t>.</w:t>
      </w:r>
      <w:r w:rsidR="009A1D8A" w:rsidRPr="009754A0">
        <w:rPr>
          <w:rFonts w:ascii="Times New Roman" w:hAnsi="Times New Roman" w:cs="Times New Roman"/>
          <w:color w:val="auto"/>
        </w:rPr>
        <w:t>1.</w:t>
      </w:r>
      <w:r w:rsidR="00575AC6" w:rsidRPr="009754A0">
        <w:rPr>
          <w:rFonts w:ascii="Times New Roman" w:hAnsi="Times New Roman" w:cs="Times New Roman"/>
          <w:color w:val="auto"/>
        </w:rPr>
        <w:fldChar w:fldCharType="begin"/>
      </w:r>
      <w:r w:rsidR="00575AC6" w:rsidRPr="009754A0">
        <w:rPr>
          <w:rFonts w:ascii="Times New Roman" w:hAnsi="Times New Roman" w:cs="Times New Roman"/>
          <w:color w:val="auto"/>
        </w:rPr>
        <w:instrText xml:space="preserve"> STYLEREF 2 \s </w:instrText>
      </w:r>
      <w:r w:rsidR="00575AC6" w:rsidRPr="009754A0">
        <w:rPr>
          <w:rFonts w:ascii="Times New Roman" w:hAnsi="Times New Roman" w:cs="Times New Roman"/>
          <w:color w:val="auto"/>
        </w:rPr>
        <w:fldChar w:fldCharType="separate"/>
      </w:r>
      <w:r w:rsidR="004F2D4E">
        <w:rPr>
          <w:rFonts w:ascii="Times New Roman" w:hAnsi="Times New Roman" w:cs="Times New Roman"/>
          <w:noProof/>
          <w:color w:val="auto"/>
        </w:rPr>
        <w:t>9.1</w:t>
      </w:r>
      <w:r w:rsidR="00575AC6" w:rsidRPr="009754A0">
        <w:rPr>
          <w:rFonts w:ascii="Times New Roman" w:hAnsi="Times New Roman" w:cs="Times New Roman"/>
          <w:color w:val="auto"/>
        </w:rPr>
        <w:fldChar w:fldCharType="end"/>
      </w:r>
      <w:r w:rsidR="00575AC6" w:rsidRPr="009754A0">
        <w:rPr>
          <w:rFonts w:ascii="Times New Roman" w:hAnsi="Times New Roman" w:cs="Times New Roman"/>
          <w:color w:val="auto"/>
        </w:rPr>
        <w:t>.</w:t>
      </w:r>
      <w:r w:rsidR="00575AC6" w:rsidRPr="009754A0">
        <w:rPr>
          <w:rFonts w:ascii="Times New Roman" w:hAnsi="Times New Roman" w:cs="Times New Roman"/>
          <w:color w:val="auto"/>
        </w:rPr>
        <w:fldChar w:fldCharType="begin"/>
      </w:r>
      <w:r w:rsidR="00575AC6" w:rsidRPr="009754A0">
        <w:rPr>
          <w:rFonts w:ascii="Times New Roman" w:hAnsi="Times New Roman" w:cs="Times New Roman"/>
          <w:color w:val="auto"/>
        </w:rPr>
        <w:instrText xml:space="preserve"> SEQ Figure \* ARABIC \s 2 </w:instrText>
      </w:r>
      <w:r w:rsidR="00575AC6" w:rsidRPr="009754A0">
        <w:rPr>
          <w:rFonts w:ascii="Times New Roman" w:hAnsi="Times New Roman" w:cs="Times New Roman"/>
          <w:color w:val="auto"/>
        </w:rPr>
        <w:fldChar w:fldCharType="separate"/>
      </w:r>
      <w:r w:rsidR="004F2D4E">
        <w:rPr>
          <w:rFonts w:ascii="Times New Roman" w:hAnsi="Times New Roman" w:cs="Times New Roman"/>
          <w:noProof/>
          <w:color w:val="auto"/>
        </w:rPr>
        <w:t>10</w:t>
      </w:r>
      <w:r w:rsidR="00575AC6" w:rsidRPr="009754A0">
        <w:rPr>
          <w:rFonts w:ascii="Times New Roman" w:hAnsi="Times New Roman" w:cs="Times New Roman"/>
          <w:color w:val="auto"/>
        </w:rPr>
        <w:fldChar w:fldCharType="end"/>
      </w:r>
      <w:r w:rsidRPr="009754A0">
        <w:rPr>
          <w:rFonts w:ascii="Times New Roman" w:hAnsi="Times New Roman" w:cs="Times New Roman"/>
          <w:color w:val="auto"/>
        </w:rPr>
        <w:t xml:space="preserve"> Reports </w:t>
      </w:r>
      <w:r w:rsidR="00363C2E" w:rsidRPr="009754A0">
        <w:rPr>
          <w:rFonts w:ascii="Times New Roman" w:hAnsi="Times New Roman" w:cs="Times New Roman"/>
          <w:color w:val="auto"/>
        </w:rPr>
        <w:t>comparison</w:t>
      </w:r>
      <w:bookmarkEnd w:id="86"/>
    </w:p>
    <w:p w14:paraId="32D5F4E9"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5.4 Alerts Centre</w:t>
      </w:r>
    </w:p>
    <w:p w14:paraId="55216915" w14:textId="77777777" w:rsidR="006A001D" w:rsidRPr="009754A0" w:rsidRDefault="006A001D" w:rsidP="007B6476">
      <w:pPr>
        <w:numPr>
          <w:ilvl w:val="0"/>
          <w:numId w:val="33"/>
        </w:numPr>
        <w:spacing w:line="276" w:lineRule="auto"/>
        <w:jc w:val="both"/>
        <w:rPr>
          <w:rFonts w:ascii="Times New Roman" w:hAnsi="Times New Roman" w:cs="Times New Roman"/>
        </w:rPr>
      </w:pPr>
      <w:r w:rsidRPr="009754A0">
        <w:rPr>
          <w:rFonts w:ascii="Times New Roman" w:hAnsi="Times New Roman" w:cs="Times New Roman"/>
        </w:rPr>
        <w:t>Table lists all threshold breaches; default sort = newest.</w:t>
      </w:r>
    </w:p>
    <w:p w14:paraId="7DC92DAE" w14:textId="77777777" w:rsidR="006A001D" w:rsidRPr="009754A0" w:rsidRDefault="006A001D" w:rsidP="007B6476">
      <w:pPr>
        <w:numPr>
          <w:ilvl w:val="0"/>
          <w:numId w:val="33"/>
        </w:numPr>
        <w:spacing w:line="276" w:lineRule="auto"/>
        <w:jc w:val="both"/>
        <w:rPr>
          <w:rFonts w:ascii="Times New Roman" w:hAnsi="Times New Roman" w:cs="Times New Roman"/>
        </w:rPr>
      </w:pPr>
      <w:r w:rsidRPr="009754A0">
        <w:rPr>
          <w:rFonts w:ascii="Times New Roman" w:hAnsi="Times New Roman" w:cs="Times New Roman"/>
        </w:rPr>
        <w:t>Severity pills: Low (yellow), Medium (orange), High (red).</w:t>
      </w:r>
    </w:p>
    <w:p w14:paraId="29EA715C" w14:textId="77777777" w:rsidR="006A001D" w:rsidRPr="009754A0" w:rsidRDefault="006A001D" w:rsidP="007B6476">
      <w:pPr>
        <w:numPr>
          <w:ilvl w:val="0"/>
          <w:numId w:val="33"/>
        </w:numPr>
        <w:spacing w:line="276" w:lineRule="auto"/>
        <w:jc w:val="both"/>
        <w:rPr>
          <w:rFonts w:ascii="Times New Roman" w:hAnsi="Times New Roman" w:cs="Times New Roman"/>
        </w:rPr>
      </w:pPr>
      <w:r w:rsidRPr="009754A0">
        <w:rPr>
          <w:rFonts w:ascii="Times New Roman" w:hAnsi="Times New Roman" w:cs="Times New Roman"/>
        </w:rPr>
        <w:t xml:space="preserve">Click </w:t>
      </w:r>
      <w:r w:rsidRPr="009754A0">
        <w:rPr>
          <w:rFonts w:ascii="Times New Roman" w:hAnsi="Times New Roman" w:cs="Times New Roman"/>
          <w:i/>
          <w:iCs/>
        </w:rPr>
        <w:t>View Details</w:t>
      </w:r>
      <w:r w:rsidRPr="009754A0">
        <w:rPr>
          <w:rFonts w:ascii="Times New Roman" w:hAnsi="Times New Roman" w:cs="Times New Roman"/>
        </w:rPr>
        <w:t xml:space="preserve"> </w:t>
      </w:r>
      <w:r w:rsidRPr="009754A0">
        <w:rPr>
          <w:rFonts w:ascii="Segoe UI Symbol" w:hAnsi="Segoe UI Symbol" w:cs="Segoe UI Symbol"/>
        </w:rPr>
        <w:t>➜</w:t>
      </w:r>
      <w:r w:rsidRPr="009754A0">
        <w:rPr>
          <w:rFonts w:ascii="Times New Roman" w:hAnsi="Times New Roman" w:cs="Times New Roman"/>
        </w:rPr>
        <w:t xml:space="preserve"> modal showing graph + acknowledge button.</w:t>
      </w:r>
    </w:p>
    <w:p w14:paraId="7FD21BCE" w14:textId="77777777" w:rsidR="00961ED7" w:rsidRPr="009754A0" w:rsidRDefault="00292A0A" w:rsidP="00256116">
      <w:pPr>
        <w:keepNext/>
        <w:spacing w:line="276" w:lineRule="auto"/>
        <w:jc w:val="both"/>
        <w:rPr>
          <w:rFonts w:ascii="Times New Roman" w:hAnsi="Times New Roman" w:cs="Times New Roman"/>
        </w:rPr>
      </w:pPr>
      <w:r w:rsidRPr="009754A0">
        <w:rPr>
          <w:rFonts w:ascii="Times New Roman" w:hAnsi="Times New Roman" w:cs="Times New Roman"/>
          <w:noProof/>
          <w:lang w:eastAsia="en-US" w:bidi="ar-SA"/>
        </w:rPr>
        <w:drawing>
          <wp:inline distT="0" distB="0" distL="0" distR="0" wp14:anchorId="05A51E18" wp14:editId="57CC0236">
            <wp:extent cx="6120130" cy="2630170"/>
            <wp:effectExtent l="0" t="0" r="0" b="0"/>
            <wp:docPr id="1070770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70098" name=""/>
                    <pic:cNvPicPr/>
                  </pic:nvPicPr>
                  <pic:blipFill>
                    <a:blip r:embed="rId113"/>
                    <a:stretch>
                      <a:fillRect/>
                    </a:stretch>
                  </pic:blipFill>
                  <pic:spPr>
                    <a:xfrm>
                      <a:off x="0" y="0"/>
                      <a:ext cx="6120130" cy="2630170"/>
                    </a:xfrm>
                    <a:prstGeom prst="rect">
                      <a:avLst/>
                    </a:prstGeom>
                  </pic:spPr>
                </pic:pic>
              </a:graphicData>
            </a:graphic>
          </wp:inline>
        </w:drawing>
      </w:r>
    </w:p>
    <w:p w14:paraId="1AF39F40" w14:textId="1C90DD9A" w:rsidR="00292A0A" w:rsidRPr="009754A0" w:rsidRDefault="00961ED7" w:rsidP="00256116">
      <w:pPr>
        <w:pStyle w:val="Caption"/>
        <w:spacing w:line="276" w:lineRule="auto"/>
        <w:jc w:val="both"/>
        <w:rPr>
          <w:rFonts w:ascii="Times New Roman" w:hAnsi="Times New Roman" w:cs="Times New Roman"/>
          <w:color w:val="auto"/>
        </w:rPr>
      </w:pPr>
      <w:bookmarkStart w:id="87" w:name="_Toc197924334"/>
      <w:r w:rsidRPr="009754A0">
        <w:rPr>
          <w:rFonts w:ascii="Times New Roman" w:hAnsi="Times New Roman" w:cs="Times New Roman"/>
          <w:color w:val="auto"/>
        </w:rPr>
        <w:t xml:space="preserve">Figure </w:t>
      </w:r>
      <w:r w:rsidR="00285BC2" w:rsidRPr="009754A0">
        <w:rPr>
          <w:rFonts w:ascii="Times New Roman" w:hAnsi="Times New Roman" w:cs="Times New Roman"/>
          <w:color w:val="auto"/>
        </w:rPr>
        <w:fldChar w:fldCharType="begin"/>
      </w:r>
      <w:r w:rsidR="00285BC2" w:rsidRPr="009754A0">
        <w:rPr>
          <w:rFonts w:ascii="Times New Roman" w:hAnsi="Times New Roman" w:cs="Times New Roman"/>
          <w:color w:val="auto"/>
        </w:rPr>
        <w:instrText xml:space="preserve"> STYLEREF 1 \s </w:instrText>
      </w:r>
      <w:r w:rsidR="00285BC2" w:rsidRPr="009754A0">
        <w:rPr>
          <w:rFonts w:ascii="Times New Roman" w:hAnsi="Times New Roman" w:cs="Times New Roman"/>
          <w:color w:val="auto"/>
        </w:rPr>
        <w:fldChar w:fldCharType="separate"/>
      </w:r>
      <w:r w:rsidR="004F2D4E">
        <w:rPr>
          <w:rFonts w:ascii="Times New Roman" w:hAnsi="Times New Roman" w:cs="Times New Roman"/>
          <w:noProof/>
          <w:color w:val="auto"/>
        </w:rPr>
        <w:t>9</w:t>
      </w:r>
      <w:r w:rsidR="00285BC2" w:rsidRPr="009754A0">
        <w:rPr>
          <w:rFonts w:ascii="Times New Roman" w:hAnsi="Times New Roman" w:cs="Times New Roman"/>
          <w:color w:val="auto"/>
        </w:rPr>
        <w:fldChar w:fldCharType="end"/>
      </w:r>
      <w:r w:rsidR="00285BC2" w:rsidRPr="009754A0">
        <w:rPr>
          <w:rFonts w:ascii="Times New Roman" w:hAnsi="Times New Roman" w:cs="Times New Roman"/>
          <w:color w:val="auto"/>
        </w:rPr>
        <w:t>.</w:t>
      </w:r>
      <w:r w:rsidR="009A1D8A" w:rsidRPr="009754A0">
        <w:rPr>
          <w:rFonts w:ascii="Times New Roman" w:hAnsi="Times New Roman" w:cs="Times New Roman"/>
          <w:color w:val="auto"/>
        </w:rPr>
        <w:t>1.</w:t>
      </w:r>
      <w:r w:rsidR="00575AC6" w:rsidRPr="009754A0">
        <w:rPr>
          <w:rFonts w:ascii="Times New Roman" w:hAnsi="Times New Roman" w:cs="Times New Roman"/>
          <w:color w:val="auto"/>
        </w:rPr>
        <w:fldChar w:fldCharType="begin"/>
      </w:r>
      <w:r w:rsidR="00575AC6" w:rsidRPr="009754A0">
        <w:rPr>
          <w:rFonts w:ascii="Times New Roman" w:hAnsi="Times New Roman" w:cs="Times New Roman"/>
          <w:color w:val="auto"/>
        </w:rPr>
        <w:instrText xml:space="preserve"> STYLEREF 2 \s </w:instrText>
      </w:r>
      <w:r w:rsidR="00575AC6" w:rsidRPr="009754A0">
        <w:rPr>
          <w:rFonts w:ascii="Times New Roman" w:hAnsi="Times New Roman" w:cs="Times New Roman"/>
          <w:color w:val="auto"/>
        </w:rPr>
        <w:fldChar w:fldCharType="separate"/>
      </w:r>
      <w:r w:rsidR="004F2D4E">
        <w:rPr>
          <w:rFonts w:ascii="Times New Roman" w:hAnsi="Times New Roman" w:cs="Times New Roman"/>
          <w:noProof/>
          <w:color w:val="auto"/>
        </w:rPr>
        <w:t>9.1</w:t>
      </w:r>
      <w:r w:rsidR="00575AC6" w:rsidRPr="009754A0">
        <w:rPr>
          <w:rFonts w:ascii="Times New Roman" w:hAnsi="Times New Roman" w:cs="Times New Roman"/>
          <w:color w:val="auto"/>
        </w:rPr>
        <w:fldChar w:fldCharType="end"/>
      </w:r>
      <w:r w:rsidR="00575AC6" w:rsidRPr="009754A0">
        <w:rPr>
          <w:rFonts w:ascii="Times New Roman" w:hAnsi="Times New Roman" w:cs="Times New Roman"/>
          <w:color w:val="auto"/>
        </w:rPr>
        <w:t>.</w:t>
      </w:r>
      <w:r w:rsidR="00575AC6" w:rsidRPr="009754A0">
        <w:rPr>
          <w:rFonts w:ascii="Times New Roman" w:hAnsi="Times New Roman" w:cs="Times New Roman"/>
          <w:color w:val="auto"/>
        </w:rPr>
        <w:fldChar w:fldCharType="begin"/>
      </w:r>
      <w:r w:rsidR="00575AC6" w:rsidRPr="009754A0">
        <w:rPr>
          <w:rFonts w:ascii="Times New Roman" w:hAnsi="Times New Roman" w:cs="Times New Roman"/>
          <w:color w:val="auto"/>
        </w:rPr>
        <w:instrText xml:space="preserve"> SEQ Figure \* ARABIC \s 2 </w:instrText>
      </w:r>
      <w:r w:rsidR="00575AC6" w:rsidRPr="009754A0">
        <w:rPr>
          <w:rFonts w:ascii="Times New Roman" w:hAnsi="Times New Roman" w:cs="Times New Roman"/>
          <w:color w:val="auto"/>
        </w:rPr>
        <w:fldChar w:fldCharType="separate"/>
      </w:r>
      <w:r w:rsidR="004F2D4E">
        <w:rPr>
          <w:rFonts w:ascii="Times New Roman" w:hAnsi="Times New Roman" w:cs="Times New Roman"/>
          <w:noProof/>
          <w:color w:val="auto"/>
        </w:rPr>
        <w:t>11</w:t>
      </w:r>
      <w:r w:rsidR="00575AC6" w:rsidRPr="009754A0">
        <w:rPr>
          <w:rFonts w:ascii="Times New Roman" w:hAnsi="Times New Roman" w:cs="Times New Roman"/>
          <w:color w:val="auto"/>
        </w:rPr>
        <w:fldChar w:fldCharType="end"/>
      </w:r>
      <w:r w:rsidRPr="009754A0">
        <w:rPr>
          <w:rFonts w:ascii="Times New Roman" w:hAnsi="Times New Roman" w:cs="Times New Roman"/>
          <w:color w:val="auto"/>
        </w:rPr>
        <w:t xml:space="preserve"> Alerts management</w:t>
      </w:r>
      <w:bookmarkEnd w:id="87"/>
    </w:p>
    <w:p w14:paraId="36536F0B" w14:textId="77777777" w:rsidR="00292A0A" w:rsidRPr="009754A0" w:rsidRDefault="00292A0A" w:rsidP="00256116">
      <w:pPr>
        <w:spacing w:line="276" w:lineRule="auto"/>
        <w:jc w:val="both"/>
        <w:rPr>
          <w:rFonts w:ascii="Times New Roman" w:hAnsi="Times New Roman" w:cs="Times New Roman"/>
        </w:rPr>
      </w:pPr>
    </w:p>
    <w:p w14:paraId="28D42100" w14:textId="77777777" w:rsidR="00292A0A" w:rsidRPr="009754A0" w:rsidRDefault="00292A0A" w:rsidP="00256116">
      <w:pPr>
        <w:spacing w:line="276" w:lineRule="auto"/>
        <w:jc w:val="both"/>
        <w:rPr>
          <w:rFonts w:ascii="Times New Roman" w:hAnsi="Times New Roman" w:cs="Times New Roman"/>
        </w:rPr>
      </w:pPr>
    </w:p>
    <w:p w14:paraId="1F1B9D3F" w14:textId="77777777" w:rsidR="00292A0A" w:rsidRPr="009754A0" w:rsidRDefault="00292A0A" w:rsidP="00256116">
      <w:pPr>
        <w:spacing w:line="276" w:lineRule="auto"/>
        <w:jc w:val="both"/>
        <w:rPr>
          <w:rFonts w:ascii="Times New Roman" w:hAnsi="Times New Roman" w:cs="Times New Roman"/>
        </w:rPr>
      </w:pPr>
    </w:p>
    <w:p w14:paraId="32CC6424" w14:textId="77777777" w:rsidR="00292A0A" w:rsidRPr="009754A0" w:rsidRDefault="00292A0A" w:rsidP="00256116">
      <w:pPr>
        <w:spacing w:line="276" w:lineRule="auto"/>
        <w:jc w:val="both"/>
        <w:rPr>
          <w:rFonts w:ascii="Times New Roman" w:hAnsi="Times New Roman" w:cs="Times New Roman"/>
        </w:rPr>
      </w:pPr>
    </w:p>
    <w:p w14:paraId="09956715" w14:textId="77777777" w:rsidR="00292A0A" w:rsidRPr="009754A0" w:rsidRDefault="00292A0A" w:rsidP="00256116">
      <w:pPr>
        <w:spacing w:line="276" w:lineRule="auto"/>
        <w:jc w:val="both"/>
        <w:rPr>
          <w:rFonts w:ascii="Times New Roman" w:hAnsi="Times New Roman" w:cs="Times New Roman"/>
        </w:rPr>
      </w:pPr>
    </w:p>
    <w:p w14:paraId="79051316" w14:textId="77777777" w:rsidR="00292A0A" w:rsidRPr="009754A0" w:rsidRDefault="00292A0A" w:rsidP="00256116">
      <w:pPr>
        <w:spacing w:line="276" w:lineRule="auto"/>
        <w:jc w:val="both"/>
        <w:rPr>
          <w:rFonts w:ascii="Times New Roman" w:hAnsi="Times New Roman" w:cs="Times New Roman"/>
        </w:rPr>
      </w:pPr>
    </w:p>
    <w:p w14:paraId="4AD247C7" w14:textId="77777777" w:rsidR="00292A0A" w:rsidRPr="009754A0" w:rsidRDefault="00292A0A" w:rsidP="00256116">
      <w:pPr>
        <w:spacing w:line="276" w:lineRule="auto"/>
        <w:jc w:val="both"/>
        <w:rPr>
          <w:rFonts w:ascii="Times New Roman" w:hAnsi="Times New Roman" w:cs="Times New Roman"/>
        </w:rPr>
      </w:pPr>
    </w:p>
    <w:p w14:paraId="171E3453" w14:textId="77777777" w:rsidR="002600F0" w:rsidRPr="009754A0" w:rsidRDefault="002600F0" w:rsidP="00256116">
      <w:pPr>
        <w:spacing w:line="276" w:lineRule="auto"/>
        <w:jc w:val="both"/>
        <w:rPr>
          <w:rFonts w:ascii="Times New Roman" w:hAnsi="Times New Roman" w:cs="Times New Roman"/>
          <w:b/>
          <w:bCs/>
        </w:rPr>
      </w:pPr>
    </w:p>
    <w:p w14:paraId="6DE6D968" w14:textId="77777777" w:rsidR="002600F0" w:rsidRPr="009754A0" w:rsidRDefault="002600F0" w:rsidP="00256116">
      <w:pPr>
        <w:spacing w:line="276" w:lineRule="auto"/>
        <w:jc w:val="both"/>
        <w:rPr>
          <w:rFonts w:ascii="Times New Roman" w:hAnsi="Times New Roman" w:cs="Times New Roman"/>
          <w:b/>
          <w:bCs/>
        </w:rPr>
      </w:pPr>
    </w:p>
    <w:p w14:paraId="51701F92" w14:textId="77777777" w:rsidR="002600F0" w:rsidRPr="009754A0" w:rsidRDefault="002600F0" w:rsidP="00256116">
      <w:pPr>
        <w:spacing w:line="276" w:lineRule="auto"/>
        <w:jc w:val="both"/>
        <w:rPr>
          <w:rFonts w:ascii="Times New Roman" w:hAnsi="Times New Roman" w:cs="Times New Roman"/>
          <w:b/>
          <w:bCs/>
        </w:rPr>
      </w:pPr>
    </w:p>
    <w:p w14:paraId="77958F6F" w14:textId="77777777" w:rsidR="002600F0" w:rsidRPr="009754A0" w:rsidRDefault="002600F0" w:rsidP="00256116">
      <w:pPr>
        <w:spacing w:line="276" w:lineRule="auto"/>
        <w:jc w:val="both"/>
        <w:rPr>
          <w:rFonts w:ascii="Times New Roman" w:hAnsi="Times New Roman" w:cs="Times New Roman"/>
          <w:b/>
          <w:bCs/>
        </w:rPr>
      </w:pPr>
    </w:p>
    <w:p w14:paraId="342E1AC2" w14:textId="5577FF9A"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lastRenderedPageBreak/>
        <w:t>5.5 User Management</w:t>
      </w:r>
    </w:p>
    <w:p w14:paraId="67C540F1" w14:textId="77777777" w:rsidR="006A001D" w:rsidRPr="009754A0" w:rsidRDefault="006A001D" w:rsidP="007B6476">
      <w:pPr>
        <w:numPr>
          <w:ilvl w:val="0"/>
          <w:numId w:val="34"/>
        </w:numPr>
        <w:spacing w:line="276" w:lineRule="auto"/>
        <w:jc w:val="both"/>
        <w:rPr>
          <w:rFonts w:ascii="Times New Roman" w:hAnsi="Times New Roman" w:cs="Times New Roman"/>
        </w:rPr>
      </w:pPr>
      <w:r w:rsidRPr="009754A0">
        <w:rPr>
          <w:rFonts w:ascii="Times New Roman" w:hAnsi="Times New Roman" w:cs="Times New Roman"/>
        </w:rPr>
        <w:t>Roles: Admin (full), Operator (view + acknowledge), Viewer (read</w:t>
      </w:r>
      <w:r w:rsidRPr="009754A0">
        <w:rPr>
          <w:rFonts w:ascii="Times New Roman" w:hAnsi="Times New Roman" w:cs="Times New Roman"/>
        </w:rPr>
        <w:noBreakHyphen/>
        <w:t>only).</w:t>
      </w:r>
    </w:p>
    <w:p w14:paraId="15594DCC" w14:textId="77777777" w:rsidR="006A001D" w:rsidRPr="009754A0" w:rsidRDefault="006A001D" w:rsidP="007B6476">
      <w:pPr>
        <w:numPr>
          <w:ilvl w:val="0"/>
          <w:numId w:val="34"/>
        </w:numPr>
        <w:spacing w:line="276" w:lineRule="auto"/>
        <w:jc w:val="both"/>
        <w:rPr>
          <w:rFonts w:ascii="Times New Roman" w:hAnsi="Times New Roman" w:cs="Times New Roman"/>
        </w:rPr>
      </w:pPr>
      <w:r w:rsidRPr="009754A0">
        <w:rPr>
          <w:rFonts w:ascii="Times New Roman" w:hAnsi="Times New Roman" w:cs="Times New Roman"/>
        </w:rPr>
        <w:t>Add, edit, delete via right</w:t>
      </w:r>
      <w:r w:rsidRPr="009754A0">
        <w:rPr>
          <w:rFonts w:ascii="Times New Roman" w:hAnsi="Times New Roman" w:cs="Times New Roman"/>
        </w:rPr>
        <w:noBreakHyphen/>
        <w:t>hand icons.</w:t>
      </w:r>
    </w:p>
    <w:p w14:paraId="7B63A5F2" w14:textId="77777777" w:rsidR="00961ED7" w:rsidRPr="009754A0" w:rsidRDefault="00292A0A" w:rsidP="00256116">
      <w:pPr>
        <w:keepNext/>
        <w:spacing w:line="276" w:lineRule="auto"/>
        <w:jc w:val="both"/>
        <w:rPr>
          <w:rFonts w:ascii="Times New Roman" w:hAnsi="Times New Roman" w:cs="Times New Roman"/>
        </w:rPr>
      </w:pPr>
      <w:r w:rsidRPr="009754A0">
        <w:rPr>
          <w:rFonts w:ascii="Times New Roman" w:hAnsi="Times New Roman" w:cs="Times New Roman"/>
          <w:noProof/>
          <w:lang w:eastAsia="en-US" w:bidi="ar-SA"/>
        </w:rPr>
        <w:drawing>
          <wp:inline distT="0" distB="0" distL="0" distR="0" wp14:anchorId="38809904" wp14:editId="35D3DF38">
            <wp:extent cx="6120130" cy="2621280"/>
            <wp:effectExtent l="0" t="0" r="0" b="7620"/>
            <wp:docPr id="1205142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42986" name=""/>
                    <pic:cNvPicPr/>
                  </pic:nvPicPr>
                  <pic:blipFill>
                    <a:blip r:embed="rId114"/>
                    <a:stretch>
                      <a:fillRect/>
                    </a:stretch>
                  </pic:blipFill>
                  <pic:spPr>
                    <a:xfrm>
                      <a:off x="0" y="0"/>
                      <a:ext cx="6120130" cy="2621280"/>
                    </a:xfrm>
                    <a:prstGeom prst="rect">
                      <a:avLst/>
                    </a:prstGeom>
                  </pic:spPr>
                </pic:pic>
              </a:graphicData>
            </a:graphic>
          </wp:inline>
        </w:drawing>
      </w:r>
    </w:p>
    <w:p w14:paraId="45F84104" w14:textId="0168D149" w:rsidR="00292A0A" w:rsidRPr="009754A0" w:rsidRDefault="00961ED7" w:rsidP="00256116">
      <w:pPr>
        <w:pStyle w:val="Caption"/>
        <w:spacing w:line="276" w:lineRule="auto"/>
        <w:jc w:val="both"/>
        <w:rPr>
          <w:rFonts w:ascii="Times New Roman" w:hAnsi="Times New Roman" w:cs="Times New Roman"/>
          <w:color w:val="auto"/>
        </w:rPr>
      </w:pPr>
      <w:bookmarkStart w:id="88" w:name="_Toc197924335"/>
      <w:r w:rsidRPr="009754A0">
        <w:rPr>
          <w:rFonts w:ascii="Times New Roman" w:hAnsi="Times New Roman" w:cs="Times New Roman"/>
          <w:color w:val="auto"/>
        </w:rPr>
        <w:t xml:space="preserve">Figure </w:t>
      </w:r>
      <w:r w:rsidR="00285BC2" w:rsidRPr="009754A0">
        <w:rPr>
          <w:rFonts w:ascii="Times New Roman" w:hAnsi="Times New Roman" w:cs="Times New Roman"/>
          <w:color w:val="auto"/>
        </w:rPr>
        <w:fldChar w:fldCharType="begin"/>
      </w:r>
      <w:r w:rsidR="00285BC2" w:rsidRPr="009754A0">
        <w:rPr>
          <w:rFonts w:ascii="Times New Roman" w:hAnsi="Times New Roman" w:cs="Times New Roman"/>
          <w:color w:val="auto"/>
        </w:rPr>
        <w:instrText xml:space="preserve"> STYLEREF 1 \s </w:instrText>
      </w:r>
      <w:r w:rsidR="00285BC2" w:rsidRPr="009754A0">
        <w:rPr>
          <w:rFonts w:ascii="Times New Roman" w:hAnsi="Times New Roman" w:cs="Times New Roman"/>
          <w:color w:val="auto"/>
        </w:rPr>
        <w:fldChar w:fldCharType="separate"/>
      </w:r>
      <w:r w:rsidR="004F2D4E">
        <w:rPr>
          <w:rFonts w:ascii="Times New Roman" w:hAnsi="Times New Roman" w:cs="Times New Roman"/>
          <w:noProof/>
          <w:color w:val="auto"/>
        </w:rPr>
        <w:t>9</w:t>
      </w:r>
      <w:r w:rsidR="00285BC2" w:rsidRPr="009754A0">
        <w:rPr>
          <w:rFonts w:ascii="Times New Roman" w:hAnsi="Times New Roman" w:cs="Times New Roman"/>
          <w:color w:val="auto"/>
        </w:rPr>
        <w:fldChar w:fldCharType="end"/>
      </w:r>
      <w:r w:rsidR="009A1D8A" w:rsidRPr="009754A0">
        <w:rPr>
          <w:rFonts w:ascii="Times New Roman" w:hAnsi="Times New Roman" w:cs="Times New Roman"/>
          <w:color w:val="auto"/>
        </w:rPr>
        <w:t>.1</w:t>
      </w:r>
      <w:r w:rsidR="00285BC2" w:rsidRPr="009754A0">
        <w:rPr>
          <w:rFonts w:ascii="Times New Roman" w:hAnsi="Times New Roman" w:cs="Times New Roman"/>
          <w:color w:val="auto"/>
        </w:rPr>
        <w:t>.</w:t>
      </w:r>
      <w:r w:rsidR="00575AC6" w:rsidRPr="009754A0">
        <w:rPr>
          <w:rFonts w:ascii="Times New Roman" w:hAnsi="Times New Roman" w:cs="Times New Roman"/>
          <w:color w:val="auto"/>
        </w:rPr>
        <w:fldChar w:fldCharType="begin"/>
      </w:r>
      <w:r w:rsidR="00575AC6" w:rsidRPr="009754A0">
        <w:rPr>
          <w:rFonts w:ascii="Times New Roman" w:hAnsi="Times New Roman" w:cs="Times New Roman"/>
          <w:color w:val="auto"/>
        </w:rPr>
        <w:instrText xml:space="preserve"> STYLEREF 2 \s </w:instrText>
      </w:r>
      <w:r w:rsidR="00575AC6" w:rsidRPr="009754A0">
        <w:rPr>
          <w:rFonts w:ascii="Times New Roman" w:hAnsi="Times New Roman" w:cs="Times New Roman"/>
          <w:color w:val="auto"/>
        </w:rPr>
        <w:fldChar w:fldCharType="separate"/>
      </w:r>
      <w:r w:rsidR="004F2D4E">
        <w:rPr>
          <w:rFonts w:ascii="Times New Roman" w:hAnsi="Times New Roman" w:cs="Times New Roman"/>
          <w:noProof/>
          <w:color w:val="auto"/>
        </w:rPr>
        <w:t>9.1</w:t>
      </w:r>
      <w:r w:rsidR="00575AC6" w:rsidRPr="009754A0">
        <w:rPr>
          <w:rFonts w:ascii="Times New Roman" w:hAnsi="Times New Roman" w:cs="Times New Roman"/>
          <w:color w:val="auto"/>
        </w:rPr>
        <w:fldChar w:fldCharType="end"/>
      </w:r>
      <w:r w:rsidR="00575AC6" w:rsidRPr="009754A0">
        <w:rPr>
          <w:rFonts w:ascii="Times New Roman" w:hAnsi="Times New Roman" w:cs="Times New Roman"/>
          <w:color w:val="auto"/>
        </w:rPr>
        <w:t>.</w:t>
      </w:r>
      <w:r w:rsidR="00575AC6" w:rsidRPr="009754A0">
        <w:rPr>
          <w:rFonts w:ascii="Times New Roman" w:hAnsi="Times New Roman" w:cs="Times New Roman"/>
          <w:color w:val="auto"/>
        </w:rPr>
        <w:fldChar w:fldCharType="begin"/>
      </w:r>
      <w:r w:rsidR="00575AC6" w:rsidRPr="009754A0">
        <w:rPr>
          <w:rFonts w:ascii="Times New Roman" w:hAnsi="Times New Roman" w:cs="Times New Roman"/>
          <w:color w:val="auto"/>
        </w:rPr>
        <w:instrText xml:space="preserve"> SEQ Figure \* ARABIC \s 2 </w:instrText>
      </w:r>
      <w:r w:rsidR="00575AC6" w:rsidRPr="009754A0">
        <w:rPr>
          <w:rFonts w:ascii="Times New Roman" w:hAnsi="Times New Roman" w:cs="Times New Roman"/>
          <w:color w:val="auto"/>
        </w:rPr>
        <w:fldChar w:fldCharType="separate"/>
      </w:r>
      <w:r w:rsidR="004F2D4E">
        <w:rPr>
          <w:rFonts w:ascii="Times New Roman" w:hAnsi="Times New Roman" w:cs="Times New Roman"/>
          <w:noProof/>
          <w:color w:val="auto"/>
        </w:rPr>
        <w:t>12</w:t>
      </w:r>
      <w:r w:rsidR="00575AC6" w:rsidRPr="009754A0">
        <w:rPr>
          <w:rFonts w:ascii="Times New Roman" w:hAnsi="Times New Roman" w:cs="Times New Roman"/>
          <w:color w:val="auto"/>
        </w:rPr>
        <w:fldChar w:fldCharType="end"/>
      </w:r>
      <w:r w:rsidRPr="009754A0">
        <w:rPr>
          <w:rFonts w:ascii="Times New Roman" w:hAnsi="Times New Roman" w:cs="Times New Roman"/>
          <w:color w:val="auto"/>
        </w:rPr>
        <w:t xml:space="preserve"> user management</w:t>
      </w:r>
      <w:bookmarkEnd w:id="88"/>
    </w:p>
    <w:p w14:paraId="0A9F8BB4"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5.6 Settings → Thresholds</w:t>
      </w:r>
    </w:p>
    <w:p w14:paraId="25BF1D2F" w14:textId="77777777" w:rsidR="006A001D" w:rsidRPr="009754A0" w:rsidRDefault="006A001D" w:rsidP="007B6476">
      <w:pPr>
        <w:numPr>
          <w:ilvl w:val="0"/>
          <w:numId w:val="35"/>
        </w:numPr>
        <w:spacing w:line="276" w:lineRule="auto"/>
        <w:jc w:val="both"/>
        <w:rPr>
          <w:rFonts w:ascii="Times New Roman" w:hAnsi="Times New Roman" w:cs="Times New Roman"/>
        </w:rPr>
      </w:pPr>
      <w:r w:rsidRPr="009754A0">
        <w:rPr>
          <w:rFonts w:ascii="Times New Roman" w:hAnsi="Times New Roman" w:cs="Times New Roman"/>
        </w:rPr>
        <w:t>Select pollutant.</w:t>
      </w:r>
    </w:p>
    <w:p w14:paraId="2FCF4EAB" w14:textId="77777777" w:rsidR="006A001D" w:rsidRPr="009754A0" w:rsidRDefault="006A001D" w:rsidP="007B6476">
      <w:pPr>
        <w:numPr>
          <w:ilvl w:val="0"/>
          <w:numId w:val="35"/>
        </w:numPr>
        <w:spacing w:line="276" w:lineRule="auto"/>
        <w:jc w:val="both"/>
        <w:rPr>
          <w:rFonts w:ascii="Times New Roman" w:hAnsi="Times New Roman" w:cs="Times New Roman"/>
        </w:rPr>
      </w:pPr>
      <w:r w:rsidRPr="009754A0">
        <w:rPr>
          <w:rFonts w:ascii="Times New Roman" w:hAnsi="Times New Roman" w:cs="Times New Roman"/>
        </w:rPr>
        <w:t xml:space="preserve">Enter </w:t>
      </w:r>
      <w:r w:rsidRPr="009754A0">
        <w:rPr>
          <w:rFonts w:ascii="Times New Roman" w:hAnsi="Times New Roman" w:cs="Times New Roman"/>
          <w:i/>
          <w:iCs/>
        </w:rPr>
        <w:t>Warning</w:t>
      </w:r>
      <w:r w:rsidRPr="009754A0">
        <w:rPr>
          <w:rFonts w:ascii="Times New Roman" w:hAnsi="Times New Roman" w:cs="Times New Roman"/>
        </w:rPr>
        <w:t xml:space="preserve"> and </w:t>
      </w:r>
      <w:r w:rsidRPr="009754A0">
        <w:rPr>
          <w:rFonts w:ascii="Times New Roman" w:hAnsi="Times New Roman" w:cs="Times New Roman"/>
          <w:i/>
          <w:iCs/>
        </w:rPr>
        <w:t>Critical</w:t>
      </w:r>
      <w:r w:rsidRPr="009754A0">
        <w:rPr>
          <w:rFonts w:ascii="Times New Roman" w:hAnsi="Times New Roman" w:cs="Times New Roman"/>
        </w:rPr>
        <w:t xml:space="preserve"> limits.</w:t>
      </w:r>
    </w:p>
    <w:p w14:paraId="3F09D19C" w14:textId="77777777" w:rsidR="006A001D" w:rsidRPr="009754A0" w:rsidRDefault="006A001D" w:rsidP="007B6476">
      <w:pPr>
        <w:numPr>
          <w:ilvl w:val="0"/>
          <w:numId w:val="35"/>
        </w:numPr>
        <w:spacing w:line="276" w:lineRule="auto"/>
        <w:jc w:val="both"/>
        <w:rPr>
          <w:rFonts w:ascii="Times New Roman" w:hAnsi="Times New Roman" w:cs="Times New Roman"/>
        </w:rPr>
      </w:pPr>
      <w:r w:rsidRPr="009754A0">
        <w:rPr>
          <w:rFonts w:ascii="Times New Roman" w:hAnsi="Times New Roman" w:cs="Times New Roman"/>
        </w:rPr>
        <w:t xml:space="preserve">Save </w:t>
      </w:r>
      <w:r w:rsidRPr="009754A0">
        <w:rPr>
          <w:rFonts w:ascii="Segoe UI Symbol" w:hAnsi="Segoe UI Symbol" w:cs="Segoe UI Symbol"/>
        </w:rPr>
        <w:t>➜</w:t>
      </w:r>
      <w:r w:rsidRPr="009754A0">
        <w:rPr>
          <w:rFonts w:ascii="Times New Roman" w:hAnsi="Times New Roman" w:cs="Times New Roman"/>
        </w:rPr>
        <w:t xml:space="preserve"> takes effect next sensor cycle (~60 s).</w:t>
      </w:r>
    </w:p>
    <w:p w14:paraId="3AE4BF2E" w14:textId="77777777" w:rsidR="00961ED7" w:rsidRPr="009754A0" w:rsidRDefault="00292A0A" w:rsidP="00256116">
      <w:pPr>
        <w:keepNext/>
        <w:spacing w:line="276" w:lineRule="auto"/>
        <w:jc w:val="both"/>
        <w:rPr>
          <w:rFonts w:ascii="Times New Roman" w:hAnsi="Times New Roman" w:cs="Times New Roman"/>
        </w:rPr>
      </w:pPr>
      <w:r w:rsidRPr="009754A0">
        <w:rPr>
          <w:rFonts w:ascii="Times New Roman" w:hAnsi="Times New Roman" w:cs="Times New Roman"/>
          <w:noProof/>
          <w:lang w:eastAsia="en-US" w:bidi="ar-SA"/>
        </w:rPr>
        <w:drawing>
          <wp:inline distT="0" distB="0" distL="0" distR="0" wp14:anchorId="5BCA1C99" wp14:editId="04480E69">
            <wp:extent cx="6120130" cy="2616200"/>
            <wp:effectExtent l="0" t="0" r="0" b="0"/>
            <wp:docPr id="2124036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36160" name=""/>
                    <pic:cNvPicPr/>
                  </pic:nvPicPr>
                  <pic:blipFill>
                    <a:blip r:embed="rId115"/>
                    <a:stretch>
                      <a:fillRect/>
                    </a:stretch>
                  </pic:blipFill>
                  <pic:spPr>
                    <a:xfrm>
                      <a:off x="0" y="0"/>
                      <a:ext cx="6120130" cy="2616200"/>
                    </a:xfrm>
                    <a:prstGeom prst="rect">
                      <a:avLst/>
                    </a:prstGeom>
                  </pic:spPr>
                </pic:pic>
              </a:graphicData>
            </a:graphic>
          </wp:inline>
        </w:drawing>
      </w:r>
    </w:p>
    <w:p w14:paraId="21B1EDBA" w14:textId="26F92487" w:rsidR="00292A0A" w:rsidRPr="009754A0" w:rsidRDefault="00961ED7" w:rsidP="00256116">
      <w:pPr>
        <w:pStyle w:val="Caption"/>
        <w:spacing w:line="276" w:lineRule="auto"/>
        <w:jc w:val="both"/>
        <w:rPr>
          <w:rFonts w:ascii="Times New Roman" w:hAnsi="Times New Roman" w:cs="Times New Roman"/>
          <w:color w:val="auto"/>
        </w:rPr>
      </w:pPr>
      <w:bookmarkStart w:id="89" w:name="_Toc197924336"/>
      <w:r w:rsidRPr="009754A0">
        <w:rPr>
          <w:rFonts w:ascii="Times New Roman" w:hAnsi="Times New Roman" w:cs="Times New Roman"/>
          <w:color w:val="auto"/>
        </w:rPr>
        <w:t xml:space="preserve">Figure </w:t>
      </w:r>
      <w:r w:rsidR="00285BC2" w:rsidRPr="009754A0">
        <w:rPr>
          <w:rFonts w:ascii="Times New Roman" w:hAnsi="Times New Roman" w:cs="Times New Roman"/>
          <w:color w:val="auto"/>
        </w:rPr>
        <w:fldChar w:fldCharType="begin"/>
      </w:r>
      <w:r w:rsidR="00285BC2" w:rsidRPr="009754A0">
        <w:rPr>
          <w:rFonts w:ascii="Times New Roman" w:hAnsi="Times New Roman" w:cs="Times New Roman"/>
          <w:color w:val="auto"/>
        </w:rPr>
        <w:instrText xml:space="preserve"> STYLEREF 1 \s </w:instrText>
      </w:r>
      <w:r w:rsidR="00285BC2" w:rsidRPr="009754A0">
        <w:rPr>
          <w:rFonts w:ascii="Times New Roman" w:hAnsi="Times New Roman" w:cs="Times New Roman"/>
          <w:color w:val="auto"/>
        </w:rPr>
        <w:fldChar w:fldCharType="separate"/>
      </w:r>
      <w:r w:rsidR="004F2D4E">
        <w:rPr>
          <w:rFonts w:ascii="Times New Roman" w:hAnsi="Times New Roman" w:cs="Times New Roman"/>
          <w:noProof/>
          <w:color w:val="auto"/>
        </w:rPr>
        <w:t>9</w:t>
      </w:r>
      <w:r w:rsidR="00285BC2" w:rsidRPr="009754A0">
        <w:rPr>
          <w:rFonts w:ascii="Times New Roman" w:hAnsi="Times New Roman" w:cs="Times New Roman"/>
          <w:color w:val="auto"/>
        </w:rPr>
        <w:fldChar w:fldCharType="end"/>
      </w:r>
      <w:r w:rsidR="00285BC2" w:rsidRPr="009754A0">
        <w:rPr>
          <w:rFonts w:ascii="Times New Roman" w:hAnsi="Times New Roman" w:cs="Times New Roman"/>
          <w:color w:val="auto"/>
        </w:rPr>
        <w:t>.</w:t>
      </w:r>
      <w:r w:rsidR="009A1D8A" w:rsidRPr="009754A0">
        <w:rPr>
          <w:rFonts w:ascii="Times New Roman" w:hAnsi="Times New Roman" w:cs="Times New Roman"/>
          <w:color w:val="auto"/>
        </w:rPr>
        <w:t>1.</w:t>
      </w:r>
      <w:r w:rsidR="00575AC6" w:rsidRPr="009754A0">
        <w:rPr>
          <w:rFonts w:ascii="Times New Roman" w:hAnsi="Times New Roman" w:cs="Times New Roman"/>
          <w:color w:val="auto"/>
        </w:rPr>
        <w:fldChar w:fldCharType="begin"/>
      </w:r>
      <w:r w:rsidR="00575AC6" w:rsidRPr="009754A0">
        <w:rPr>
          <w:rFonts w:ascii="Times New Roman" w:hAnsi="Times New Roman" w:cs="Times New Roman"/>
          <w:color w:val="auto"/>
        </w:rPr>
        <w:instrText xml:space="preserve"> STYLEREF 2 \s </w:instrText>
      </w:r>
      <w:r w:rsidR="00575AC6" w:rsidRPr="009754A0">
        <w:rPr>
          <w:rFonts w:ascii="Times New Roman" w:hAnsi="Times New Roman" w:cs="Times New Roman"/>
          <w:color w:val="auto"/>
        </w:rPr>
        <w:fldChar w:fldCharType="separate"/>
      </w:r>
      <w:r w:rsidR="004F2D4E">
        <w:rPr>
          <w:rFonts w:ascii="Times New Roman" w:hAnsi="Times New Roman" w:cs="Times New Roman"/>
          <w:noProof/>
          <w:color w:val="auto"/>
        </w:rPr>
        <w:t>9.1</w:t>
      </w:r>
      <w:r w:rsidR="00575AC6" w:rsidRPr="009754A0">
        <w:rPr>
          <w:rFonts w:ascii="Times New Roman" w:hAnsi="Times New Roman" w:cs="Times New Roman"/>
          <w:color w:val="auto"/>
        </w:rPr>
        <w:fldChar w:fldCharType="end"/>
      </w:r>
      <w:r w:rsidR="00575AC6" w:rsidRPr="009754A0">
        <w:rPr>
          <w:rFonts w:ascii="Times New Roman" w:hAnsi="Times New Roman" w:cs="Times New Roman"/>
          <w:color w:val="auto"/>
        </w:rPr>
        <w:t>.</w:t>
      </w:r>
      <w:r w:rsidR="00575AC6" w:rsidRPr="009754A0">
        <w:rPr>
          <w:rFonts w:ascii="Times New Roman" w:hAnsi="Times New Roman" w:cs="Times New Roman"/>
          <w:color w:val="auto"/>
        </w:rPr>
        <w:fldChar w:fldCharType="begin"/>
      </w:r>
      <w:r w:rsidR="00575AC6" w:rsidRPr="009754A0">
        <w:rPr>
          <w:rFonts w:ascii="Times New Roman" w:hAnsi="Times New Roman" w:cs="Times New Roman"/>
          <w:color w:val="auto"/>
        </w:rPr>
        <w:instrText xml:space="preserve"> SEQ Figure \* ARABIC \s 2 </w:instrText>
      </w:r>
      <w:r w:rsidR="00575AC6" w:rsidRPr="009754A0">
        <w:rPr>
          <w:rFonts w:ascii="Times New Roman" w:hAnsi="Times New Roman" w:cs="Times New Roman"/>
          <w:color w:val="auto"/>
        </w:rPr>
        <w:fldChar w:fldCharType="separate"/>
      </w:r>
      <w:r w:rsidR="004F2D4E">
        <w:rPr>
          <w:rFonts w:ascii="Times New Roman" w:hAnsi="Times New Roman" w:cs="Times New Roman"/>
          <w:noProof/>
          <w:color w:val="auto"/>
        </w:rPr>
        <w:t>13</w:t>
      </w:r>
      <w:r w:rsidR="00575AC6" w:rsidRPr="009754A0">
        <w:rPr>
          <w:rFonts w:ascii="Times New Roman" w:hAnsi="Times New Roman" w:cs="Times New Roman"/>
          <w:color w:val="auto"/>
        </w:rPr>
        <w:fldChar w:fldCharType="end"/>
      </w:r>
      <w:r w:rsidRPr="009754A0">
        <w:rPr>
          <w:rFonts w:ascii="Times New Roman" w:hAnsi="Times New Roman" w:cs="Times New Roman"/>
          <w:color w:val="auto"/>
        </w:rPr>
        <w:t xml:space="preserve"> Settings page</w:t>
      </w:r>
      <w:bookmarkEnd w:id="89"/>
    </w:p>
    <w:p w14:paraId="76BB1F31" w14:textId="2692AE9E" w:rsidR="006A001D" w:rsidRPr="009754A0" w:rsidRDefault="006A001D" w:rsidP="00256116">
      <w:pPr>
        <w:spacing w:line="276" w:lineRule="auto"/>
        <w:jc w:val="both"/>
        <w:rPr>
          <w:rFonts w:ascii="Times New Roman" w:hAnsi="Times New Roman" w:cs="Times New Roman"/>
        </w:rPr>
      </w:pPr>
    </w:p>
    <w:p w14:paraId="0EC73F83" w14:textId="77777777" w:rsidR="00045C8B" w:rsidRPr="009754A0" w:rsidRDefault="00045C8B" w:rsidP="00256116">
      <w:pPr>
        <w:spacing w:line="276" w:lineRule="auto"/>
        <w:jc w:val="both"/>
        <w:rPr>
          <w:rFonts w:ascii="Times New Roman" w:hAnsi="Times New Roman" w:cs="Times New Roman"/>
        </w:rPr>
      </w:pPr>
    </w:p>
    <w:p w14:paraId="79EC387D" w14:textId="77777777" w:rsidR="00045C8B" w:rsidRPr="009754A0" w:rsidRDefault="00045C8B" w:rsidP="00256116">
      <w:pPr>
        <w:spacing w:line="276" w:lineRule="auto"/>
        <w:jc w:val="both"/>
        <w:rPr>
          <w:rFonts w:ascii="Times New Roman" w:hAnsi="Times New Roman" w:cs="Times New Roman"/>
        </w:rPr>
      </w:pPr>
    </w:p>
    <w:p w14:paraId="1DA68C61" w14:textId="5E887B1A" w:rsidR="00045C8B" w:rsidRPr="009754A0" w:rsidRDefault="00045C8B" w:rsidP="00256116">
      <w:pPr>
        <w:spacing w:line="276" w:lineRule="auto"/>
        <w:jc w:val="both"/>
        <w:rPr>
          <w:rFonts w:ascii="Times New Roman" w:hAnsi="Times New Roman" w:cs="Times New Roman"/>
        </w:rPr>
      </w:pPr>
    </w:p>
    <w:p w14:paraId="582B2DA8" w14:textId="77777777" w:rsidR="002600F0" w:rsidRPr="009754A0" w:rsidRDefault="002600F0" w:rsidP="00256116">
      <w:pPr>
        <w:spacing w:line="276" w:lineRule="auto"/>
        <w:jc w:val="both"/>
        <w:rPr>
          <w:rFonts w:ascii="Times New Roman" w:hAnsi="Times New Roman" w:cs="Times New Roman"/>
          <w:b/>
          <w:bCs/>
        </w:rPr>
      </w:pPr>
    </w:p>
    <w:p w14:paraId="4D013D27" w14:textId="77777777" w:rsidR="002600F0" w:rsidRPr="009754A0" w:rsidRDefault="002600F0" w:rsidP="00256116">
      <w:pPr>
        <w:spacing w:line="276" w:lineRule="auto"/>
        <w:jc w:val="both"/>
        <w:rPr>
          <w:rFonts w:ascii="Times New Roman" w:hAnsi="Times New Roman" w:cs="Times New Roman"/>
          <w:b/>
          <w:bCs/>
        </w:rPr>
      </w:pPr>
    </w:p>
    <w:p w14:paraId="1C08F919" w14:textId="77777777" w:rsidR="002600F0" w:rsidRPr="009754A0" w:rsidRDefault="002600F0" w:rsidP="00256116">
      <w:pPr>
        <w:spacing w:line="276" w:lineRule="auto"/>
        <w:jc w:val="both"/>
        <w:rPr>
          <w:rFonts w:ascii="Times New Roman" w:hAnsi="Times New Roman" w:cs="Times New Roman"/>
          <w:b/>
          <w:bCs/>
        </w:rPr>
      </w:pPr>
    </w:p>
    <w:p w14:paraId="4B9D4279" w14:textId="77777777" w:rsidR="002600F0" w:rsidRPr="009754A0" w:rsidRDefault="002600F0" w:rsidP="00256116">
      <w:pPr>
        <w:spacing w:line="276" w:lineRule="auto"/>
        <w:jc w:val="both"/>
        <w:rPr>
          <w:rFonts w:ascii="Times New Roman" w:hAnsi="Times New Roman" w:cs="Times New Roman"/>
          <w:b/>
          <w:bCs/>
        </w:rPr>
      </w:pPr>
    </w:p>
    <w:p w14:paraId="03A88C9F" w14:textId="1F48EC48" w:rsidR="006A001D" w:rsidRPr="009754A0" w:rsidRDefault="006009E8" w:rsidP="00256116">
      <w:pPr>
        <w:spacing w:line="276" w:lineRule="auto"/>
        <w:jc w:val="both"/>
        <w:rPr>
          <w:rFonts w:ascii="Times New Roman" w:hAnsi="Times New Roman" w:cs="Times New Roman"/>
        </w:rPr>
      </w:pPr>
      <w:r w:rsidRPr="009754A0">
        <w:rPr>
          <w:rFonts w:ascii="Times New Roman" w:hAnsi="Times New Roman" w:cs="Times New Roman"/>
        </w:rPr>
        <w:lastRenderedPageBreak/>
        <w:t>6 Maintenance</w:t>
      </w:r>
      <w:r w:rsidR="006A001D" w:rsidRPr="009754A0">
        <w:rPr>
          <w:rFonts w:ascii="Times New Roman" w:hAnsi="Times New Roman" w:cs="Times New Roman"/>
        </w:rPr>
        <w:t xml:space="preserve"> &amp; Calibration</w:t>
      </w:r>
    </w:p>
    <w:p w14:paraId="0DC2AF5A" w14:textId="19857963" w:rsidR="00533211" w:rsidRPr="009754A0" w:rsidRDefault="004A40C0" w:rsidP="00256116">
      <w:pPr>
        <w:pStyle w:val="Caption"/>
        <w:keepNext/>
        <w:spacing w:line="276" w:lineRule="auto"/>
        <w:rPr>
          <w:rFonts w:ascii="Times New Roman" w:hAnsi="Times New Roman" w:cs="Times New Roman"/>
          <w:color w:val="auto"/>
        </w:rPr>
      </w:pPr>
      <w:bookmarkStart w:id="90" w:name="_Toc197924347"/>
      <w:r w:rsidRPr="009754A0">
        <w:rPr>
          <w:rFonts w:ascii="Times New Roman" w:hAnsi="Times New Roman" w:cs="Times New Roman"/>
          <w:color w:val="auto"/>
        </w:rPr>
        <w:t xml:space="preserve">Table </w:t>
      </w:r>
      <w:r w:rsidR="009754A0" w:rsidRPr="009754A0">
        <w:rPr>
          <w:rFonts w:ascii="Times New Roman" w:hAnsi="Times New Roman" w:cs="Times New Roman"/>
          <w:color w:val="auto"/>
        </w:rPr>
        <w:fldChar w:fldCharType="begin"/>
      </w:r>
      <w:r w:rsidR="009754A0" w:rsidRPr="009754A0">
        <w:rPr>
          <w:rFonts w:ascii="Times New Roman" w:hAnsi="Times New Roman" w:cs="Times New Roman"/>
          <w:color w:val="auto"/>
        </w:rPr>
        <w:instrText xml:space="preserve"> STYLEREF 2 \s </w:instrText>
      </w:r>
      <w:r w:rsidR="009754A0" w:rsidRPr="009754A0">
        <w:rPr>
          <w:rFonts w:ascii="Times New Roman" w:hAnsi="Times New Roman" w:cs="Times New Roman"/>
          <w:color w:val="auto"/>
        </w:rPr>
        <w:fldChar w:fldCharType="separate"/>
      </w:r>
      <w:r w:rsidR="004F2D4E">
        <w:rPr>
          <w:rFonts w:ascii="Times New Roman" w:hAnsi="Times New Roman" w:cs="Times New Roman"/>
          <w:noProof/>
          <w:color w:val="auto"/>
        </w:rPr>
        <w:t>9.1</w:t>
      </w:r>
      <w:r w:rsidR="009754A0" w:rsidRPr="009754A0">
        <w:rPr>
          <w:rFonts w:ascii="Times New Roman" w:hAnsi="Times New Roman" w:cs="Times New Roman"/>
          <w:color w:val="auto"/>
        </w:rPr>
        <w:fldChar w:fldCharType="end"/>
      </w:r>
      <w:r w:rsidR="009754A0" w:rsidRPr="009754A0">
        <w:rPr>
          <w:rFonts w:ascii="Times New Roman" w:hAnsi="Times New Roman" w:cs="Times New Roman"/>
          <w:color w:val="auto"/>
        </w:rPr>
        <w:noBreakHyphen/>
      </w:r>
      <w:r w:rsidR="009754A0" w:rsidRPr="009754A0">
        <w:rPr>
          <w:rFonts w:ascii="Times New Roman" w:hAnsi="Times New Roman" w:cs="Times New Roman"/>
          <w:color w:val="auto"/>
        </w:rPr>
        <w:fldChar w:fldCharType="begin"/>
      </w:r>
      <w:r w:rsidR="009754A0" w:rsidRPr="009754A0">
        <w:rPr>
          <w:rFonts w:ascii="Times New Roman" w:hAnsi="Times New Roman" w:cs="Times New Roman"/>
          <w:color w:val="auto"/>
        </w:rPr>
        <w:instrText xml:space="preserve"> SEQ Table \* ARABIC \s 2 </w:instrText>
      </w:r>
      <w:r w:rsidR="009754A0" w:rsidRPr="009754A0">
        <w:rPr>
          <w:rFonts w:ascii="Times New Roman" w:hAnsi="Times New Roman" w:cs="Times New Roman"/>
          <w:color w:val="auto"/>
        </w:rPr>
        <w:fldChar w:fldCharType="separate"/>
      </w:r>
      <w:r w:rsidR="004F2D4E">
        <w:rPr>
          <w:rFonts w:ascii="Times New Roman" w:hAnsi="Times New Roman" w:cs="Times New Roman"/>
          <w:noProof/>
          <w:color w:val="auto"/>
        </w:rPr>
        <w:t>3</w:t>
      </w:r>
      <w:r w:rsidR="009754A0" w:rsidRPr="009754A0">
        <w:rPr>
          <w:rFonts w:ascii="Times New Roman" w:hAnsi="Times New Roman" w:cs="Times New Roman"/>
          <w:color w:val="auto"/>
        </w:rPr>
        <w:fldChar w:fldCharType="end"/>
      </w:r>
      <w:r w:rsidR="00533211" w:rsidRPr="009754A0">
        <w:rPr>
          <w:rFonts w:ascii="Times New Roman" w:hAnsi="Times New Roman" w:cs="Times New Roman"/>
          <w:color w:val="auto"/>
        </w:rPr>
        <w:t xml:space="preserve"> Maintenance and Calibration</w:t>
      </w:r>
      <w:bookmarkEnd w:id="90"/>
    </w:p>
    <w:tbl>
      <w:tblPr>
        <w:tblStyle w:val="TableGrid"/>
        <w:tblW w:w="0" w:type="auto"/>
        <w:tblLook w:val="04A0" w:firstRow="1" w:lastRow="0" w:firstColumn="1" w:lastColumn="0" w:noHBand="0" w:noVBand="1"/>
      </w:tblPr>
      <w:tblGrid>
        <w:gridCol w:w="1564"/>
        <w:gridCol w:w="2160"/>
        <w:gridCol w:w="5904"/>
      </w:tblGrid>
      <w:tr w:rsidR="009754A0" w:rsidRPr="009754A0" w14:paraId="76A8CA9C" w14:textId="77777777" w:rsidTr="006263F6">
        <w:tc>
          <w:tcPr>
            <w:tcW w:w="0" w:type="auto"/>
            <w:shd w:val="clear" w:color="auto" w:fill="D9D9D9" w:themeFill="background1" w:themeFillShade="D9"/>
            <w:hideMark/>
          </w:tcPr>
          <w:p w14:paraId="74275FF0" w14:textId="77777777" w:rsidR="006A001D" w:rsidRPr="009754A0" w:rsidRDefault="006A001D" w:rsidP="00256116">
            <w:pPr>
              <w:spacing w:line="276" w:lineRule="auto"/>
              <w:jc w:val="both"/>
              <w:rPr>
                <w:rFonts w:ascii="Times New Roman" w:hAnsi="Times New Roman" w:cs="Times New Roman"/>
                <w:b/>
                <w:bCs/>
              </w:rPr>
            </w:pPr>
            <w:r w:rsidRPr="009754A0">
              <w:rPr>
                <w:rFonts w:ascii="Times New Roman" w:hAnsi="Times New Roman" w:cs="Times New Roman"/>
                <w:b/>
                <w:bCs/>
              </w:rPr>
              <w:t>Task</w:t>
            </w:r>
          </w:p>
        </w:tc>
        <w:tc>
          <w:tcPr>
            <w:tcW w:w="0" w:type="auto"/>
            <w:shd w:val="clear" w:color="auto" w:fill="D9D9D9" w:themeFill="background1" w:themeFillShade="D9"/>
            <w:hideMark/>
          </w:tcPr>
          <w:p w14:paraId="25987286" w14:textId="77777777" w:rsidR="006A001D" w:rsidRPr="009754A0" w:rsidRDefault="006A001D" w:rsidP="00256116">
            <w:pPr>
              <w:spacing w:line="276" w:lineRule="auto"/>
              <w:jc w:val="both"/>
              <w:rPr>
                <w:rFonts w:ascii="Times New Roman" w:hAnsi="Times New Roman" w:cs="Times New Roman"/>
                <w:b/>
                <w:bCs/>
              </w:rPr>
            </w:pPr>
            <w:r w:rsidRPr="009754A0">
              <w:rPr>
                <w:rFonts w:ascii="Times New Roman" w:hAnsi="Times New Roman" w:cs="Times New Roman"/>
                <w:b/>
                <w:bCs/>
              </w:rPr>
              <w:t>Frequency</w:t>
            </w:r>
          </w:p>
        </w:tc>
        <w:tc>
          <w:tcPr>
            <w:tcW w:w="0" w:type="auto"/>
            <w:shd w:val="clear" w:color="auto" w:fill="D9D9D9" w:themeFill="background1" w:themeFillShade="D9"/>
            <w:hideMark/>
          </w:tcPr>
          <w:p w14:paraId="646E4DBA" w14:textId="77777777" w:rsidR="006A001D" w:rsidRPr="009754A0" w:rsidRDefault="006A001D" w:rsidP="00256116">
            <w:pPr>
              <w:spacing w:line="276" w:lineRule="auto"/>
              <w:jc w:val="both"/>
              <w:rPr>
                <w:rFonts w:ascii="Times New Roman" w:hAnsi="Times New Roman" w:cs="Times New Roman"/>
                <w:b/>
                <w:bCs/>
              </w:rPr>
            </w:pPr>
            <w:r w:rsidRPr="009754A0">
              <w:rPr>
                <w:rFonts w:ascii="Times New Roman" w:hAnsi="Times New Roman" w:cs="Times New Roman"/>
                <w:b/>
                <w:bCs/>
              </w:rPr>
              <w:t>Procedure</w:t>
            </w:r>
          </w:p>
        </w:tc>
      </w:tr>
      <w:tr w:rsidR="009754A0" w:rsidRPr="009754A0" w14:paraId="04AC5B80" w14:textId="77777777" w:rsidTr="006A001D">
        <w:tc>
          <w:tcPr>
            <w:tcW w:w="0" w:type="auto"/>
            <w:hideMark/>
          </w:tcPr>
          <w:p w14:paraId="4471AE0B"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Sensor zero check</w:t>
            </w:r>
          </w:p>
        </w:tc>
        <w:tc>
          <w:tcPr>
            <w:tcW w:w="0" w:type="auto"/>
            <w:hideMark/>
          </w:tcPr>
          <w:p w14:paraId="582EC113"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Monthly</w:t>
            </w:r>
          </w:p>
        </w:tc>
        <w:tc>
          <w:tcPr>
            <w:tcW w:w="0" w:type="auto"/>
            <w:hideMark/>
          </w:tcPr>
          <w:p w14:paraId="14B1D105"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 xml:space="preserve">Insert </w:t>
            </w:r>
            <w:r w:rsidRPr="009754A0">
              <w:rPr>
                <w:rFonts w:ascii="Times New Roman" w:hAnsi="Times New Roman" w:cs="Times New Roman"/>
                <w:i/>
                <w:iCs/>
              </w:rPr>
              <w:t>blank filter</w:t>
            </w:r>
            <w:r w:rsidRPr="009754A0">
              <w:rPr>
                <w:rFonts w:ascii="Times New Roman" w:hAnsi="Times New Roman" w:cs="Times New Roman"/>
              </w:rPr>
              <w:t xml:space="preserve"> cap, ensure all readings → ≈ 0 within 30 s</w:t>
            </w:r>
          </w:p>
        </w:tc>
      </w:tr>
      <w:tr w:rsidR="009754A0" w:rsidRPr="009754A0" w14:paraId="5A774150" w14:textId="77777777" w:rsidTr="006A001D">
        <w:tc>
          <w:tcPr>
            <w:tcW w:w="0" w:type="auto"/>
            <w:hideMark/>
          </w:tcPr>
          <w:p w14:paraId="633EF731"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CO span calibration</w:t>
            </w:r>
          </w:p>
        </w:tc>
        <w:tc>
          <w:tcPr>
            <w:tcW w:w="0" w:type="auto"/>
            <w:hideMark/>
          </w:tcPr>
          <w:p w14:paraId="019E0DC3"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Quarterly</w:t>
            </w:r>
          </w:p>
        </w:tc>
        <w:tc>
          <w:tcPr>
            <w:tcW w:w="0" w:type="auto"/>
            <w:hideMark/>
          </w:tcPr>
          <w:p w14:paraId="2782A817"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Attach CAL</w:t>
            </w:r>
            <w:r w:rsidRPr="009754A0">
              <w:rPr>
                <w:rFonts w:ascii="Times New Roman" w:hAnsi="Times New Roman" w:cs="Times New Roman"/>
              </w:rPr>
              <w:noBreakHyphen/>
              <w:t>CAP</w:t>
            </w:r>
            <w:r w:rsidRPr="009754A0">
              <w:rPr>
                <w:rFonts w:ascii="Times New Roman" w:hAnsi="Times New Roman" w:cs="Times New Roman"/>
              </w:rPr>
              <w:noBreakHyphen/>
              <w:t>CO (200 ppm), menu </w:t>
            </w:r>
            <w:r w:rsidRPr="009754A0">
              <w:rPr>
                <w:rFonts w:ascii="Cambria Math" w:hAnsi="Cambria Math" w:cs="Cambria Math"/>
              </w:rPr>
              <w:t>▶</w:t>
            </w:r>
            <w:r w:rsidRPr="009754A0">
              <w:rPr>
                <w:rFonts w:ascii="Times New Roman" w:hAnsi="Times New Roman" w:cs="Times New Roman"/>
              </w:rPr>
              <w:t> Calibration </w:t>
            </w:r>
            <w:r w:rsidRPr="009754A0">
              <w:rPr>
                <w:rFonts w:ascii="Cambria Math" w:hAnsi="Cambria Math" w:cs="Cambria Math"/>
              </w:rPr>
              <w:t>▶</w:t>
            </w:r>
            <w:r w:rsidRPr="009754A0">
              <w:rPr>
                <w:rFonts w:ascii="Times New Roman" w:hAnsi="Times New Roman" w:cs="Times New Roman"/>
              </w:rPr>
              <w:t> Start CO Span; auto</w:t>
            </w:r>
            <w:r w:rsidRPr="009754A0">
              <w:rPr>
                <w:rFonts w:ascii="Times New Roman" w:hAnsi="Times New Roman" w:cs="Times New Roman"/>
              </w:rPr>
              <w:noBreakHyphen/>
              <w:t>stores new slope</w:t>
            </w:r>
          </w:p>
        </w:tc>
      </w:tr>
      <w:tr w:rsidR="009754A0" w:rsidRPr="009754A0" w14:paraId="4AAB0AB6" w14:textId="77777777" w:rsidTr="006A001D">
        <w:tc>
          <w:tcPr>
            <w:tcW w:w="0" w:type="auto"/>
            <w:hideMark/>
          </w:tcPr>
          <w:p w14:paraId="2C117FEE"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Dust filter clean</w:t>
            </w:r>
          </w:p>
        </w:tc>
        <w:tc>
          <w:tcPr>
            <w:tcW w:w="0" w:type="auto"/>
            <w:hideMark/>
          </w:tcPr>
          <w:p w14:paraId="366591CC"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Quarterly or when PM10 drift noted</w:t>
            </w:r>
          </w:p>
        </w:tc>
        <w:tc>
          <w:tcPr>
            <w:tcW w:w="0" w:type="auto"/>
            <w:hideMark/>
          </w:tcPr>
          <w:p w14:paraId="71970BC2"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Remove intake mesh, blow compressed air at 0.5 bar opposite flow direction</w:t>
            </w:r>
          </w:p>
        </w:tc>
      </w:tr>
      <w:tr w:rsidR="009754A0" w:rsidRPr="009754A0" w14:paraId="650522D7" w14:textId="77777777" w:rsidTr="006A001D">
        <w:tc>
          <w:tcPr>
            <w:tcW w:w="0" w:type="auto"/>
            <w:hideMark/>
          </w:tcPr>
          <w:p w14:paraId="1EC6BE10"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Firmware OTA</w:t>
            </w:r>
          </w:p>
        </w:tc>
        <w:tc>
          <w:tcPr>
            <w:tcW w:w="0" w:type="auto"/>
            <w:hideMark/>
          </w:tcPr>
          <w:p w14:paraId="49762C67"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When notified</w:t>
            </w:r>
          </w:p>
        </w:tc>
        <w:tc>
          <w:tcPr>
            <w:tcW w:w="0" w:type="auto"/>
            <w:hideMark/>
          </w:tcPr>
          <w:p w14:paraId="559234EC"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Dashboard banner </w:t>
            </w:r>
            <w:r w:rsidRPr="009754A0">
              <w:rPr>
                <w:rFonts w:ascii="Cambria Math" w:hAnsi="Cambria Math" w:cs="Cambria Math"/>
              </w:rPr>
              <w:t>▶</w:t>
            </w:r>
            <w:r w:rsidRPr="009754A0">
              <w:rPr>
                <w:rFonts w:ascii="Times New Roman" w:hAnsi="Times New Roman" w:cs="Times New Roman"/>
              </w:rPr>
              <w:t> Apply Update </w:t>
            </w:r>
            <w:r w:rsidRPr="009754A0">
              <w:rPr>
                <w:rFonts w:ascii="Cambria Math" w:hAnsi="Cambria Math" w:cs="Cambria Math"/>
              </w:rPr>
              <w:t>▶</w:t>
            </w:r>
            <w:r w:rsidRPr="009754A0">
              <w:rPr>
                <w:rFonts w:ascii="Times New Roman" w:hAnsi="Times New Roman" w:cs="Times New Roman"/>
              </w:rPr>
              <w:t> reboot (90 s downtime)</w:t>
            </w:r>
          </w:p>
        </w:tc>
      </w:tr>
      <w:tr w:rsidR="009754A0" w:rsidRPr="009754A0" w14:paraId="2E699181" w14:textId="77777777" w:rsidTr="006A001D">
        <w:tc>
          <w:tcPr>
            <w:tcW w:w="0" w:type="auto"/>
            <w:hideMark/>
          </w:tcPr>
          <w:p w14:paraId="11167B88"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Battery health</w:t>
            </w:r>
          </w:p>
        </w:tc>
        <w:tc>
          <w:tcPr>
            <w:tcW w:w="0" w:type="auto"/>
            <w:hideMark/>
          </w:tcPr>
          <w:p w14:paraId="268DD9B0"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Annually</w:t>
            </w:r>
          </w:p>
        </w:tc>
        <w:tc>
          <w:tcPr>
            <w:tcW w:w="0" w:type="auto"/>
            <w:hideMark/>
          </w:tcPr>
          <w:p w14:paraId="2AE50124"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Load test; if capacity &lt; 800 mAh replace pack</w:t>
            </w:r>
          </w:p>
        </w:tc>
      </w:tr>
    </w:tbl>
    <w:p w14:paraId="0E9283EF" w14:textId="77777777" w:rsidR="00292A0A" w:rsidRPr="009754A0" w:rsidRDefault="00292A0A" w:rsidP="00256116">
      <w:pPr>
        <w:spacing w:line="276" w:lineRule="auto"/>
        <w:jc w:val="both"/>
        <w:rPr>
          <w:rFonts w:ascii="Times New Roman" w:hAnsi="Times New Roman" w:cs="Times New Roman"/>
        </w:rPr>
      </w:pPr>
    </w:p>
    <w:p w14:paraId="49F5F895" w14:textId="2905361D" w:rsidR="006A001D" w:rsidRPr="009754A0" w:rsidRDefault="006009E8" w:rsidP="00256116">
      <w:pPr>
        <w:spacing w:line="276" w:lineRule="auto"/>
        <w:jc w:val="both"/>
        <w:rPr>
          <w:rFonts w:ascii="Times New Roman" w:hAnsi="Times New Roman" w:cs="Times New Roman"/>
        </w:rPr>
      </w:pPr>
      <w:r w:rsidRPr="009754A0">
        <w:rPr>
          <w:rFonts w:ascii="Times New Roman" w:hAnsi="Times New Roman" w:cs="Times New Roman"/>
        </w:rPr>
        <w:t>7 Troubleshooting</w:t>
      </w:r>
    </w:p>
    <w:p w14:paraId="04BCA33A" w14:textId="6D23BA03" w:rsidR="00053218" w:rsidRPr="009754A0" w:rsidRDefault="003802B2" w:rsidP="00256116">
      <w:pPr>
        <w:pStyle w:val="Caption"/>
        <w:keepNext/>
        <w:spacing w:line="276" w:lineRule="auto"/>
        <w:rPr>
          <w:rFonts w:ascii="Times New Roman" w:hAnsi="Times New Roman" w:cs="Times New Roman"/>
          <w:color w:val="auto"/>
        </w:rPr>
      </w:pPr>
      <w:bookmarkStart w:id="91" w:name="_Toc197924348"/>
      <w:r w:rsidRPr="009754A0">
        <w:rPr>
          <w:rFonts w:ascii="Times New Roman" w:hAnsi="Times New Roman" w:cs="Times New Roman"/>
          <w:color w:val="auto"/>
        </w:rPr>
        <w:t xml:space="preserve">Table </w:t>
      </w:r>
      <w:r w:rsidR="009754A0" w:rsidRPr="009754A0">
        <w:rPr>
          <w:rFonts w:ascii="Times New Roman" w:hAnsi="Times New Roman" w:cs="Times New Roman"/>
          <w:color w:val="auto"/>
        </w:rPr>
        <w:fldChar w:fldCharType="begin"/>
      </w:r>
      <w:r w:rsidR="009754A0" w:rsidRPr="009754A0">
        <w:rPr>
          <w:rFonts w:ascii="Times New Roman" w:hAnsi="Times New Roman" w:cs="Times New Roman"/>
          <w:color w:val="auto"/>
        </w:rPr>
        <w:instrText xml:space="preserve"> STYLEREF 2 \s </w:instrText>
      </w:r>
      <w:r w:rsidR="009754A0" w:rsidRPr="009754A0">
        <w:rPr>
          <w:rFonts w:ascii="Times New Roman" w:hAnsi="Times New Roman" w:cs="Times New Roman"/>
          <w:color w:val="auto"/>
        </w:rPr>
        <w:fldChar w:fldCharType="separate"/>
      </w:r>
      <w:r w:rsidR="004F2D4E">
        <w:rPr>
          <w:rFonts w:ascii="Times New Roman" w:hAnsi="Times New Roman" w:cs="Times New Roman"/>
          <w:noProof/>
          <w:color w:val="auto"/>
        </w:rPr>
        <w:t>9.1</w:t>
      </w:r>
      <w:r w:rsidR="009754A0" w:rsidRPr="009754A0">
        <w:rPr>
          <w:rFonts w:ascii="Times New Roman" w:hAnsi="Times New Roman" w:cs="Times New Roman"/>
          <w:color w:val="auto"/>
        </w:rPr>
        <w:fldChar w:fldCharType="end"/>
      </w:r>
      <w:r w:rsidR="009754A0" w:rsidRPr="009754A0">
        <w:rPr>
          <w:rFonts w:ascii="Times New Roman" w:hAnsi="Times New Roman" w:cs="Times New Roman"/>
          <w:color w:val="auto"/>
        </w:rPr>
        <w:noBreakHyphen/>
      </w:r>
      <w:r w:rsidR="009754A0" w:rsidRPr="009754A0">
        <w:rPr>
          <w:rFonts w:ascii="Times New Roman" w:hAnsi="Times New Roman" w:cs="Times New Roman"/>
          <w:color w:val="auto"/>
        </w:rPr>
        <w:fldChar w:fldCharType="begin"/>
      </w:r>
      <w:r w:rsidR="009754A0" w:rsidRPr="009754A0">
        <w:rPr>
          <w:rFonts w:ascii="Times New Roman" w:hAnsi="Times New Roman" w:cs="Times New Roman"/>
          <w:color w:val="auto"/>
        </w:rPr>
        <w:instrText xml:space="preserve"> SEQ Table \* ARABIC \s 2 </w:instrText>
      </w:r>
      <w:r w:rsidR="009754A0" w:rsidRPr="009754A0">
        <w:rPr>
          <w:rFonts w:ascii="Times New Roman" w:hAnsi="Times New Roman" w:cs="Times New Roman"/>
          <w:color w:val="auto"/>
        </w:rPr>
        <w:fldChar w:fldCharType="separate"/>
      </w:r>
      <w:r w:rsidR="004F2D4E">
        <w:rPr>
          <w:rFonts w:ascii="Times New Roman" w:hAnsi="Times New Roman" w:cs="Times New Roman"/>
          <w:noProof/>
          <w:color w:val="auto"/>
        </w:rPr>
        <w:t>4</w:t>
      </w:r>
      <w:r w:rsidR="009754A0" w:rsidRPr="009754A0">
        <w:rPr>
          <w:rFonts w:ascii="Times New Roman" w:hAnsi="Times New Roman" w:cs="Times New Roman"/>
          <w:color w:val="auto"/>
        </w:rPr>
        <w:fldChar w:fldCharType="end"/>
      </w:r>
      <w:r w:rsidR="00053218" w:rsidRPr="009754A0">
        <w:rPr>
          <w:rFonts w:ascii="Times New Roman" w:hAnsi="Times New Roman" w:cs="Times New Roman"/>
          <w:color w:val="auto"/>
        </w:rPr>
        <w:t xml:space="preserve"> Troubleshooting</w:t>
      </w:r>
      <w:bookmarkEnd w:id="91"/>
    </w:p>
    <w:tbl>
      <w:tblPr>
        <w:tblStyle w:val="TableGrid"/>
        <w:tblW w:w="0" w:type="auto"/>
        <w:tblLook w:val="04A0" w:firstRow="1" w:lastRow="0" w:firstColumn="1" w:lastColumn="0" w:noHBand="0" w:noVBand="1"/>
      </w:tblPr>
      <w:tblGrid>
        <w:gridCol w:w="1946"/>
        <w:gridCol w:w="2502"/>
        <w:gridCol w:w="2542"/>
        <w:gridCol w:w="2638"/>
      </w:tblGrid>
      <w:tr w:rsidR="009754A0" w:rsidRPr="009754A0" w14:paraId="16B49860" w14:textId="77777777" w:rsidTr="00045C8B">
        <w:tc>
          <w:tcPr>
            <w:tcW w:w="0" w:type="auto"/>
            <w:hideMark/>
          </w:tcPr>
          <w:p w14:paraId="7C4E5301" w14:textId="77777777" w:rsidR="006A001D" w:rsidRPr="009754A0" w:rsidRDefault="006A001D" w:rsidP="00256116">
            <w:pPr>
              <w:spacing w:line="276" w:lineRule="auto"/>
              <w:jc w:val="both"/>
              <w:rPr>
                <w:rFonts w:ascii="Times New Roman" w:hAnsi="Times New Roman" w:cs="Times New Roman"/>
                <w:b/>
                <w:bCs/>
              </w:rPr>
            </w:pPr>
            <w:r w:rsidRPr="009754A0">
              <w:rPr>
                <w:rFonts w:ascii="Times New Roman" w:hAnsi="Times New Roman" w:cs="Times New Roman"/>
                <w:b/>
                <w:bCs/>
              </w:rPr>
              <w:t>Symptom</w:t>
            </w:r>
          </w:p>
        </w:tc>
        <w:tc>
          <w:tcPr>
            <w:tcW w:w="0" w:type="auto"/>
            <w:hideMark/>
          </w:tcPr>
          <w:p w14:paraId="63D33643" w14:textId="77777777" w:rsidR="006A001D" w:rsidRPr="009754A0" w:rsidRDefault="006A001D" w:rsidP="00256116">
            <w:pPr>
              <w:spacing w:line="276" w:lineRule="auto"/>
              <w:jc w:val="both"/>
              <w:rPr>
                <w:rFonts w:ascii="Times New Roman" w:hAnsi="Times New Roman" w:cs="Times New Roman"/>
                <w:b/>
                <w:bCs/>
              </w:rPr>
            </w:pPr>
            <w:r w:rsidRPr="009754A0">
              <w:rPr>
                <w:rFonts w:ascii="Times New Roman" w:hAnsi="Times New Roman" w:cs="Times New Roman"/>
                <w:b/>
                <w:bCs/>
              </w:rPr>
              <w:t>LED/Buzzer</w:t>
            </w:r>
          </w:p>
        </w:tc>
        <w:tc>
          <w:tcPr>
            <w:tcW w:w="0" w:type="auto"/>
            <w:hideMark/>
          </w:tcPr>
          <w:p w14:paraId="38D58D92" w14:textId="77777777" w:rsidR="006A001D" w:rsidRPr="009754A0" w:rsidRDefault="006A001D" w:rsidP="00256116">
            <w:pPr>
              <w:spacing w:line="276" w:lineRule="auto"/>
              <w:jc w:val="both"/>
              <w:rPr>
                <w:rFonts w:ascii="Times New Roman" w:hAnsi="Times New Roman" w:cs="Times New Roman"/>
                <w:b/>
                <w:bCs/>
              </w:rPr>
            </w:pPr>
            <w:r w:rsidRPr="009754A0">
              <w:rPr>
                <w:rFonts w:ascii="Times New Roman" w:hAnsi="Times New Roman" w:cs="Times New Roman"/>
                <w:b/>
                <w:bCs/>
              </w:rPr>
              <w:t>Possible Cause</w:t>
            </w:r>
          </w:p>
        </w:tc>
        <w:tc>
          <w:tcPr>
            <w:tcW w:w="0" w:type="auto"/>
            <w:hideMark/>
          </w:tcPr>
          <w:p w14:paraId="73A4DCB9" w14:textId="77777777" w:rsidR="006A001D" w:rsidRPr="009754A0" w:rsidRDefault="006A001D" w:rsidP="00256116">
            <w:pPr>
              <w:spacing w:line="276" w:lineRule="auto"/>
              <w:jc w:val="both"/>
              <w:rPr>
                <w:rFonts w:ascii="Times New Roman" w:hAnsi="Times New Roman" w:cs="Times New Roman"/>
                <w:b/>
                <w:bCs/>
              </w:rPr>
            </w:pPr>
            <w:r w:rsidRPr="009754A0">
              <w:rPr>
                <w:rFonts w:ascii="Times New Roman" w:hAnsi="Times New Roman" w:cs="Times New Roman"/>
                <w:b/>
                <w:bCs/>
              </w:rPr>
              <w:t>Remedy</w:t>
            </w:r>
          </w:p>
        </w:tc>
      </w:tr>
      <w:tr w:rsidR="009754A0" w:rsidRPr="009754A0" w14:paraId="738F90DB" w14:textId="77777777" w:rsidTr="00045C8B">
        <w:tc>
          <w:tcPr>
            <w:tcW w:w="0" w:type="auto"/>
            <w:hideMark/>
          </w:tcPr>
          <w:p w14:paraId="29465565"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No GSM icon in dashboard</w:t>
            </w:r>
          </w:p>
        </w:tc>
        <w:tc>
          <w:tcPr>
            <w:tcW w:w="0" w:type="auto"/>
            <w:hideMark/>
          </w:tcPr>
          <w:p w14:paraId="0A46D837"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Blue heartbeat LED flashes every 5 s</w:t>
            </w:r>
          </w:p>
        </w:tc>
        <w:tc>
          <w:tcPr>
            <w:tcW w:w="0" w:type="auto"/>
            <w:hideMark/>
          </w:tcPr>
          <w:p w14:paraId="5AE16542"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SIM PIN locked / poor signal</w:t>
            </w:r>
          </w:p>
        </w:tc>
        <w:tc>
          <w:tcPr>
            <w:tcW w:w="0" w:type="auto"/>
            <w:hideMark/>
          </w:tcPr>
          <w:p w14:paraId="13F6866C"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Re</w:t>
            </w:r>
            <w:r w:rsidRPr="009754A0">
              <w:rPr>
                <w:rFonts w:ascii="Times New Roman" w:hAnsi="Times New Roman" w:cs="Times New Roman"/>
              </w:rPr>
              <w:noBreakHyphen/>
              <w:t>seat SIM, check APN, relocate antenna</w:t>
            </w:r>
          </w:p>
        </w:tc>
      </w:tr>
      <w:tr w:rsidR="009754A0" w:rsidRPr="009754A0" w14:paraId="6A10DB0C" w14:textId="77777777" w:rsidTr="00045C8B">
        <w:tc>
          <w:tcPr>
            <w:tcW w:w="0" w:type="auto"/>
            <w:hideMark/>
          </w:tcPr>
          <w:p w14:paraId="65B52787"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CO always 0</w:t>
            </w:r>
          </w:p>
        </w:tc>
        <w:tc>
          <w:tcPr>
            <w:tcW w:w="0" w:type="auto"/>
            <w:hideMark/>
          </w:tcPr>
          <w:p w14:paraId="71BA5D8D"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Amber LED steady</w:t>
            </w:r>
          </w:p>
        </w:tc>
        <w:tc>
          <w:tcPr>
            <w:tcW w:w="0" w:type="auto"/>
            <w:hideMark/>
          </w:tcPr>
          <w:p w14:paraId="15A3DF90"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MQ</w:t>
            </w:r>
            <w:r w:rsidRPr="009754A0">
              <w:rPr>
                <w:rFonts w:ascii="Times New Roman" w:hAnsi="Times New Roman" w:cs="Times New Roman"/>
              </w:rPr>
              <w:noBreakHyphen/>
              <w:t>135 loose or failed</w:t>
            </w:r>
          </w:p>
        </w:tc>
        <w:tc>
          <w:tcPr>
            <w:tcW w:w="0" w:type="auto"/>
            <w:hideMark/>
          </w:tcPr>
          <w:p w14:paraId="4AC45C2C"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Inspect IDC header, replace sensor</w:t>
            </w:r>
          </w:p>
        </w:tc>
      </w:tr>
      <w:tr w:rsidR="009754A0" w:rsidRPr="009754A0" w14:paraId="538299CE" w14:textId="77777777" w:rsidTr="00045C8B">
        <w:tc>
          <w:tcPr>
            <w:tcW w:w="0" w:type="auto"/>
            <w:hideMark/>
          </w:tcPr>
          <w:p w14:paraId="23B05E1C"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Alarm repeats every minute</w:t>
            </w:r>
          </w:p>
        </w:tc>
        <w:tc>
          <w:tcPr>
            <w:tcW w:w="0" w:type="auto"/>
            <w:hideMark/>
          </w:tcPr>
          <w:p w14:paraId="40173096"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Red LED + 3</w:t>
            </w:r>
            <w:r w:rsidRPr="009754A0">
              <w:rPr>
                <w:rFonts w:ascii="Times New Roman" w:hAnsi="Times New Roman" w:cs="Times New Roman"/>
              </w:rPr>
              <w:noBreakHyphen/>
              <w:t>beep</w:t>
            </w:r>
          </w:p>
        </w:tc>
        <w:tc>
          <w:tcPr>
            <w:tcW w:w="0" w:type="auto"/>
            <w:hideMark/>
          </w:tcPr>
          <w:p w14:paraId="54AFD138"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Threshold too low / genuine exceedance</w:t>
            </w:r>
          </w:p>
        </w:tc>
        <w:tc>
          <w:tcPr>
            <w:tcW w:w="0" w:type="auto"/>
            <w:hideMark/>
          </w:tcPr>
          <w:p w14:paraId="77FA2C4E"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Verify limits, inspect process area</w:t>
            </w:r>
          </w:p>
        </w:tc>
      </w:tr>
      <w:tr w:rsidR="009754A0" w:rsidRPr="009754A0" w14:paraId="469A89AC" w14:textId="77777777" w:rsidTr="00045C8B">
        <w:tc>
          <w:tcPr>
            <w:tcW w:w="0" w:type="auto"/>
            <w:hideMark/>
          </w:tcPr>
          <w:p w14:paraId="54535C36"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PDF export blank</w:t>
            </w:r>
          </w:p>
        </w:tc>
        <w:tc>
          <w:tcPr>
            <w:tcW w:w="0" w:type="auto"/>
            <w:hideMark/>
          </w:tcPr>
          <w:p w14:paraId="1D055E6F"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w:t>
            </w:r>
          </w:p>
        </w:tc>
        <w:tc>
          <w:tcPr>
            <w:tcW w:w="0" w:type="auto"/>
            <w:hideMark/>
          </w:tcPr>
          <w:p w14:paraId="7204817E"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Browser pop</w:t>
            </w:r>
            <w:r w:rsidRPr="009754A0">
              <w:rPr>
                <w:rFonts w:ascii="Times New Roman" w:hAnsi="Times New Roman" w:cs="Times New Roman"/>
              </w:rPr>
              <w:noBreakHyphen/>
              <w:t>up blocked</w:t>
            </w:r>
          </w:p>
        </w:tc>
        <w:tc>
          <w:tcPr>
            <w:tcW w:w="0" w:type="auto"/>
            <w:hideMark/>
          </w:tcPr>
          <w:p w14:paraId="31E8AF51" w14:textId="77777777"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Enable downloads, retry</w:t>
            </w:r>
          </w:p>
        </w:tc>
      </w:tr>
    </w:tbl>
    <w:p w14:paraId="70399FE2" w14:textId="77408851" w:rsidR="006A001D" w:rsidRPr="009754A0" w:rsidRDefault="006A001D" w:rsidP="00256116">
      <w:pPr>
        <w:spacing w:line="276" w:lineRule="auto"/>
        <w:jc w:val="both"/>
        <w:rPr>
          <w:rFonts w:ascii="Times New Roman" w:hAnsi="Times New Roman" w:cs="Times New Roman"/>
        </w:rPr>
      </w:pPr>
      <w:r w:rsidRPr="009754A0">
        <w:rPr>
          <w:rFonts w:ascii="Times New Roman" w:hAnsi="Times New Roman" w:cs="Times New Roman"/>
        </w:rPr>
        <w:t xml:space="preserve">For additional assistance email </w:t>
      </w:r>
      <w:r w:rsidR="003C69F4" w:rsidRPr="009754A0">
        <w:rPr>
          <w:rFonts w:ascii="Times New Roman" w:hAnsi="Times New Roman" w:cs="Times New Roman"/>
        </w:rPr>
        <w:t>alandaambrose@gmail.com</w:t>
      </w:r>
      <w:r w:rsidRPr="009754A0">
        <w:rPr>
          <w:rFonts w:ascii="Times New Roman" w:hAnsi="Times New Roman" w:cs="Times New Roman"/>
        </w:rPr>
        <w:t xml:space="preserve"> or open an issue on our GitHub repository (</w:t>
      </w:r>
      <w:hyperlink r:id="rId116" w:history="1">
        <w:r w:rsidRPr="009754A0">
          <w:rPr>
            <w:rStyle w:val="Hyperlink"/>
            <w:rFonts w:ascii="Times New Roman" w:hAnsi="Times New Roman" w:cs="Times New Roman"/>
            <w:color w:val="auto"/>
          </w:rPr>
          <w:t>https://github.com/Aurits/factory-air-watch/issues</w:t>
        </w:r>
      </w:hyperlink>
      <w:r w:rsidRPr="009754A0">
        <w:rPr>
          <w:rFonts w:ascii="Times New Roman" w:hAnsi="Times New Roman" w:cs="Times New Roman"/>
        </w:rPr>
        <w:t>).</w:t>
      </w:r>
    </w:p>
    <w:p w14:paraId="6DB79B15" w14:textId="6B38407E" w:rsidR="006A001D" w:rsidRPr="009754A0" w:rsidRDefault="003C69F4" w:rsidP="00256116">
      <w:pPr>
        <w:spacing w:line="276" w:lineRule="auto"/>
        <w:jc w:val="both"/>
        <w:rPr>
          <w:rFonts w:ascii="Times New Roman" w:hAnsi="Times New Roman" w:cs="Times New Roman"/>
        </w:rPr>
      </w:pPr>
      <w:r w:rsidRPr="009754A0">
        <w:rPr>
          <w:rFonts w:ascii="Times New Roman" w:hAnsi="Times New Roman" w:cs="Times New Roman"/>
        </w:rPr>
        <w:t>8 Frequently</w:t>
      </w:r>
      <w:r w:rsidR="006A001D" w:rsidRPr="009754A0">
        <w:rPr>
          <w:rFonts w:ascii="Times New Roman" w:hAnsi="Times New Roman" w:cs="Times New Roman"/>
        </w:rPr>
        <w:t> Asked Questions</w:t>
      </w:r>
    </w:p>
    <w:p w14:paraId="37C569BE" w14:textId="3754B52A" w:rsidR="006A001D" w:rsidRPr="009754A0" w:rsidRDefault="006A001D" w:rsidP="007B6476">
      <w:pPr>
        <w:numPr>
          <w:ilvl w:val="0"/>
          <w:numId w:val="36"/>
        </w:numPr>
        <w:spacing w:line="276" w:lineRule="auto"/>
        <w:jc w:val="both"/>
        <w:rPr>
          <w:rFonts w:ascii="Times New Roman" w:hAnsi="Times New Roman" w:cs="Times New Roman"/>
        </w:rPr>
      </w:pPr>
      <w:r w:rsidRPr="009754A0">
        <w:rPr>
          <w:rFonts w:ascii="Times New Roman" w:hAnsi="Times New Roman" w:cs="Times New Roman"/>
        </w:rPr>
        <w:t xml:space="preserve">How many nodes can I deploy? Dashboard tested up to </w:t>
      </w:r>
      <w:r w:rsidR="00045C8B" w:rsidRPr="009754A0">
        <w:rPr>
          <w:rFonts w:ascii="Times New Roman" w:hAnsi="Times New Roman" w:cs="Times New Roman"/>
        </w:rPr>
        <w:t>1</w:t>
      </w:r>
      <w:r w:rsidRPr="009754A0">
        <w:rPr>
          <w:rFonts w:ascii="Times New Roman" w:hAnsi="Times New Roman" w:cs="Times New Roman"/>
        </w:rPr>
        <w:t xml:space="preserve"> concurrent </w:t>
      </w:r>
      <w:r w:rsidR="00B05E12" w:rsidRPr="009754A0">
        <w:rPr>
          <w:rFonts w:ascii="Times New Roman" w:hAnsi="Times New Roman" w:cs="Times New Roman"/>
        </w:rPr>
        <w:t>node</w:t>
      </w:r>
      <w:r w:rsidRPr="009754A0">
        <w:rPr>
          <w:rFonts w:ascii="Times New Roman" w:hAnsi="Times New Roman" w:cs="Times New Roman"/>
        </w:rPr>
        <w:t xml:space="preserve">; contact us for </w:t>
      </w:r>
      <w:r w:rsidR="00B05E12" w:rsidRPr="009754A0">
        <w:rPr>
          <w:rFonts w:ascii="Times New Roman" w:hAnsi="Times New Roman" w:cs="Times New Roman"/>
        </w:rPr>
        <w:t xml:space="preserve">the </w:t>
      </w:r>
      <w:r w:rsidRPr="009754A0">
        <w:rPr>
          <w:rFonts w:ascii="Times New Roman" w:hAnsi="Times New Roman" w:cs="Times New Roman"/>
        </w:rPr>
        <w:t>upgrade.</w:t>
      </w:r>
    </w:p>
    <w:p w14:paraId="7E05F7A3" w14:textId="182C589F" w:rsidR="006A001D" w:rsidRPr="009754A0" w:rsidRDefault="006A001D" w:rsidP="007B6476">
      <w:pPr>
        <w:numPr>
          <w:ilvl w:val="0"/>
          <w:numId w:val="36"/>
        </w:numPr>
        <w:spacing w:line="276" w:lineRule="auto"/>
        <w:jc w:val="both"/>
        <w:rPr>
          <w:rFonts w:ascii="Times New Roman" w:hAnsi="Times New Roman" w:cs="Times New Roman"/>
        </w:rPr>
      </w:pPr>
      <w:r w:rsidRPr="009754A0">
        <w:rPr>
          <w:rFonts w:ascii="Times New Roman" w:hAnsi="Times New Roman" w:cs="Times New Roman"/>
        </w:rPr>
        <w:t xml:space="preserve">Can I push data to my SCADA? Yes – enable MQTT bridge under </w:t>
      </w:r>
      <w:r w:rsidRPr="009754A0">
        <w:rPr>
          <w:rFonts w:ascii="Times New Roman" w:hAnsi="Times New Roman" w:cs="Times New Roman"/>
          <w:i/>
          <w:iCs/>
        </w:rPr>
        <w:t>Settings </w:t>
      </w:r>
      <w:r w:rsidRPr="009754A0">
        <w:rPr>
          <w:rFonts w:ascii="Cambria Math" w:hAnsi="Cambria Math" w:cs="Cambria Math"/>
          <w:i/>
          <w:iCs/>
        </w:rPr>
        <w:t>▶</w:t>
      </w:r>
      <w:r w:rsidRPr="009754A0">
        <w:rPr>
          <w:rFonts w:ascii="Times New Roman" w:hAnsi="Times New Roman" w:cs="Times New Roman"/>
          <w:i/>
          <w:iCs/>
        </w:rPr>
        <w:t> Integrations</w:t>
      </w:r>
      <w:r w:rsidRPr="009754A0">
        <w:rPr>
          <w:rFonts w:ascii="Times New Roman" w:hAnsi="Times New Roman" w:cs="Times New Roman"/>
        </w:rPr>
        <w:t>.</w:t>
      </w:r>
    </w:p>
    <w:p w14:paraId="38F32C5C" w14:textId="77777777" w:rsidR="00E25550" w:rsidRPr="009754A0" w:rsidRDefault="00E25550" w:rsidP="00256116">
      <w:pPr>
        <w:spacing w:line="276" w:lineRule="auto"/>
        <w:jc w:val="both"/>
        <w:rPr>
          <w:rFonts w:ascii="Times New Roman" w:hAnsi="Times New Roman" w:cs="Times New Roman"/>
        </w:rPr>
      </w:pPr>
    </w:p>
    <w:p w14:paraId="2F3748B5" w14:textId="77777777" w:rsidR="00E25550" w:rsidRPr="009754A0" w:rsidRDefault="00E25550" w:rsidP="00256116">
      <w:pPr>
        <w:spacing w:line="276" w:lineRule="auto"/>
        <w:jc w:val="both"/>
        <w:rPr>
          <w:rFonts w:ascii="Times New Roman" w:hAnsi="Times New Roman" w:cs="Times New Roman"/>
        </w:rPr>
      </w:pPr>
    </w:p>
    <w:p w14:paraId="45FA3142" w14:textId="104CBF07" w:rsidR="006A001D" w:rsidRPr="009754A0" w:rsidRDefault="00F76810" w:rsidP="00256116">
      <w:pPr>
        <w:spacing w:line="276" w:lineRule="auto"/>
        <w:jc w:val="both"/>
        <w:rPr>
          <w:rFonts w:ascii="Times New Roman" w:hAnsi="Times New Roman" w:cs="Times New Roman"/>
        </w:rPr>
      </w:pPr>
      <w:r w:rsidRPr="009754A0">
        <w:rPr>
          <w:rFonts w:ascii="Times New Roman" w:hAnsi="Times New Roman" w:cs="Times New Roman"/>
        </w:rPr>
        <w:t>9 Safety</w:t>
      </w:r>
    </w:p>
    <w:p w14:paraId="2A40935C" w14:textId="77777777" w:rsidR="006A001D" w:rsidRPr="009754A0" w:rsidRDefault="006A001D" w:rsidP="007B6476">
      <w:pPr>
        <w:numPr>
          <w:ilvl w:val="0"/>
          <w:numId w:val="37"/>
        </w:numPr>
        <w:spacing w:line="276" w:lineRule="auto"/>
        <w:jc w:val="both"/>
        <w:rPr>
          <w:rFonts w:ascii="Times New Roman" w:hAnsi="Times New Roman" w:cs="Times New Roman"/>
        </w:rPr>
      </w:pPr>
      <w:r w:rsidRPr="009754A0">
        <w:rPr>
          <w:rFonts w:ascii="Times New Roman" w:hAnsi="Times New Roman" w:cs="Times New Roman"/>
        </w:rPr>
        <w:t>Electrical – Disconnect AC mains and isolate Li</w:t>
      </w:r>
      <w:r w:rsidRPr="009754A0">
        <w:rPr>
          <w:rFonts w:ascii="Times New Roman" w:hAnsi="Times New Roman" w:cs="Times New Roman"/>
        </w:rPr>
        <w:noBreakHyphen/>
        <w:t>ion pack before opening the enclosure.</w:t>
      </w:r>
    </w:p>
    <w:p w14:paraId="0A61F6DC" w14:textId="77777777" w:rsidR="006A001D" w:rsidRPr="009754A0" w:rsidRDefault="006A001D" w:rsidP="007B6476">
      <w:pPr>
        <w:numPr>
          <w:ilvl w:val="0"/>
          <w:numId w:val="37"/>
        </w:numPr>
        <w:spacing w:line="276" w:lineRule="auto"/>
        <w:jc w:val="both"/>
        <w:rPr>
          <w:rFonts w:ascii="Times New Roman" w:hAnsi="Times New Roman" w:cs="Times New Roman"/>
        </w:rPr>
      </w:pPr>
      <w:r w:rsidRPr="009754A0">
        <w:rPr>
          <w:rFonts w:ascii="Times New Roman" w:hAnsi="Times New Roman" w:cs="Times New Roman"/>
        </w:rPr>
        <w:t>Calibration Gas – CO span gas is toxic; perform in a fume hood or outdoors.</w:t>
      </w:r>
    </w:p>
    <w:p w14:paraId="6B47FF81" w14:textId="77777777" w:rsidR="006A001D" w:rsidRPr="009754A0" w:rsidRDefault="006A001D" w:rsidP="007B6476">
      <w:pPr>
        <w:numPr>
          <w:ilvl w:val="0"/>
          <w:numId w:val="37"/>
        </w:numPr>
        <w:spacing w:line="276" w:lineRule="auto"/>
        <w:jc w:val="both"/>
        <w:rPr>
          <w:rFonts w:ascii="Times New Roman" w:hAnsi="Times New Roman" w:cs="Times New Roman"/>
        </w:rPr>
      </w:pPr>
      <w:r w:rsidRPr="009754A0">
        <w:rPr>
          <w:rFonts w:ascii="Times New Roman" w:hAnsi="Times New Roman" w:cs="Times New Roman"/>
        </w:rPr>
        <w:t>Ingress – Maintain IP54 seal; replace silicone gasket if torn.</w:t>
      </w:r>
    </w:p>
    <w:p w14:paraId="4421F0CC" w14:textId="06E628B1" w:rsidR="006A001D" w:rsidRPr="009754A0" w:rsidRDefault="006A001D" w:rsidP="007B6476">
      <w:pPr>
        <w:numPr>
          <w:ilvl w:val="0"/>
          <w:numId w:val="37"/>
        </w:numPr>
        <w:spacing w:line="276" w:lineRule="auto"/>
        <w:jc w:val="both"/>
        <w:rPr>
          <w:rFonts w:ascii="Times New Roman" w:hAnsi="Times New Roman" w:cs="Times New Roman"/>
        </w:rPr>
      </w:pPr>
      <w:r w:rsidRPr="009754A0">
        <w:rPr>
          <w:rFonts w:ascii="Times New Roman" w:hAnsi="Times New Roman" w:cs="Times New Roman"/>
        </w:rPr>
        <w:t xml:space="preserve">Battery Disposal – Follow local </w:t>
      </w:r>
      <w:r w:rsidR="002967B3" w:rsidRPr="009754A0">
        <w:rPr>
          <w:rFonts w:ascii="Times New Roman" w:hAnsi="Times New Roman" w:cs="Times New Roman"/>
        </w:rPr>
        <w:t>e-waste</w:t>
      </w:r>
      <w:r w:rsidRPr="009754A0">
        <w:rPr>
          <w:rFonts w:ascii="Times New Roman" w:hAnsi="Times New Roman" w:cs="Times New Roman"/>
        </w:rPr>
        <w:t xml:space="preserve"> regulations; do not incinerate.</w:t>
      </w:r>
    </w:p>
    <w:p w14:paraId="1CF3A4BE" w14:textId="77777777" w:rsidR="00E46430" w:rsidRPr="009754A0" w:rsidRDefault="006A001D" w:rsidP="007B6476">
      <w:pPr>
        <w:numPr>
          <w:ilvl w:val="0"/>
          <w:numId w:val="37"/>
        </w:numPr>
        <w:spacing w:line="276" w:lineRule="auto"/>
        <w:jc w:val="both"/>
        <w:rPr>
          <w:rFonts w:ascii="Times New Roman" w:hAnsi="Times New Roman" w:cs="Times New Roman"/>
        </w:rPr>
      </w:pPr>
      <w:r w:rsidRPr="009754A0">
        <w:rPr>
          <w:rFonts w:ascii="Times New Roman" w:hAnsi="Times New Roman" w:cs="Times New Roman"/>
        </w:rPr>
        <w:t>Personal Protective Equipment – Wear gloves and goggles during sensor replacement or board soldering.</w:t>
      </w:r>
    </w:p>
    <w:p w14:paraId="103E5AAC" w14:textId="77777777" w:rsidR="00E46430" w:rsidRPr="009754A0" w:rsidRDefault="00E46430" w:rsidP="00256116">
      <w:pPr>
        <w:spacing w:line="276" w:lineRule="auto"/>
        <w:jc w:val="both"/>
        <w:rPr>
          <w:rFonts w:ascii="Times New Roman" w:hAnsi="Times New Roman" w:cs="Times New Roman"/>
        </w:rPr>
      </w:pPr>
    </w:p>
    <w:p w14:paraId="1C96D8E8" w14:textId="77777777" w:rsidR="00E46430" w:rsidRPr="009754A0" w:rsidRDefault="00E46430" w:rsidP="00256116">
      <w:pPr>
        <w:spacing w:line="276" w:lineRule="auto"/>
        <w:jc w:val="both"/>
        <w:rPr>
          <w:rFonts w:ascii="Times New Roman" w:hAnsi="Times New Roman" w:cs="Times New Roman"/>
        </w:rPr>
      </w:pPr>
    </w:p>
    <w:p w14:paraId="18163E9A" w14:textId="77777777" w:rsidR="00E46430" w:rsidRPr="009754A0" w:rsidRDefault="00E46430" w:rsidP="00256116">
      <w:pPr>
        <w:spacing w:line="276" w:lineRule="auto"/>
        <w:jc w:val="both"/>
        <w:rPr>
          <w:rFonts w:ascii="Times New Roman" w:hAnsi="Times New Roman" w:cs="Times New Roman"/>
        </w:rPr>
      </w:pPr>
    </w:p>
    <w:p w14:paraId="6FE0E29F" w14:textId="7A5205FC" w:rsidR="00661315" w:rsidRPr="009754A0" w:rsidRDefault="00E46430" w:rsidP="00661315">
      <w:pPr>
        <w:pStyle w:val="Heading2"/>
        <w:spacing w:line="276" w:lineRule="auto"/>
        <w:rPr>
          <w:rFonts w:ascii="Times New Roman" w:eastAsia="Times New Roman" w:hAnsi="Times New Roman" w:cs="Times New Roman"/>
          <w:color w:val="auto"/>
          <w:kern w:val="36"/>
          <w:sz w:val="28"/>
          <w:szCs w:val="28"/>
          <w:lang w:eastAsia="en-US" w:bidi="ar-SA"/>
        </w:rPr>
      </w:pPr>
      <w:bookmarkStart w:id="92" w:name="_Toc197924318"/>
      <w:r w:rsidRPr="009754A0">
        <w:rPr>
          <w:rFonts w:ascii="Times New Roman" w:hAnsi="Times New Roman" w:cs="Times New Roman"/>
          <w:color w:val="auto"/>
          <w:sz w:val="28"/>
          <w:szCs w:val="28"/>
        </w:rPr>
        <w:lastRenderedPageBreak/>
        <w:t>FactoryAirWatch – Test</w:t>
      </w:r>
      <w:r w:rsidRPr="009754A0">
        <w:rPr>
          <w:rFonts w:ascii="Times New Roman" w:hAnsi="Times New Roman" w:cs="Times New Roman"/>
          <w:color w:val="auto"/>
          <w:sz w:val="28"/>
          <w:szCs w:val="28"/>
        </w:rPr>
        <w:noBreakHyphen/>
        <w:t>Case Matrix (Execution Guide)</w:t>
      </w:r>
      <w:bookmarkEnd w:id="92"/>
    </w:p>
    <w:p w14:paraId="7B81920E" w14:textId="628387CD" w:rsidR="000C0256" w:rsidRPr="009754A0" w:rsidRDefault="000C0256" w:rsidP="000C0256">
      <w:pPr>
        <w:pStyle w:val="Caption"/>
        <w:keepNext/>
        <w:rPr>
          <w:rFonts w:ascii="Times New Roman" w:hAnsi="Times New Roman" w:cs="Times New Roman"/>
          <w:color w:val="auto"/>
        </w:rPr>
      </w:pPr>
      <w:bookmarkStart w:id="93" w:name="_Toc197924349"/>
      <w:r w:rsidRPr="009754A0">
        <w:rPr>
          <w:rFonts w:ascii="Times New Roman" w:hAnsi="Times New Roman" w:cs="Times New Roman"/>
          <w:color w:val="auto"/>
        </w:rPr>
        <w:t xml:space="preserve">Table </w:t>
      </w:r>
      <w:r w:rsidR="009754A0" w:rsidRPr="009754A0">
        <w:rPr>
          <w:rFonts w:ascii="Times New Roman" w:hAnsi="Times New Roman" w:cs="Times New Roman"/>
          <w:color w:val="auto"/>
        </w:rPr>
        <w:fldChar w:fldCharType="begin"/>
      </w:r>
      <w:r w:rsidR="009754A0" w:rsidRPr="009754A0">
        <w:rPr>
          <w:rFonts w:ascii="Times New Roman" w:hAnsi="Times New Roman" w:cs="Times New Roman"/>
          <w:color w:val="auto"/>
        </w:rPr>
        <w:instrText xml:space="preserve"> STYLEREF 2 \s </w:instrText>
      </w:r>
      <w:r w:rsidR="009754A0" w:rsidRPr="009754A0">
        <w:rPr>
          <w:rFonts w:ascii="Times New Roman" w:hAnsi="Times New Roman" w:cs="Times New Roman"/>
          <w:color w:val="auto"/>
        </w:rPr>
        <w:fldChar w:fldCharType="separate"/>
      </w:r>
      <w:r w:rsidR="004F2D4E">
        <w:rPr>
          <w:rFonts w:ascii="Times New Roman" w:hAnsi="Times New Roman" w:cs="Times New Roman"/>
          <w:noProof/>
          <w:color w:val="auto"/>
        </w:rPr>
        <w:t>9.2</w:t>
      </w:r>
      <w:r w:rsidR="009754A0" w:rsidRPr="009754A0">
        <w:rPr>
          <w:rFonts w:ascii="Times New Roman" w:hAnsi="Times New Roman" w:cs="Times New Roman"/>
          <w:color w:val="auto"/>
        </w:rPr>
        <w:fldChar w:fldCharType="end"/>
      </w:r>
      <w:r w:rsidR="009754A0" w:rsidRPr="009754A0">
        <w:rPr>
          <w:rFonts w:ascii="Times New Roman" w:hAnsi="Times New Roman" w:cs="Times New Roman"/>
          <w:color w:val="auto"/>
        </w:rPr>
        <w:noBreakHyphen/>
      </w:r>
      <w:r w:rsidR="009754A0" w:rsidRPr="009754A0">
        <w:rPr>
          <w:rFonts w:ascii="Times New Roman" w:hAnsi="Times New Roman" w:cs="Times New Roman"/>
          <w:color w:val="auto"/>
        </w:rPr>
        <w:fldChar w:fldCharType="begin"/>
      </w:r>
      <w:r w:rsidR="009754A0" w:rsidRPr="009754A0">
        <w:rPr>
          <w:rFonts w:ascii="Times New Roman" w:hAnsi="Times New Roman" w:cs="Times New Roman"/>
          <w:color w:val="auto"/>
        </w:rPr>
        <w:instrText xml:space="preserve"> SEQ Table \* ARABIC \s 2 </w:instrText>
      </w:r>
      <w:r w:rsidR="009754A0" w:rsidRPr="009754A0">
        <w:rPr>
          <w:rFonts w:ascii="Times New Roman" w:hAnsi="Times New Roman" w:cs="Times New Roman"/>
          <w:color w:val="auto"/>
        </w:rPr>
        <w:fldChar w:fldCharType="separate"/>
      </w:r>
      <w:r w:rsidR="004F2D4E">
        <w:rPr>
          <w:rFonts w:ascii="Times New Roman" w:hAnsi="Times New Roman" w:cs="Times New Roman"/>
          <w:noProof/>
          <w:color w:val="auto"/>
        </w:rPr>
        <w:t>1</w:t>
      </w:r>
      <w:r w:rsidR="009754A0" w:rsidRPr="009754A0">
        <w:rPr>
          <w:rFonts w:ascii="Times New Roman" w:hAnsi="Times New Roman" w:cs="Times New Roman"/>
          <w:color w:val="auto"/>
        </w:rPr>
        <w:fldChar w:fldCharType="end"/>
      </w:r>
      <w:r w:rsidRPr="009754A0">
        <w:rPr>
          <w:rFonts w:ascii="Times New Roman" w:hAnsi="Times New Roman" w:cs="Times New Roman"/>
          <w:color w:val="auto"/>
        </w:rPr>
        <w:t xml:space="preserve"> Test-case matrix</w:t>
      </w:r>
      <w:bookmarkEnd w:id="93"/>
    </w:p>
    <w:tbl>
      <w:tblPr>
        <w:tblStyle w:val="TableGrid"/>
        <w:tblW w:w="0" w:type="auto"/>
        <w:tblLook w:val="04A0" w:firstRow="1" w:lastRow="0" w:firstColumn="1" w:lastColumn="0" w:noHBand="0" w:noVBand="1"/>
      </w:tblPr>
      <w:tblGrid>
        <w:gridCol w:w="2323"/>
        <w:gridCol w:w="1844"/>
        <w:gridCol w:w="1747"/>
        <w:gridCol w:w="2028"/>
        <w:gridCol w:w="1686"/>
      </w:tblGrid>
      <w:tr w:rsidR="009754A0" w:rsidRPr="009754A0" w14:paraId="4538DB76" w14:textId="77777777" w:rsidTr="006263F6">
        <w:tc>
          <w:tcPr>
            <w:tcW w:w="0" w:type="auto"/>
            <w:shd w:val="clear" w:color="auto" w:fill="D9D9D9" w:themeFill="background1" w:themeFillShade="D9"/>
            <w:hideMark/>
          </w:tcPr>
          <w:p w14:paraId="69C565E4" w14:textId="77777777" w:rsidR="00E46430" w:rsidRPr="009754A0" w:rsidRDefault="00E46430" w:rsidP="00256116">
            <w:pPr>
              <w:spacing w:line="276" w:lineRule="auto"/>
              <w:jc w:val="center"/>
              <w:rPr>
                <w:rFonts w:ascii="Times New Roman" w:hAnsi="Times New Roman" w:cs="Times New Roman"/>
                <w:b/>
                <w:bCs/>
              </w:rPr>
            </w:pPr>
            <w:r w:rsidRPr="009754A0">
              <w:rPr>
                <w:rFonts w:ascii="Times New Roman" w:hAnsi="Times New Roman" w:cs="Times New Roman"/>
                <w:b/>
                <w:bCs/>
              </w:rPr>
              <w:t>TC</w:t>
            </w:r>
            <w:r w:rsidRPr="009754A0">
              <w:rPr>
                <w:rFonts w:ascii="Times New Roman" w:hAnsi="Times New Roman" w:cs="Times New Roman"/>
                <w:b/>
                <w:bCs/>
              </w:rPr>
              <w:noBreakHyphen/>
              <w:t>ID</w:t>
            </w:r>
          </w:p>
        </w:tc>
        <w:tc>
          <w:tcPr>
            <w:tcW w:w="0" w:type="auto"/>
            <w:shd w:val="clear" w:color="auto" w:fill="D9D9D9" w:themeFill="background1" w:themeFillShade="D9"/>
            <w:hideMark/>
          </w:tcPr>
          <w:p w14:paraId="54E2D151" w14:textId="77777777" w:rsidR="00E46430" w:rsidRPr="009754A0" w:rsidRDefault="00E46430" w:rsidP="00256116">
            <w:pPr>
              <w:spacing w:line="276" w:lineRule="auto"/>
              <w:jc w:val="center"/>
              <w:rPr>
                <w:rFonts w:ascii="Times New Roman" w:hAnsi="Times New Roman" w:cs="Times New Roman"/>
                <w:b/>
                <w:bCs/>
              </w:rPr>
            </w:pPr>
            <w:r w:rsidRPr="009754A0">
              <w:rPr>
                <w:rStyle w:val="Strong"/>
                <w:rFonts w:ascii="Times New Roman" w:hAnsi="Times New Roman" w:cs="Times New Roman"/>
              </w:rPr>
              <w:t>Inputs / Preconditions</w:t>
            </w:r>
          </w:p>
        </w:tc>
        <w:tc>
          <w:tcPr>
            <w:tcW w:w="0" w:type="auto"/>
            <w:shd w:val="clear" w:color="auto" w:fill="D9D9D9" w:themeFill="background1" w:themeFillShade="D9"/>
            <w:hideMark/>
          </w:tcPr>
          <w:p w14:paraId="1C84E313" w14:textId="77777777" w:rsidR="00E46430" w:rsidRPr="009754A0" w:rsidRDefault="00E46430" w:rsidP="00256116">
            <w:pPr>
              <w:spacing w:line="276" w:lineRule="auto"/>
              <w:jc w:val="center"/>
              <w:rPr>
                <w:rFonts w:ascii="Times New Roman" w:hAnsi="Times New Roman" w:cs="Times New Roman"/>
                <w:b/>
                <w:bCs/>
              </w:rPr>
            </w:pPr>
            <w:r w:rsidRPr="009754A0">
              <w:rPr>
                <w:rFonts w:ascii="Times New Roman" w:hAnsi="Times New Roman" w:cs="Times New Roman"/>
                <w:b/>
                <w:bCs/>
              </w:rPr>
              <w:t>Test Area</w:t>
            </w:r>
          </w:p>
        </w:tc>
        <w:tc>
          <w:tcPr>
            <w:tcW w:w="0" w:type="auto"/>
            <w:shd w:val="clear" w:color="auto" w:fill="D9D9D9" w:themeFill="background1" w:themeFillShade="D9"/>
            <w:hideMark/>
          </w:tcPr>
          <w:p w14:paraId="310810CB" w14:textId="77777777" w:rsidR="00E46430" w:rsidRPr="009754A0" w:rsidRDefault="00E46430" w:rsidP="00256116">
            <w:pPr>
              <w:spacing w:line="276" w:lineRule="auto"/>
              <w:jc w:val="center"/>
              <w:rPr>
                <w:rFonts w:ascii="Times New Roman" w:hAnsi="Times New Roman" w:cs="Times New Roman"/>
                <w:b/>
                <w:bCs/>
              </w:rPr>
            </w:pPr>
            <w:r w:rsidRPr="009754A0">
              <w:rPr>
                <w:rFonts w:ascii="Times New Roman" w:hAnsi="Times New Roman" w:cs="Times New Roman"/>
                <w:b/>
                <w:bCs/>
              </w:rPr>
              <w:t>Test Case Description</w:t>
            </w:r>
          </w:p>
        </w:tc>
        <w:tc>
          <w:tcPr>
            <w:tcW w:w="0" w:type="auto"/>
            <w:shd w:val="clear" w:color="auto" w:fill="D9D9D9" w:themeFill="background1" w:themeFillShade="D9"/>
            <w:hideMark/>
          </w:tcPr>
          <w:p w14:paraId="1D78FAC3" w14:textId="77777777" w:rsidR="00E46430" w:rsidRPr="009754A0" w:rsidRDefault="00E46430" w:rsidP="00256116">
            <w:pPr>
              <w:spacing w:line="276" w:lineRule="auto"/>
              <w:jc w:val="center"/>
              <w:rPr>
                <w:rFonts w:ascii="Times New Roman" w:hAnsi="Times New Roman" w:cs="Times New Roman"/>
                <w:b/>
                <w:bCs/>
              </w:rPr>
            </w:pPr>
            <w:r w:rsidRPr="009754A0">
              <w:rPr>
                <w:rFonts w:ascii="Times New Roman" w:hAnsi="Times New Roman" w:cs="Times New Roman"/>
                <w:b/>
                <w:bCs/>
              </w:rPr>
              <w:t>Expected Outcome</w:t>
            </w:r>
          </w:p>
        </w:tc>
      </w:tr>
      <w:tr w:rsidR="009754A0" w:rsidRPr="009754A0" w14:paraId="7B9C6A3C" w14:textId="77777777" w:rsidTr="00E46430">
        <w:tc>
          <w:tcPr>
            <w:tcW w:w="0" w:type="auto"/>
            <w:hideMark/>
          </w:tcPr>
          <w:p w14:paraId="314828CB" w14:textId="77777777" w:rsidR="00E46430" w:rsidRPr="009754A0" w:rsidRDefault="00E46430" w:rsidP="00256116">
            <w:pPr>
              <w:spacing w:line="276" w:lineRule="auto"/>
              <w:rPr>
                <w:rFonts w:ascii="Times New Roman" w:hAnsi="Times New Roman" w:cs="Times New Roman"/>
              </w:rPr>
            </w:pPr>
            <w:r w:rsidRPr="009754A0">
              <w:rPr>
                <w:rStyle w:val="Strong"/>
                <w:rFonts w:ascii="Times New Roman" w:hAnsi="Times New Roman" w:cs="Times New Roman"/>
                <w:b w:val="0"/>
                <w:bCs w:val="0"/>
              </w:rPr>
              <w:t>TC</w:t>
            </w:r>
            <w:r w:rsidRPr="009754A0">
              <w:rPr>
                <w:rStyle w:val="Strong"/>
                <w:rFonts w:ascii="Times New Roman" w:hAnsi="Times New Roman" w:cs="Times New Roman"/>
                <w:b w:val="0"/>
                <w:bCs w:val="0"/>
              </w:rPr>
              <w:noBreakHyphen/>
              <w:t>F</w:t>
            </w:r>
            <w:r w:rsidRPr="009754A0">
              <w:rPr>
                <w:rStyle w:val="Strong"/>
                <w:rFonts w:ascii="Times New Roman" w:hAnsi="Times New Roman" w:cs="Times New Roman"/>
                <w:b w:val="0"/>
                <w:bCs w:val="0"/>
              </w:rPr>
              <w:noBreakHyphen/>
              <w:t>PMS</w:t>
            </w:r>
          </w:p>
        </w:tc>
        <w:tc>
          <w:tcPr>
            <w:tcW w:w="0" w:type="auto"/>
            <w:hideMark/>
          </w:tcPr>
          <w:p w14:paraId="3851AEF1"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Lit match; matchbox smoke directed at PMS5003 for ≤ 3 s</w:t>
            </w:r>
          </w:p>
        </w:tc>
        <w:tc>
          <w:tcPr>
            <w:tcW w:w="0" w:type="auto"/>
            <w:hideMark/>
          </w:tcPr>
          <w:p w14:paraId="30B11A0F"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Sensor Inputs</w:t>
            </w:r>
          </w:p>
        </w:tc>
        <w:tc>
          <w:tcPr>
            <w:tcW w:w="0" w:type="auto"/>
            <w:hideMark/>
          </w:tcPr>
          <w:p w14:paraId="1541885E"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Verify particulate alert chain</w:t>
            </w:r>
          </w:p>
        </w:tc>
        <w:tc>
          <w:tcPr>
            <w:tcW w:w="0" w:type="auto"/>
            <w:hideMark/>
          </w:tcPr>
          <w:p w14:paraId="0E194C9A"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Red LED + buzzer &lt; 5 s; dashboard PM10 in critical zone</w:t>
            </w:r>
          </w:p>
        </w:tc>
      </w:tr>
      <w:tr w:rsidR="009754A0" w:rsidRPr="009754A0" w14:paraId="4CFDA337" w14:textId="77777777" w:rsidTr="00E46430">
        <w:tc>
          <w:tcPr>
            <w:tcW w:w="0" w:type="auto"/>
            <w:hideMark/>
          </w:tcPr>
          <w:p w14:paraId="3AA48C23" w14:textId="77777777" w:rsidR="00E46430" w:rsidRPr="009754A0" w:rsidRDefault="00E46430" w:rsidP="00256116">
            <w:pPr>
              <w:spacing w:line="276" w:lineRule="auto"/>
              <w:rPr>
                <w:rFonts w:ascii="Times New Roman" w:hAnsi="Times New Roman" w:cs="Times New Roman"/>
              </w:rPr>
            </w:pPr>
            <w:r w:rsidRPr="009754A0">
              <w:rPr>
                <w:rStyle w:val="Strong"/>
                <w:rFonts w:ascii="Times New Roman" w:hAnsi="Times New Roman" w:cs="Times New Roman"/>
                <w:b w:val="0"/>
                <w:bCs w:val="0"/>
              </w:rPr>
              <w:t>TC</w:t>
            </w:r>
            <w:r w:rsidRPr="009754A0">
              <w:rPr>
                <w:rStyle w:val="Strong"/>
                <w:rFonts w:ascii="Times New Roman" w:hAnsi="Times New Roman" w:cs="Times New Roman"/>
                <w:b w:val="0"/>
                <w:bCs w:val="0"/>
              </w:rPr>
              <w:noBreakHyphen/>
              <w:t>F</w:t>
            </w:r>
            <w:r w:rsidRPr="009754A0">
              <w:rPr>
                <w:rStyle w:val="Strong"/>
                <w:rFonts w:ascii="Times New Roman" w:hAnsi="Times New Roman" w:cs="Times New Roman"/>
                <w:b w:val="0"/>
                <w:bCs w:val="0"/>
              </w:rPr>
              <w:noBreakHyphen/>
              <w:t>CO</w:t>
            </w:r>
          </w:p>
        </w:tc>
        <w:tc>
          <w:tcPr>
            <w:tcW w:w="0" w:type="auto"/>
            <w:hideMark/>
          </w:tcPr>
          <w:p w14:paraId="55A0FCCC"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50 ppm calibrated CO gas tube attached to MQ</w:t>
            </w:r>
            <w:r w:rsidRPr="009754A0">
              <w:rPr>
                <w:rFonts w:ascii="Times New Roman" w:hAnsi="Times New Roman" w:cs="Times New Roman"/>
              </w:rPr>
              <w:noBreakHyphen/>
              <w:t>135 inlet</w:t>
            </w:r>
          </w:p>
        </w:tc>
        <w:tc>
          <w:tcPr>
            <w:tcW w:w="0" w:type="auto"/>
            <w:hideMark/>
          </w:tcPr>
          <w:p w14:paraId="1C0EEF09"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Sensor Inputs</w:t>
            </w:r>
          </w:p>
        </w:tc>
        <w:tc>
          <w:tcPr>
            <w:tcW w:w="0" w:type="auto"/>
            <w:hideMark/>
          </w:tcPr>
          <w:p w14:paraId="03F4E658" w14:textId="5E02A782"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 xml:space="preserve">Verify </w:t>
            </w:r>
            <w:r w:rsidR="00096512" w:rsidRPr="009754A0">
              <w:rPr>
                <w:rFonts w:ascii="Times New Roman" w:hAnsi="Times New Roman" w:cs="Times New Roman"/>
              </w:rPr>
              <w:t xml:space="preserve">the </w:t>
            </w:r>
            <w:r w:rsidRPr="009754A0">
              <w:rPr>
                <w:rFonts w:ascii="Times New Roman" w:hAnsi="Times New Roman" w:cs="Times New Roman"/>
              </w:rPr>
              <w:t>carbon</w:t>
            </w:r>
            <w:r w:rsidRPr="009754A0">
              <w:rPr>
                <w:rFonts w:ascii="Times New Roman" w:hAnsi="Times New Roman" w:cs="Times New Roman"/>
              </w:rPr>
              <w:noBreakHyphen/>
              <w:t>monoxide alert chain</w:t>
            </w:r>
          </w:p>
        </w:tc>
        <w:tc>
          <w:tcPr>
            <w:tcW w:w="0" w:type="auto"/>
            <w:hideMark/>
          </w:tcPr>
          <w:p w14:paraId="653568AD"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Same visual/audible alerts; CO metric flagged red</w:t>
            </w:r>
          </w:p>
        </w:tc>
      </w:tr>
      <w:tr w:rsidR="009754A0" w:rsidRPr="009754A0" w14:paraId="522AA1C1" w14:textId="77777777" w:rsidTr="00E46430">
        <w:tc>
          <w:tcPr>
            <w:tcW w:w="0" w:type="auto"/>
            <w:hideMark/>
          </w:tcPr>
          <w:p w14:paraId="396B642D" w14:textId="77777777" w:rsidR="00E46430" w:rsidRPr="009754A0" w:rsidRDefault="00E46430" w:rsidP="00256116">
            <w:pPr>
              <w:spacing w:line="276" w:lineRule="auto"/>
              <w:rPr>
                <w:rFonts w:ascii="Times New Roman" w:hAnsi="Times New Roman" w:cs="Times New Roman"/>
              </w:rPr>
            </w:pPr>
            <w:r w:rsidRPr="009754A0">
              <w:rPr>
                <w:rStyle w:val="Strong"/>
                <w:rFonts w:ascii="Times New Roman" w:hAnsi="Times New Roman" w:cs="Times New Roman"/>
                <w:b w:val="0"/>
                <w:bCs w:val="0"/>
              </w:rPr>
              <w:t>TC</w:t>
            </w:r>
            <w:r w:rsidRPr="009754A0">
              <w:rPr>
                <w:rStyle w:val="Strong"/>
                <w:rFonts w:ascii="Times New Roman" w:hAnsi="Times New Roman" w:cs="Times New Roman"/>
                <w:b w:val="0"/>
                <w:bCs w:val="0"/>
              </w:rPr>
              <w:noBreakHyphen/>
              <w:t>DB</w:t>
            </w:r>
          </w:p>
        </w:tc>
        <w:tc>
          <w:tcPr>
            <w:tcW w:w="0" w:type="auto"/>
            <w:hideMark/>
          </w:tcPr>
          <w:p w14:paraId="67EEDB1A"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Duplicate REST POST of identical payload</w:t>
            </w:r>
          </w:p>
        </w:tc>
        <w:tc>
          <w:tcPr>
            <w:tcW w:w="0" w:type="auto"/>
            <w:hideMark/>
          </w:tcPr>
          <w:p w14:paraId="51585C98"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Data Integrity</w:t>
            </w:r>
          </w:p>
        </w:tc>
        <w:tc>
          <w:tcPr>
            <w:tcW w:w="0" w:type="auto"/>
            <w:hideMark/>
          </w:tcPr>
          <w:p w14:paraId="45E51F7D" w14:textId="4E4CE7E6"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 xml:space="preserve">Attempt </w:t>
            </w:r>
            <w:r w:rsidR="00096512" w:rsidRPr="009754A0">
              <w:rPr>
                <w:rFonts w:ascii="Times New Roman" w:hAnsi="Times New Roman" w:cs="Times New Roman"/>
              </w:rPr>
              <w:t xml:space="preserve">a </w:t>
            </w:r>
            <w:r w:rsidRPr="009754A0">
              <w:rPr>
                <w:rFonts w:ascii="Times New Roman" w:hAnsi="Times New Roman" w:cs="Times New Roman"/>
              </w:rPr>
              <w:t>double</w:t>
            </w:r>
            <w:r w:rsidRPr="009754A0">
              <w:rPr>
                <w:rFonts w:ascii="Times New Roman" w:hAnsi="Times New Roman" w:cs="Times New Roman"/>
              </w:rPr>
              <w:noBreakHyphen/>
              <w:t xml:space="preserve">insert into </w:t>
            </w:r>
            <w:r w:rsidR="00096512" w:rsidRPr="009754A0">
              <w:rPr>
                <w:rFonts w:ascii="Times New Roman" w:hAnsi="Times New Roman" w:cs="Times New Roman"/>
              </w:rPr>
              <w:t xml:space="preserve">the </w:t>
            </w:r>
            <w:r w:rsidRPr="009754A0">
              <w:rPr>
                <w:rFonts w:ascii="Times New Roman" w:hAnsi="Times New Roman" w:cs="Times New Roman"/>
              </w:rPr>
              <w:t>DB</w:t>
            </w:r>
          </w:p>
        </w:tc>
        <w:tc>
          <w:tcPr>
            <w:tcW w:w="0" w:type="auto"/>
            <w:hideMark/>
          </w:tcPr>
          <w:p w14:paraId="01F5EA50"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Only one row persists; no UI duplication</w:t>
            </w:r>
          </w:p>
        </w:tc>
      </w:tr>
      <w:tr w:rsidR="009754A0" w:rsidRPr="009754A0" w14:paraId="5D7ABB67" w14:textId="77777777" w:rsidTr="00E46430">
        <w:tc>
          <w:tcPr>
            <w:tcW w:w="0" w:type="auto"/>
            <w:hideMark/>
          </w:tcPr>
          <w:p w14:paraId="488C46C7" w14:textId="77777777" w:rsidR="00E46430" w:rsidRPr="009754A0" w:rsidRDefault="00E46430" w:rsidP="00256116">
            <w:pPr>
              <w:spacing w:line="276" w:lineRule="auto"/>
              <w:rPr>
                <w:rFonts w:ascii="Times New Roman" w:hAnsi="Times New Roman" w:cs="Times New Roman"/>
              </w:rPr>
            </w:pPr>
            <w:r w:rsidRPr="009754A0">
              <w:rPr>
                <w:rStyle w:val="Strong"/>
                <w:rFonts w:ascii="Times New Roman" w:hAnsi="Times New Roman" w:cs="Times New Roman"/>
                <w:b w:val="0"/>
                <w:bCs w:val="0"/>
              </w:rPr>
              <w:t>TC</w:t>
            </w:r>
            <w:r w:rsidRPr="009754A0">
              <w:rPr>
                <w:rStyle w:val="Strong"/>
                <w:rFonts w:ascii="Times New Roman" w:hAnsi="Times New Roman" w:cs="Times New Roman"/>
                <w:b w:val="0"/>
                <w:bCs w:val="0"/>
              </w:rPr>
              <w:noBreakHyphen/>
              <w:t>GSM</w:t>
            </w:r>
          </w:p>
        </w:tc>
        <w:tc>
          <w:tcPr>
            <w:tcW w:w="0" w:type="auto"/>
            <w:hideMark/>
          </w:tcPr>
          <w:p w14:paraId="48840CB8" w14:textId="0C845C45"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 xml:space="preserve">Unscrew </w:t>
            </w:r>
            <w:r w:rsidR="00363C2E" w:rsidRPr="009754A0">
              <w:rPr>
                <w:rFonts w:ascii="Times New Roman" w:hAnsi="Times New Roman" w:cs="Times New Roman"/>
              </w:rPr>
              <w:t xml:space="preserve">the </w:t>
            </w:r>
            <w:r w:rsidRPr="009754A0">
              <w:rPr>
                <w:rFonts w:ascii="Times New Roman" w:hAnsi="Times New Roman" w:cs="Times New Roman"/>
              </w:rPr>
              <w:t>GSM antenna for 10 min, re</w:t>
            </w:r>
            <w:r w:rsidRPr="009754A0">
              <w:rPr>
                <w:rFonts w:ascii="Times New Roman" w:hAnsi="Times New Roman" w:cs="Times New Roman"/>
              </w:rPr>
              <w:noBreakHyphen/>
              <w:t>attach</w:t>
            </w:r>
          </w:p>
        </w:tc>
        <w:tc>
          <w:tcPr>
            <w:tcW w:w="0" w:type="auto"/>
            <w:hideMark/>
          </w:tcPr>
          <w:p w14:paraId="0CE8D32D"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Connectivity</w:t>
            </w:r>
          </w:p>
        </w:tc>
        <w:tc>
          <w:tcPr>
            <w:tcW w:w="0" w:type="auto"/>
            <w:hideMark/>
          </w:tcPr>
          <w:p w14:paraId="5AFA2124"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Evaluate offline caching &amp; resend</w:t>
            </w:r>
          </w:p>
        </w:tc>
        <w:tc>
          <w:tcPr>
            <w:tcW w:w="0" w:type="auto"/>
            <w:hideMark/>
          </w:tcPr>
          <w:p w14:paraId="48D639F8" w14:textId="4EBD7EB1"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 xml:space="preserve">“Offline” LED pattern; data </w:t>
            </w:r>
            <w:r w:rsidR="00363C2E" w:rsidRPr="009754A0">
              <w:rPr>
                <w:rFonts w:ascii="Times New Roman" w:hAnsi="Times New Roman" w:cs="Times New Roman"/>
              </w:rPr>
              <w:t>back-filled</w:t>
            </w:r>
            <w:r w:rsidRPr="009754A0">
              <w:rPr>
                <w:rFonts w:ascii="Times New Roman" w:hAnsi="Times New Roman" w:cs="Times New Roman"/>
              </w:rPr>
              <w:t xml:space="preserve"> in order</w:t>
            </w:r>
          </w:p>
        </w:tc>
      </w:tr>
      <w:tr w:rsidR="009754A0" w:rsidRPr="009754A0" w14:paraId="68E90CAE" w14:textId="77777777" w:rsidTr="00E46430">
        <w:tc>
          <w:tcPr>
            <w:tcW w:w="0" w:type="auto"/>
            <w:hideMark/>
          </w:tcPr>
          <w:p w14:paraId="4874563A" w14:textId="77777777" w:rsidR="00E46430" w:rsidRPr="009754A0" w:rsidRDefault="00E46430" w:rsidP="00256116">
            <w:pPr>
              <w:spacing w:line="276" w:lineRule="auto"/>
              <w:rPr>
                <w:rFonts w:ascii="Times New Roman" w:hAnsi="Times New Roman" w:cs="Times New Roman"/>
              </w:rPr>
            </w:pPr>
            <w:r w:rsidRPr="009754A0">
              <w:rPr>
                <w:rStyle w:val="Strong"/>
                <w:rFonts w:ascii="Times New Roman" w:hAnsi="Times New Roman" w:cs="Times New Roman"/>
                <w:b w:val="0"/>
                <w:bCs w:val="0"/>
              </w:rPr>
              <w:t>TC</w:t>
            </w:r>
            <w:r w:rsidRPr="009754A0">
              <w:rPr>
                <w:rStyle w:val="Strong"/>
                <w:rFonts w:ascii="Times New Roman" w:hAnsi="Times New Roman" w:cs="Times New Roman"/>
                <w:b w:val="0"/>
                <w:bCs w:val="0"/>
              </w:rPr>
              <w:noBreakHyphen/>
              <w:t>STAB</w:t>
            </w:r>
          </w:p>
        </w:tc>
        <w:tc>
          <w:tcPr>
            <w:tcW w:w="0" w:type="auto"/>
            <w:hideMark/>
          </w:tcPr>
          <w:p w14:paraId="321CD9EB"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Continuous mains power; monitor 10 h</w:t>
            </w:r>
          </w:p>
        </w:tc>
        <w:tc>
          <w:tcPr>
            <w:tcW w:w="0" w:type="auto"/>
            <w:hideMark/>
          </w:tcPr>
          <w:p w14:paraId="17E0E6F6"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Reliability</w:t>
            </w:r>
          </w:p>
        </w:tc>
        <w:tc>
          <w:tcPr>
            <w:tcW w:w="0" w:type="auto"/>
            <w:hideMark/>
          </w:tcPr>
          <w:p w14:paraId="2A0935FF"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Long</w:t>
            </w:r>
            <w:r w:rsidRPr="009754A0">
              <w:rPr>
                <w:rFonts w:ascii="Times New Roman" w:hAnsi="Times New Roman" w:cs="Times New Roman"/>
              </w:rPr>
              <w:noBreakHyphen/>
              <w:t>run soak test</w:t>
            </w:r>
          </w:p>
        </w:tc>
        <w:tc>
          <w:tcPr>
            <w:tcW w:w="0" w:type="auto"/>
            <w:hideMark/>
          </w:tcPr>
          <w:p w14:paraId="3E694E2E"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No resets; &lt; 5 % heap growth; 0 missed samples</w:t>
            </w:r>
          </w:p>
        </w:tc>
      </w:tr>
      <w:tr w:rsidR="009754A0" w:rsidRPr="009754A0" w14:paraId="5906C9CC" w14:textId="77777777" w:rsidTr="00E46430">
        <w:tc>
          <w:tcPr>
            <w:tcW w:w="0" w:type="auto"/>
            <w:hideMark/>
          </w:tcPr>
          <w:p w14:paraId="4F986479" w14:textId="77777777" w:rsidR="00E46430" w:rsidRPr="009754A0" w:rsidRDefault="00E46430" w:rsidP="00256116">
            <w:pPr>
              <w:spacing w:line="276" w:lineRule="auto"/>
              <w:rPr>
                <w:rFonts w:ascii="Times New Roman" w:hAnsi="Times New Roman" w:cs="Times New Roman"/>
              </w:rPr>
            </w:pPr>
            <w:r w:rsidRPr="009754A0">
              <w:rPr>
                <w:rStyle w:val="Strong"/>
                <w:rFonts w:ascii="Times New Roman" w:hAnsi="Times New Roman" w:cs="Times New Roman"/>
                <w:b w:val="0"/>
                <w:bCs w:val="0"/>
              </w:rPr>
              <w:t>TC</w:t>
            </w:r>
            <w:r w:rsidRPr="009754A0">
              <w:rPr>
                <w:rStyle w:val="Strong"/>
                <w:rFonts w:ascii="Times New Roman" w:hAnsi="Times New Roman" w:cs="Times New Roman"/>
                <w:b w:val="0"/>
                <w:bCs w:val="0"/>
              </w:rPr>
              <w:noBreakHyphen/>
              <w:t>UI</w:t>
            </w:r>
          </w:p>
        </w:tc>
        <w:tc>
          <w:tcPr>
            <w:tcW w:w="0" w:type="auto"/>
            <w:hideMark/>
          </w:tcPr>
          <w:p w14:paraId="24535A10"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Valid admin creds; Chrome desktop</w:t>
            </w:r>
          </w:p>
        </w:tc>
        <w:tc>
          <w:tcPr>
            <w:tcW w:w="0" w:type="auto"/>
            <w:hideMark/>
          </w:tcPr>
          <w:p w14:paraId="2CB2E511"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Usability</w:t>
            </w:r>
          </w:p>
        </w:tc>
        <w:tc>
          <w:tcPr>
            <w:tcW w:w="0" w:type="auto"/>
            <w:hideMark/>
          </w:tcPr>
          <w:p w14:paraId="660A7B11"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Complete login → live view → PDF export</w:t>
            </w:r>
          </w:p>
        </w:tc>
        <w:tc>
          <w:tcPr>
            <w:tcW w:w="0" w:type="auto"/>
            <w:hideMark/>
          </w:tcPr>
          <w:p w14:paraId="3B20165D"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All steps in ≤ 4 clicks; PDF &lt; 20 s</w:t>
            </w:r>
          </w:p>
        </w:tc>
      </w:tr>
      <w:tr w:rsidR="009754A0" w:rsidRPr="009754A0" w14:paraId="0DC0EBC2" w14:textId="77777777" w:rsidTr="00E46430">
        <w:tc>
          <w:tcPr>
            <w:tcW w:w="0" w:type="auto"/>
            <w:hideMark/>
          </w:tcPr>
          <w:p w14:paraId="7478730B" w14:textId="77777777" w:rsidR="00E46430" w:rsidRPr="009754A0" w:rsidRDefault="00E46430" w:rsidP="00256116">
            <w:pPr>
              <w:spacing w:line="276" w:lineRule="auto"/>
              <w:rPr>
                <w:rFonts w:ascii="Times New Roman" w:hAnsi="Times New Roman" w:cs="Times New Roman"/>
              </w:rPr>
            </w:pPr>
            <w:r w:rsidRPr="009754A0">
              <w:rPr>
                <w:rStyle w:val="Strong"/>
                <w:rFonts w:ascii="Times New Roman" w:hAnsi="Times New Roman" w:cs="Times New Roman"/>
                <w:b w:val="0"/>
                <w:bCs w:val="0"/>
              </w:rPr>
              <w:t>TC</w:t>
            </w:r>
            <w:r w:rsidRPr="009754A0">
              <w:rPr>
                <w:rStyle w:val="Strong"/>
                <w:rFonts w:ascii="Times New Roman" w:hAnsi="Times New Roman" w:cs="Times New Roman"/>
                <w:b w:val="0"/>
                <w:bCs w:val="0"/>
              </w:rPr>
              <w:noBreakHyphen/>
              <w:t>LED</w:t>
            </w:r>
            <w:r w:rsidRPr="009754A0">
              <w:rPr>
                <w:rStyle w:val="Strong"/>
                <w:rFonts w:ascii="Times New Roman" w:hAnsi="Times New Roman" w:cs="Times New Roman"/>
                <w:b w:val="0"/>
                <w:bCs w:val="0"/>
              </w:rPr>
              <w:noBreakHyphen/>
              <w:t>ERR</w:t>
            </w:r>
          </w:p>
        </w:tc>
        <w:tc>
          <w:tcPr>
            <w:tcW w:w="0" w:type="auto"/>
            <w:hideMark/>
          </w:tcPr>
          <w:p w14:paraId="4BE26854"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Inject 4 V supply brown</w:t>
            </w:r>
            <w:r w:rsidRPr="009754A0">
              <w:rPr>
                <w:rFonts w:ascii="Times New Roman" w:hAnsi="Times New Roman" w:cs="Times New Roman"/>
              </w:rPr>
              <w:noBreakHyphen/>
              <w:t>out</w:t>
            </w:r>
          </w:p>
        </w:tc>
        <w:tc>
          <w:tcPr>
            <w:tcW w:w="0" w:type="auto"/>
            <w:hideMark/>
          </w:tcPr>
          <w:p w14:paraId="47C937C1"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Hardware Fail</w:t>
            </w:r>
            <w:r w:rsidRPr="009754A0">
              <w:rPr>
                <w:rFonts w:ascii="Times New Roman" w:hAnsi="Times New Roman" w:cs="Times New Roman"/>
              </w:rPr>
              <w:noBreakHyphen/>
              <w:t>Safe</w:t>
            </w:r>
          </w:p>
        </w:tc>
        <w:tc>
          <w:tcPr>
            <w:tcW w:w="0" w:type="auto"/>
            <w:hideMark/>
          </w:tcPr>
          <w:p w14:paraId="0D6CCDC5"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Observe alert lighting under low V</w:t>
            </w:r>
          </w:p>
        </w:tc>
        <w:tc>
          <w:tcPr>
            <w:tcW w:w="0" w:type="auto"/>
            <w:hideMark/>
          </w:tcPr>
          <w:p w14:paraId="221EAC33"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Amber warning; sampling continues</w:t>
            </w:r>
          </w:p>
        </w:tc>
      </w:tr>
      <w:tr w:rsidR="009754A0" w:rsidRPr="009754A0" w14:paraId="091F7D4F" w14:textId="77777777" w:rsidTr="00E46430">
        <w:tc>
          <w:tcPr>
            <w:tcW w:w="0" w:type="auto"/>
            <w:hideMark/>
          </w:tcPr>
          <w:p w14:paraId="3D21330A" w14:textId="77777777" w:rsidR="00E46430" w:rsidRPr="009754A0" w:rsidRDefault="00E46430" w:rsidP="00256116">
            <w:pPr>
              <w:spacing w:line="276" w:lineRule="auto"/>
              <w:rPr>
                <w:rFonts w:ascii="Times New Roman" w:hAnsi="Times New Roman" w:cs="Times New Roman"/>
              </w:rPr>
            </w:pPr>
            <w:r w:rsidRPr="009754A0">
              <w:rPr>
                <w:rStyle w:val="Strong"/>
                <w:rFonts w:ascii="Times New Roman" w:hAnsi="Times New Roman" w:cs="Times New Roman"/>
                <w:b w:val="0"/>
                <w:bCs w:val="0"/>
              </w:rPr>
              <w:t>TC</w:t>
            </w:r>
            <w:r w:rsidRPr="009754A0">
              <w:rPr>
                <w:rStyle w:val="Strong"/>
                <w:rFonts w:ascii="Times New Roman" w:hAnsi="Times New Roman" w:cs="Times New Roman"/>
                <w:b w:val="0"/>
                <w:bCs w:val="0"/>
              </w:rPr>
              <w:noBreakHyphen/>
              <w:t>TIMEZONE</w:t>
            </w:r>
          </w:p>
        </w:tc>
        <w:tc>
          <w:tcPr>
            <w:tcW w:w="0" w:type="auto"/>
            <w:hideMark/>
          </w:tcPr>
          <w:p w14:paraId="3DAFDE00"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Browser set to UTC</w:t>
            </w:r>
            <w:r w:rsidRPr="009754A0">
              <w:rPr>
                <w:rFonts w:ascii="Times New Roman" w:hAnsi="Times New Roman" w:cs="Times New Roman"/>
              </w:rPr>
              <w:noBreakHyphen/>
              <w:t>5</w:t>
            </w:r>
          </w:p>
        </w:tc>
        <w:tc>
          <w:tcPr>
            <w:tcW w:w="0" w:type="auto"/>
            <w:hideMark/>
          </w:tcPr>
          <w:p w14:paraId="1EE477E6"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Time Handling</w:t>
            </w:r>
          </w:p>
        </w:tc>
        <w:tc>
          <w:tcPr>
            <w:tcW w:w="0" w:type="auto"/>
            <w:hideMark/>
          </w:tcPr>
          <w:p w14:paraId="3DD87A7C"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View timestamps in UI</w:t>
            </w:r>
          </w:p>
        </w:tc>
        <w:tc>
          <w:tcPr>
            <w:tcW w:w="0" w:type="auto"/>
            <w:hideMark/>
          </w:tcPr>
          <w:p w14:paraId="34DFCF46"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UI shows local TZ; DB records remain UTC</w:t>
            </w:r>
          </w:p>
        </w:tc>
      </w:tr>
      <w:tr w:rsidR="009754A0" w:rsidRPr="009754A0" w14:paraId="5512BE43" w14:textId="77777777" w:rsidTr="00E46430">
        <w:tc>
          <w:tcPr>
            <w:tcW w:w="0" w:type="auto"/>
            <w:hideMark/>
          </w:tcPr>
          <w:p w14:paraId="1817011D" w14:textId="77777777" w:rsidR="00E46430" w:rsidRPr="009754A0" w:rsidRDefault="00E46430" w:rsidP="00256116">
            <w:pPr>
              <w:spacing w:line="276" w:lineRule="auto"/>
              <w:rPr>
                <w:rFonts w:ascii="Times New Roman" w:hAnsi="Times New Roman" w:cs="Times New Roman"/>
              </w:rPr>
            </w:pPr>
            <w:r w:rsidRPr="009754A0">
              <w:rPr>
                <w:rStyle w:val="Strong"/>
                <w:rFonts w:ascii="Times New Roman" w:hAnsi="Times New Roman" w:cs="Times New Roman"/>
                <w:b w:val="0"/>
                <w:bCs w:val="0"/>
              </w:rPr>
              <w:t>TC</w:t>
            </w:r>
            <w:r w:rsidRPr="009754A0">
              <w:rPr>
                <w:rStyle w:val="Strong"/>
                <w:rFonts w:ascii="Times New Roman" w:hAnsi="Times New Roman" w:cs="Times New Roman"/>
                <w:b w:val="0"/>
                <w:bCs w:val="0"/>
              </w:rPr>
              <w:noBreakHyphen/>
              <w:t>AUTH</w:t>
            </w:r>
            <w:r w:rsidRPr="009754A0">
              <w:rPr>
                <w:rStyle w:val="Strong"/>
                <w:rFonts w:ascii="Times New Roman" w:hAnsi="Times New Roman" w:cs="Times New Roman"/>
                <w:b w:val="0"/>
                <w:bCs w:val="0"/>
              </w:rPr>
              <w:noBreakHyphen/>
              <w:t>LOGIN</w:t>
            </w:r>
          </w:p>
        </w:tc>
        <w:tc>
          <w:tcPr>
            <w:tcW w:w="0" w:type="auto"/>
            <w:hideMark/>
          </w:tcPr>
          <w:p w14:paraId="45927EF7"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Valid admin email/password</w:t>
            </w:r>
          </w:p>
        </w:tc>
        <w:tc>
          <w:tcPr>
            <w:tcW w:w="0" w:type="auto"/>
            <w:hideMark/>
          </w:tcPr>
          <w:p w14:paraId="201DA3DF"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Authentication</w:t>
            </w:r>
          </w:p>
        </w:tc>
        <w:tc>
          <w:tcPr>
            <w:tcW w:w="0" w:type="auto"/>
            <w:hideMark/>
          </w:tcPr>
          <w:p w14:paraId="2C246932"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Standard login</w:t>
            </w:r>
          </w:p>
        </w:tc>
        <w:tc>
          <w:tcPr>
            <w:tcW w:w="0" w:type="auto"/>
            <w:hideMark/>
          </w:tcPr>
          <w:p w14:paraId="0BE46C13"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Redirect to /dashboard, JWT issued</w:t>
            </w:r>
          </w:p>
        </w:tc>
      </w:tr>
      <w:tr w:rsidR="009754A0" w:rsidRPr="009754A0" w14:paraId="3BEB14F1" w14:textId="77777777" w:rsidTr="00E46430">
        <w:tc>
          <w:tcPr>
            <w:tcW w:w="0" w:type="auto"/>
            <w:hideMark/>
          </w:tcPr>
          <w:p w14:paraId="4B19F45E" w14:textId="77777777" w:rsidR="00E46430" w:rsidRPr="009754A0" w:rsidRDefault="00E46430" w:rsidP="00256116">
            <w:pPr>
              <w:spacing w:line="276" w:lineRule="auto"/>
              <w:rPr>
                <w:rFonts w:ascii="Times New Roman" w:hAnsi="Times New Roman" w:cs="Times New Roman"/>
              </w:rPr>
            </w:pPr>
            <w:r w:rsidRPr="009754A0">
              <w:rPr>
                <w:rStyle w:val="Strong"/>
                <w:rFonts w:ascii="Times New Roman" w:hAnsi="Times New Roman" w:cs="Times New Roman"/>
                <w:b w:val="0"/>
                <w:bCs w:val="0"/>
              </w:rPr>
              <w:lastRenderedPageBreak/>
              <w:t>TC</w:t>
            </w:r>
            <w:r w:rsidRPr="009754A0">
              <w:rPr>
                <w:rStyle w:val="Strong"/>
                <w:rFonts w:ascii="Times New Roman" w:hAnsi="Times New Roman" w:cs="Times New Roman"/>
                <w:b w:val="0"/>
                <w:bCs w:val="0"/>
              </w:rPr>
              <w:noBreakHyphen/>
              <w:t>AUTH</w:t>
            </w:r>
            <w:r w:rsidRPr="009754A0">
              <w:rPr>
                <w:rStyle w:val="Strong"/>
                <w:rFonts w:ascii="Times New Roman" w:hAnsi="Times New Roman" w:cs="Times New Roman"/>
                <w:b w:val="0"/>
                <w:bCs w:val="0"/>
              </w:rPr>
              <w:noBreakHyphen/>
              <w:t>LOCK</w:t>
            </w:r>
          </w:p>
        </w:tc>
        <w:tc>
          <w:tcPr>
            <w:tcW w:w="0" w:type="auto"/>
            <w:hideMark/>
          </w:tcPr>
          <w:p w14:paraId="3DC0A6CB"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5 wrong passwords</w:t>
            </w:r>
          </w:p>
        </w:tc>
        <w:tc>
          <w:tcPr>
            <w:tcW w:w="0" w:type="auto"/>
            <w:hideMark/>
          </w:tcPr>
          <w:p w14:paraId="22CBA220"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Authentication</w:t>
            </w:r>
          </w:p>
        </w:tc>
        <w:tc>
          <w:tcPr>
            <w:tcW w:w="0" w:type="auto"/>
            <w:hideMark/>
          </w:tcPr>
          <w:p w14:paraId="79175A12"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Account lockout policy</w:t>
            </w:r>
          </w:p>
        </w:tc>
        <w:tc>
          <w:tcPr>
            <w:tcW w:w="0" w:type="auto"/>
            <w:hideMark/>
          </w:tcPr>
          <w:p w14:paraId="0FE76A70"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Account locked 15 min; toast message</w:t>
            </w:r>
          </w:p>
        </w:tc>
      </w:tr>
      <w:tr w:rsidR="009754A0" w:rsidRPr="009754A0" w14:paraId="20C1092D" w14:textId="77777777" w:rsidTr="00E46430">
        <w:tc>
          <w:tcPr>
            <w:tcW w:w="0" w:type="auto"/>
            <w:hideMark/>
          </w:tcPr>
          <w:p w14:paraId="448F3B9D" w14:textId="77777777" w:rsidR="00E46430" w:rsidRPr="009754A0" w:rsidRDefault="00E46430" w:rsidP="00256116">
            <w:pPr>
              <w:spacing w:line="276" w:lineRule="auto"/>
              <w:rPr>
                <w:rFonts w:ascii="Times New Roman" w:hAnsi="Times New Roman" w:cs="Times New Roman"/>
              </w:rPr>
            </w:pPr>
            <w:r w:rsidRPr="009754A0">
              <w:rPr>
                <w:rStyle w:val="Strong"/>
                <w:rFonts w:ascii="Times New Roman" w:hAnsi="Times New Roman" w:cs="Times New Roman"/>
                <w:b w:val="0"/>
                <w:bCs w:val="0"/>
              </w:rPr>
              <w:t>TC</w:t>
            </w:r>
            <w:r w:rsidRPr="009754A0">
              <w:rPr>
                <w:rStyle w:val="Strong"/>
                <w:rFonts w:ascii="Times New Roman" w:hAnsi="Times New Roman" w:cs="Times New Roman"/>
                <w:b w:val="0"/>
                <w:bCs w:val="0"/>
              </w:rPr>
              <w:noBreakHyphen/>
              <w:t>LIVE</w:t>
            </w:r>
            <w:r w:rsidRPr="009754A0">
              <w:rPr>
                <w:rStyle w:val="Strong"/>
                <w:rFonts w:ascii="Times New Roman" w:hAnsi="Times New Roman" w:cs="Times New Roman"/>
                <w:b w:val="0"/>
                <w:bCs w:val="0"/>
              </w:rPr>
              <w:noBreakHyphen/>
              <w:t>REFRESH</w:t>
            </w:r>
          </w:p>
        </w:tc>
        <w:tc>
          <w:tcPr>
            <w:tcW w:w="0" w:type="auto"/>
            <w:hideMark/>
          </w:tcPr>
          <w:p w14:paraId="45EEDC9D"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Dashboard open 2 min</w:t>
            </w:r>
          </w:p>
        </w:tc>
        <w:tc>
          <w:tcPr>
            <w:tcW w:w="0" w:type="auto"/>
            <w:hideMark/>
          </w:tcPr>
          <w:p w14:paraId="7792400F"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Dashboard</w:t>
            </w:r>
          </w:p>
        </w:tc>
        <w:tc>
          <w:tcPr>
            <w:tcW w:w="0" w:type="auto"/>
            <w:hideMark/>
          </w:tcPr>
          <w:p w14:paraId="40B07529"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Auto</w:t>
            </w:r>
            <w:r w:rsidRPr="009754A0">
              <w:rPr>
                <w:rFonts w:ascii="Times New Roman" w:hAnsi="Times New Roman" w:cs="Times New Roman"/>
              </w:rPr>
              <w:noBreakHyphen/>
              <w:t>refresh of metric cards</w:t>
            </w:r>
          </w:p>
        </w:tc>
        <w:tc>
          <w:tcPr>
            <w:tcW w:w="0" w:type="auto"/>
            <w:hideMark/>
          </w:tcPr>
          <w:p w14:paraId="4C8B8D85"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Cards update every 30 s</w:t>
            </w:r>
          </w:p>
        </w:tc>
      </w:tr>
      <w:tr w:rsidR="009754A0" w:rsidRPr="009754A0" w14:paraId="1B16B56C" w14:textId="77777777" w:rsidTr="00E46430">
        <w:tc>
          <w:tcPr>
            <w:tcW w:w="0" w:type="auto"/>
            <w:hideMark/>
          </w:tcPr>
          <w:p w14:paraId="2889BF5E" w14:textId="77777777" w:rsidR="00E46430" w:rsidRPr="009754A0" w:rsidRDefault="00E46430" w:rsidP="00256116">
            <w:pPr>
              <w:spacing w:line="276" w:lineRule="auto"/>
              <w:rPr>
                <w:rFonts w:ascii="Times New Roman" w:hAnsi="Times New Roman" w:cs="Times New Roman"/>
              </w:rPr>
            </w:pPr>
            <w:r w:rsidRPr="009754A0">
              <w:rPr>
                <w:rStyle w:val="Strong"/>
                <w:rFonts w:ascii="Times New Roman" w:hAnsi="Times New Roman" w:cs="Times New Roman"/>
                <w:b w:val="0"/>
                <w:bCs w:val="0"/>
              </w:rPr>
              <w:t>TC</w:t>
            </w:r>
            <w:r w:rsidRPr="009754A0">
              <w:rPr>
                <w:rStyle w:val="Strong"/>
                <w:rFonts w:ascii="Times New Roman" w:hAnsi="Times New Roman" w:cs="Times New Roman"/>
                <w:b w:val="0"/>
                <w:bCs w:val="0"/>
              </w:rPr>
              <w:noBreakHyphen/>
              <w:t>CONF</w:t>
            </w:r>
            <w:r w:rsidRPr="009754A0">
              <w:rPr>
                <w:rStyle w:val="Strong"/>
                <w:rFonts w:ascii="Times New Roman" w:hAnsi="Times New Roman" w:cs="Times New Roman"/>
                <w:b w:val="0"/>
                <w:bCs w:val="0"/>
              </w:rPr>
              <w:noBreakHyphen/>
              <w:t>THRESH</w:t>
            </w:r>
          </w:p>
        </w:tc>
        <w:tc>
          <w:tcPr>
            <w:tcW w:w="0" w:type="auto"/>
            <w:hideMark/>
          </w:tcPr>
          <w:p w14:paraId="477F3F95"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Admin edits PM2.5 critical → 80 µg m⁻³</w:t>
            </w:r>
          </w:p>
        </w:tc>
        <w:tc>
          <w:tcPr>
            <w:tcW w:w="0" w:type="auto"/>
            <w:hideMark/>
          </w:tcPr>
          <w:p w14:paraId="77B70713"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Configuration</w:t>
            </w:r>
          </w:p>
        </w:tc>
        <w:tc>
          <w:tcPr>
            <w:tcW w:w="0" w:type="auto"/>
            <w:hideMark/>
          </w:tcPr>
          <w:p w14:paraId="43975CD6"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Threshold update workflow</w:t>
            </w:r>
          </w:p>
        </w:tc>
        <w:tc>
          <w:tcPr>
            <w:tcW w:w="0" w:type="auto"/>
            <w:hideMark/>
          </w:tcPr>
          <w:p w14:paraId="20D15E2D"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New limit active next cycle; audit logged</w:t>
            </w:r>
          </w:p>
        </w:tc>
      </w:tr>
      <w:tr w:rsidR="009754A0" w:rsidRPr="009754A0" w14:paraId="1A06C8DD" w14:textId="77777777" w:rsidTr="00E46430">
        <w:tc>
          <w:tcPr>
            <w:tcW w:w="0" w:type="auto"/>
            <w:hideMark/>
          </w:tcPr>
          <w:p w14:paraId="513AB83D" w14:textId="77777777" w:rsidR="00E46430" w:rsidRPr="009754A0" w:rsidRDefault="00E46430" w:rsidP="00256116">
            <w:pPr>
              <w:spacing w:line="276" w:lineRule="auto"/>
              <w:rPr>
                <w:rFonts w:ascii="Times New Roman" w:hAnsi="Times New Roman" w:cs="Times New Roman"/>
              </w:rPr>
            </w:pPr>
            <w:r w:rsidRPr="009754A0">
              <w:rPr>
                <w:rStyle w:val="Strong"/>
                <w:rFonts w:ascii="Times New Roman" w:hAnsi="Times New Roman" w:cs="Times New Roman"/>
                <w:b w:val="0"/>
                <w:bCs w:val="0"/>
              </w:rPr>
              <w:t>TC</w:t>
            </w:r>
            <w:r w:rsidRPr="009754A0">
              <w:rPr>
                <w:rStyle w:val="Strong"/>
                <w:rFonts w:ascii="Times New Roman" w:hAnsi="Times New Roman" w:cs="Times New Roman"/>
                <w:b w:val="0"/>
                <w:bCs w:val="0"/>
              </w:rPr>
              <w:noBreakHyphen/>
              <w:t>ALERT</w:t>
            </w:r>
            <w:r w:rsidRPr="009754A0">
              <w:rPr>
                <w:rStyle w:val="Strong"/>
                <w:rFonts w:ascii="Times New Roman" w:hAnsi="Times New Roman" w:cs="Times New Roman"/>
                <w:b w:val="0"/>
                <w:bCs w:val="0"/>
              </w:rPr>
              <w:noBreakHyphen/>
              <w:t>ACK</w:t>
            </w:r>
          </w:p>
        </w:tc>
        <w:tc>
          <w:tcPr>
            <w:tcW w:w="0" w:type="auto"/>
            <w:hideMark/>
          </w:tcPr>
          <w:p w14:paraId="54BAEB5A"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Active red alert present</w:t>
            </w:r>
          </w:p>
        </w:tc>
        <w:tc>
          <w:tcPr>
            <w:tcW w:w="0" w:type="auto"/>
            <w:hideMark/>
          </w:tcPr>
          <w:p w14:paraId="21E3CAD1"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Alert Flow</w:t>
            </w:r>
          </w:p>
        </w:tc>
        <w:tc>
          <w:tcPr>
            <w:tcW w:w="0" w:type="auto"/>
            <w:hideMark/>
          </w:tcPr>
          <w:p w14:paraId="3AE875B7"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Acknowledge alert in UI</w:t>
            </w:r>
          </w:p>
        </w:tc>
        <w:tc>
          <w:tcPr>
            <w:tcW w:w="0" w:type="auto"/>
            <w:hideMark/>
          </w:tcPr>
          <w:p w14:paraId="02F8B365"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Status changes to Cleared; red LED stops</w:t>
            </w:r>
          </w:p>
        </w:tc>
      </w:tr>
      <w:tr w:rsidR="009754A0" w:rsidRPr="009754A0" w14:paraId="1D736DDF" w14:textId="77777777" w:rsidTr="00E46430">
        <w:tc>
          <w:tcPr>
            <w:tcW w:w="0" w:type="auto"/>
            <w:hideMark/>
          </w:tcPr>
          <w:p w14:paraId="11548F59" w14:textId="77777777" w:rsidR="00E46430" w:rsidRPr="009754A0" w:rsidRDefault="00E46430" w:rsidP="00256116">
            <w:pPr>
              <w:spacing w:line="276" w:lineRule="auto"/>
              <w:rPr>
                <w:rFonts w:ascii="Times New Roman" w:hAnsi="Times New Roman" w:cs="Times New Roman"/>
              </w:rPr>
            </w:pPr>
            <w:r w:rsidRPr="009754A0">
              <w:rPr>
                <w:rStyle w:val="Strong"/>
                <w:rFonts w:ascii="Times New Roman" w:hAnsi="Times New Roman" w:cs="Times New Roman"/>
                <w:b w:val="0"/>
                <w:bCs w:val="0"/>
              </w:rPr>
              <w:t>TC</w:t>
            </w:r>
            <w:r w:rsidRPr="009754A0">
              <w:rPr>
                <w:rStyle w:val="Strong"/>
                <w:rFonts w:ascii="Times New Roman" w:hAnsi="Times New Roman" w:cs="Times New Roman"/>
                <w:b w:val="0"/>
                <w:bCs w:val="0"/>
              </w:rPr>
              <w:noBreakHyphen/>
              <w:t>PDF</w:t>
            </w:r>
            <w:r w:rsidRPr="009754A0">
              <w:rPr>
                <w:rStyle w:val="Strong"/>
                <w:rFonts w:ascii="Times New Roman" w:hAnsi="Times New Roman" w:cs="Times New Roman"/>
                <w:b w:val="0"/>
                <w:bCs w:val="0"/>
              </w:rPr>
              <w:noBreakHyphen/>
              <w:t>REPORT</w:t>
            </w:r>
          </w:p>
        </w:tc>
        <w:tc>
          <w:tcPr>
            <w:tcW w:w="0" w:type="auto"/>
            <w:hideMark/>
          </w:tcPr>
          <w:p w14:paraId="740BF144"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24</w:t>
            </w:r>
            <w:r w:rsidRPr="009754A0">
              <w:rPr>
                <w:rFonts w:ascii="Times New Roman" w:hAnsi="Times New Roman" w:cs="Times New Roman"/>
              </w:rPr>
              <w:noBreakHyphen/>
              <w:t>h date range selected</w:t>
            </w:r>
          </w:p>
        </w:tc>
        <w:tc>
          <w:tcPr>
            <w:tcW w:w="0" w:type="auto"/>
            <w:hideMark/>
          </w:tcPr>
          <w:p w14:paraId="0933B6CA"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Reporting</w:t>
            </w:r>
          </w:p>
        </w:tc>
        <w:tc>
          <w:tcPr>
            <w:tcW w:w="0" w:type="auto"/>
            <w:hideMark/>
          </w:tcPr>
          <w:p w14:paraId="1FF82B3E"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Generate compliance PDF</w:t>
            </w:r>
          </w:p>
        </w:tc>
        <w:tc>
          <w:tcPr>
            <w:tcW w:w="0" w:type="auto"/>
            <w:hideMark/>
          </w:tcPr>
          <w:p w14:paraId="0E9FA46C" w14:textId="0EB1014D"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Branded PDF downloads &lt; </w:t>
            </w:r>
            <w:r w:rsidR="00096512" w:rsidRPr="009754A0">
              <w:rPr>
                <w:rFonts w:ascii="Times New Roman" w:hAnsi="Times New Roman" w:cs="Times New Roman"/>
              </w:rPr>
              <w:t>20s</w:t>
            </w:r>
          </w:p>
        </w:tc>
      </w:tr>
      <w:tr w:rsidR="009754A0" w:rsidRPr="009754A0" w14:paraId="472087C2" w14:textId="77777777" w:rsidTr="00E46430">
        <w:tc>
          <w:tcPr>
            <w:tcW w:w="0" w:type="auto"/>
            <w:hideMark/>
          </w:tcPr>
          <w:p w14:paraId="704AC50C" w14:textId="77777777" w:rsidR="00E46430" w:rsidRPr="009754A0" w:rsidRDefault="00E46430" w:rsidP="00256116">
            <w:pPr>
              <w:spacing w:line="276" w:lineRule="auto"/>
              <w:rPr>
                <w:rFonts w:ascii="Times New Roman" w:hAnsi="Times New Roman" w:cs="Times New Roman"/>
              </w:rPr>
            </w:pPr>
            <w:r w:rsidRPr="009754A0">
              <w:rPr>
                <w:rStyle w:val="Strong"/>
                <w:rFonts w:ascii="Times New Roman" w:hAnsi="Times New Roman" w:cs="Times New Roman"/>
                <w:b w:val="0"/>
                <w:bCs w:val="0"/>
              </w:rPr>
              <w:t>TC</w:t>
            </w:r>
            <w:r w:rsidRPr="009754A0">
              <w:rPr>
                <w:rStyle w:val="Strong"/>
                <w:rFonts w:ascii="Times New Roman" w:hAnsi="Times New Roman" w:cs="Times New Roman"/>
                <w:b w:val="0"/>
                <w:bCs w:val="0"/>
              </w:rPr>
              <w:noBreakHyphen/>
              <w:t>ANAL</w:t>
            </w:r>
            <w:r w:rsidRPr="009754A0">
              <w:rPr>
                <w:rStyle w:val="Strong"/>
                <w:rFonts w:ascii="Times New Roman" w:hAnsi="Times New Roman" w:cs="Times New Roman"/>
                <w:b w:val="0"/>
                <w:bCs w:val="0"/>
              </w:rPr>
              <w:noBreakHyphen/>
              <w:t>7DAY</w:t>
            </w:r>
          </w:p>
        </w:tc>
        <w:tc>
          <w:tcPr>
            <w:tcW w:w="0" w:type="auto"/>
            <w:hideMark/>
          </w:tcPr>
          <w:p w14:paraId="7F7650AC" w14:textId="5B15EDE2" w:rsidR="00E46430" w:rsidRPr="009754A0" w:rsidRDefault="00096512" w:rsidP="00256116">
            <w:pPr>
              <w:spacing w:line="276" w:lineRule="auto"/>
              <w:rPr>
                <w:rFonts w:ascii="Times New Roman" w:hAnsi="Times New Roman" w:cs="Times New Roman"/>
              </w:rPr>
            </w:pPr>
            <w:r w:rsidRPr="009754A0">
              <w:rPr>
                <w:rFonts w:ascii="Times New Roman" w:hAnsi="Times New Roman" w:cs="Times New Roman"/>
              </w:rPr>
              <w:t>7-day</w:t>
            </w:r>
            <w:r w:rsidR="00E46430" w:rsidRPr="009754A0">
              <w:rPr>
                <w:rFonts w:ascii="Times New Roman" w:hAnsi="Times New Roman" w:cs="Times New Roman"/>
              </w:rPr>
              <w:t xml:space="preserve"> data present</w:t>
            </w:r>
          </w:p>
        </w:tc>
        <w:tc>
          <w:tcPr>
            <w:tcW w:w="0" w:type="auto"/>
            <w:hideMark/>
          </w:tcPr>
          <w:p w14:paraId="7901C54D"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Analytics</w:t>
            </w:r>
          </w:p>
        </w:tc>
        <w:tc>
          <w:tcPr>
            <w:tcW w:w="0" w:type="auto"/>
            <w:hideMark/>
          </w:tcPr>
          <w:p w14:paraId="53FB0DB0" w14:textId="3F9FDC02"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 xml:space="preserve">Load </w:t>
            </w:r>
            <w:r w:rsidR="00096512" w:rsidRPr="009754A0">
              <w:rPr>
                <w:rFonts w:ascii="Times New Roman" w:hAnsi="Times New Roman" w:cs="Times New Roman"/>
              </w:rPr>
              <w:t>long-term</w:t>
            </w:r>
            <w:r w:rsidRPr="009754A0">
              <w:rPr>
                <w:rFonts w:ascii="Times New Roman" w:hAnsi="Times New Roman" w:cs="Times New Roman"/>
              </w:rPr>
              <w:t xml:space="preserve"> trend &amp; zoom view</w:t>
            </w:r>
          </w:p>
        </w:tc>
        <w:tc>
          <w:tcPr>
            <w:tcW w:w="0" w:type="auto"/>
            <w:hideMark/>
          </w:tcPr>
          <w:p w14:paraId="6148F65F" w14:textId="65585EEA"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Chart renders</w:t>
            </w:r>
            <w:r w:rsidR="00096512" w:rsidRPr="009754A0">
              <w:rPr>
                <w:rFonts w:ascii="Times New Roman" w:hAnsi="Times New Roman" w:cs="Times New Roman"/>
              </w:rPr>
              <w:t>,</w:t>
            </w:r>
            <w:r w:rsidRPr="009754A0">
              <w:rPr>
                <w:rFonts w:ascii="Times New Roman" w:hAnsi="Times New Roman" w:cs="Times New Roman"/>
              </w:rPr>
              <w:t xml:space="preserve"> accurate extrema</w:t>
            </w:r>
          </w:p>
        </w:tc>
      </w:tr>
      <w:tr w:rsidR="009754A0" w:rsidRPr="009754A0" w14:paraId="2D47ED0A" w14:textId="77777777" w:rsidTr="00E46430">
        <w:tc>
          <w:tcPr>
            <w:tcW w:w="0" w:type="auto"/>
            <w:hideMark/>
          </w:tcPr>
          <w:p w14:paraId="4604F0DF" w14:textId="77777777" w:rsidR="00E46430" w:rsidRPr="009754A0" w:rsidRDefault="00E46430" w:rsidP="00256116">
            <w:pPr>
              <w:spacing w:line="276" w:lineRule="auto"/>
              <w:rPr>
                <w:rFonts w:ascii="Times New Roman" w:hAnsi="Times New Roman" w:cs="Times New Roman"/>
              </w:rPr>
            </w:pPr>
            <w:r w:rsidRPr="009754A0">
              <w:rPr>
                <w:rStyle w:val="Strong"/>
                <w:rFonts w:ascii="Times New Roman" w:hAnsi="Times New Roman" w:cs="Times New Roman"/>
                <w:b w:val="0"/>
                <w:bCs w:val="0"/>
              </w:rPr>
              <w:t>TC</w:t>
            </w:r>
            <w:r w:rsidRPr="009754A0">
              <w:rPr>
                <w:rStyle w:val="Strong"/>
                <w:rFonts w:ascii="Times New Roman" w:hAnsi="Times New Roman" w:cs="Times New Roman"/>
                <w:b w:val="0"/>
                <w:bCs w:val="0"/>
              </w:rPr>
              <w:noBreakHyphen/>
              <w:t>RBAC</w:t>
            </w:r>
          </w:p>
        </w:tc>
        <w:tc>
          <w:tcPr>
            <w:tcW w:w="0" w:type="auto"/>
            <w:hideMark/>
          </w:tcPr>
          <w:p w14:paraId="46997B38"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Viewer role logged in</w:t>
            </w:r>
          </w:p>
        </w:tc>
        <w:tc>
          <w:tcPr>
            <w:tcW w:w="0" w:type="auto"/>
            <w:hideMark/>
          </w:tcPr>
          <w:p w14:paraId="0918F5E1"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Security</w:t>
            </w:r>
          </w:p>
        </w:tc>
        <w:tc>
          <w:tcPr>
            <w:tcW w:w="0" w:type="auto"/>
            <w:hideMark/>
          </w:tcPr>
          <w:p w14:paraId="1D9D66BF" w14:textId="7CA75844"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 xml:space="preserve">Attempt threshold </w:t>
            </w:r>
            <w:r w:rsidR="00096512" w:rsidRPr="009754A0">
              <w:rPr>
                <w:rFonts w:ascii="Times New Roman" w:hAnsi="Times New Roman" w:cs="Times New Roman"/>
              </w:rPr>
              <w:t>edits</w:t>
            </w:r>
          </w:p>
        </w:tc>
        <w:tc>
          <w:tcPr>
            <w:tcW w:w="0" w:type="auto"/>
            <w:hideMark/>
          </w:tcPr>
          <w:p w14:paraId="3A7B7518"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“Forbidden” modal; no DB change</w:t>
            </w:r>
          </w:p>
        </w:tc>
      </w:tr>
      <w:tr w:rsidR="009754A0" w:rsidRPr="009754A0" w14:paraId="36FBB3D9" w14:textId="77777777" w:rsidTr="00E46430">
        <w:tc>
          <w:tcPr>
            <w:tcW w:w="0" w:type="auto"/>
            <w:hideMark/>
          </w:tcPr>
          <w:p w14:paraId="3B5D71DF" w14:textId="77777777" w:rsidR="00E46430" w:rsidRPr="009754A0" w:rsidRDefault="00E46430" w:rsidP="00256116">
            <w:pPr>
              <w:spacing w:line="276" w:lineRule="auto"/>
              <w:rPr>
                <w:rFonts w:ascii="Times New Roman" w:hAnsi="Times New Roman" w:cs="Times New Roman"/>
              </w:rPr>
            </w:pPr>
            <w:r w:rsidRPr="009754A0">
              <w:rPr>
                <w:rStyle w:val="Strong"/>
                <w:rFonts w:ascii="Times New Roman" w:hAnsi="Times New Roman" w:cs="Times New Roman"/>
                <w:b w:val="0"/>
                <w:bCs w:val="0"/>
              </w:rPr>
              <w:t>TC</w:t>
            </w:r>
            <w:r w:rsidRPr="009754A0">
              <w:rPr>
                <w:rStyle w:val="Strong"/>
                <w:rFonts w:ascii="Times New Roman" w:hAnsi="Times New Roman" w:cs="Times New Roman"/>
                <w:b w:val="0"/>
                <w:bCs w:val="0"/>
              </w:rPr>
              <w:noBreakHyphen/>
              <w:t>SEC</w:t>
            </w:r>
            <w:r w:rsidRPr="009754A0">
              <w:rPr>
                <w:rStyle w:val="Strong"/>
                <w:rFonts w:ascii="Times New Roman" w:hAnsi="Times New Roman" w:cs="Times New Roman"/>
                <w:b w:val="0"/>
                <w:bCs w:val="0"/>
              </w:rPr>
              <w:noBreakHyphen/>
              <w:t>LOGOUT</w:t>
            </w:r>
          </w:p>
        </w:tc>
        <w:tc>
          <w:tcPr>
            <w:tcW w:w="0" w:type="auto"/>
            <w:hideMark/>
          </w:tcPr>
          <w:p w14:paraId="0AE65EAB" w14:textId="3024A8EE"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 xml:space="preserve">Authenticated session, then </w:t>
            </w:r>
            <w:r w:rsidR="00096512" w:rsidRPr="009754A0">
              <w:rPr>
                <w:rFonts w:ascii="Times New Roman" w:hAnsi="Times New Roman" w:cs="Times New Roman"/>
              </w:rPr>
              <w:t>log out</w:t>
            </w:r>
          </w:p>
        </w:tc>
        <w:tc>
          <w:tcPr>
            <w:tcW w:w="0" w:type="auto"/>
            <w:hideMark/>
          </w:tcPr>
          <w:p w14:paraId="42CA73C1"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Security</w:t>
            </w:r>
          </w:p>
        </w:tc>
        <w:tc>
          <w:tcPr>
            <w:tcW w:w="0" w:type="auto"/>
            <w:hideMark/>
          </w:tcPr>
          <w:p w14:paraId="6BC77E57"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Back</w:t>
            </w:r>
            <w:r w:rsidRPr="009754A0">
              <w:rPr>
                <w:rFonts w:ascii="Times New Roman" w:hAnsi="Times New Roman" w:cs="Times New Roman"/>
              </w:rPr>
              <w:noBreakHyphen/>
              <w:t>button cache check</w:t>
            </w:r>
          </w:p>
        </w:tc>
        <w:tc>
          <w:tcPr>
            <w:tcW w:w="0" w:type="auto"/>
            <w:hideMark/>
          </w:tcPr>
          <w:p w14:paraId="5F46B788"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Back shows /login; no data visible</w:t>
            </w:r>
          </w:p>
        </w:tc>
      </w:tr>
      <w:tr w:rsidR="009754A0" w:rsidRPr="009754A0" w14:paraId="11EA4FA9" w14:textId="77777777" w:rsidTr="00E46430">
        <w:tc>
          <w:tcPr>
            <w:tcW w:w="0" w:type="auto"/>
            <w:hideMark/>
          </w:tcPr>
          <w:p w14:paraId="712F64B2" w14:textId="77777777" w:rsidR="00E46430" w:rsidRPr="009754A0" w:rsidRDefault="00E46430" w:rsidP="00256116">
            <w:pPr>
              <w:spacing w:line="276" w:lineRule="auto"/>
              <w:rPr>
                <w:rFonts w:ascii="Times New Roman" w:hAnsi="Times New Roman" w:cs="Times New Roman"/>
              </w:rPr>
            </w:pPr>
            <w:r w:rsidRPr="009754A0">
              <w:rPr>
                <w:rStyle w:val="Strong"/>
                <w:rFonts w:ascii="Times New Roman" w:hAnsi="Times New Roman" w:cs="Times New Roman"/>
                <w:b w:val="0"/>
                <w:bCs w:val="0"/>
              </w:rPr>
              <w:t>TC</w:t>
            </w:r>
            <w:r w:rsidRPr="009754A0">
              <w:rPr>
                <w:rStyle w:val="Strong"/>
                <w:rFonts w:ascii="Times New Roman" w:hAnsi="Times New Roman" w:cs="Times New Roman"/>
                <w:b w:val="0"/>
                <w:bCs w:val="0"/>
              </w:rPr>
              <w:noBreakHyphen/>
              <w:t>MOB</w:t>
            </w:r>
            <w:r w:rsidRPr="009754A0">
              <w:rPr>
                <w:rStyle w:val="Strong"/>
                <w:rFonts w:ascii="Times New Roman" w:hAnsi="Times New Roman" w:cs="Times New Roman"/>
                <w:b w:val="0"/>
                <w:bCs w:val="0"/>
              </w:rPr>
              <w:noBreakHyphen/>
              <w:t>UI</w:t>
            </w:r>
          </w:p>
        </w:tc>
        <w:tc>
          <w:tcPr>
            <w:tcW w:w="0" w:type="auto"/>
            <w:hideMark/>
          </w:tcPr>
          <w:p w14:paraId="4236EAD6"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Android Chrome 320 px width</w:t>
            </w:r>
          </w:p>
        </w:tc>
        <w:tc>
          <w:tcPr>
            <w:tcW w:w="0" w:type="auto"/>
            <w:hideMark/>
          </w:tcPr>
          <w:p w14:paraId="4FDBFC6B"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Responsiveness</w:t>
            </w:r>
          </w:p>
        </w:tc>
        <w:tc>
          <w:tcPr>
            <w:tcW w:w="0" w:type="auto"/>
            <w:hideMark/>
          </w:tcPr>
          <w:p w14:paraId="456F6532"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Inspect layout</w:t>
            </w:r>
          </w:p>
        </w:tc>
        <w:tc>
          <w:tcPr>
            <w:tcW w:w="0" w:type="auto"/>
            <w:hideMark/>
          </w:tcPr>
          <w:p w14:paraId="5D89FE36"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No horizontal scroll; cards stack neatly</w:t>
            </w:r>
          </w:p>
        </w:tc>
      </w:tr>
      <w:tr w:rsidR="009754A0" w:rsidRPr="009754A0" w14:paraId="0FB8F4A4" w14:textId="77777777" w:rsidTr="00E46430">
        <w:tc>
          <w:tcPr>
            <w:tcW w:w="0" w:type="auto"/>
            <w:hideMark/>
          </w:tcPr>
          <w:p w14:paraId="64FECB67" w14:textId="77777777" w:rsidR="00E46430" w:rsidRPr="009754A0" w:rsidRDefault="00E46430" w:rsidP="00256116">
            <w:pPr>
              <w:spacing w:line="276" w:lineRule="auto"/>
              <w:rPr>
                <w:rFonts w:ascii="Times New Roman" w:hAnsi="Times New Roman" w:cs="Times New Roman"/>
              </w:rPr>
            </w:pPr>
            <w:r w:rsidRPr="009754A0">
              <w:rPr>
                <w:rStyle w:val="Strong"/>
                <w:rFonts w:ascii="Times New Roman" w:hAnsi="Times New Roman" w:cs="Times New Roman"/>
                <w:b w:val="0"/>
                <w:bCs w:val="0"/>
              </w:rPr>
              <w:t>TC</w:t>
            </w:r>
            <w:r w:rsidRPr="009754A0">
              <w:rPr>
                <w:rStyle w:val="Strong"/>
                <w:rFonts w:ascii="Times New Roman" w:hAnsi="Times New Roman" w:cs="Times New Roman"/>
                <w:b w:val="0"/>
                <w:bCs w:val="0"/>
              </w:rPr>
              <w:noBreakHyphen/>
              <w:t>PERF</w:t>
            </w:r>
            <w:r w:rsidRPr="009754A0">
              <w:rPr>
                <w:rStyle w:val="Strong"/>
                <w:rFonts w:ascii="Times New Roman" w:hAnsi="Times New Roman" w:cs="Times New Roman"/>
                <w:b w:val="0"/>
                <w:bCs w:val="0"/>
              </w:rPr>
              <w:noBreakHyphen/>
              <w:t>PAINT</w:t>
            </w:r>
          </w:p>
        </w:tc>
        <w:tc>
          <w:tcPr>
            <w:tcW w:w="0" w:type="auto"/>
            <w:hideMark/>
          </w:tcPr>
          <w:p w14:paraId="1DCE136C"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Chrome dev</w:t>
            </w:r>
            <w:r w:rsidRPr="009754A0">
              <w:rPr>
                <w:rFonts w:ascii="Times New Roman" w:hAnsi="Times New Roman" w:cs="Times New Roman"/>
              </w:rPr>
              <w:noBreakHyphen/>
              <w:t>tools 3 G throttle</w:t>
            </w:r>
          </w:p>
        </w:tc>
        <w:tc>
          <w:tcPr>
            <w:tcW w:w="0" w:type="auto"/>
            <w:hideMark/>
          </w:tcPr>
          <w:p w14:paraId="05CBEA62"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Performance</w:t>
            </w:r>
          </w:p>
        </w:tc>
        <w:tc>
          <w:tcPr>
            <w:tcW w:w="0" w:type="auto"/>
            <w:hideMark/>
          </w:tcPr>
          <w:p w14:paraId="7AEB6466" w14:textId="6108CEB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 xml:space="preserve">Measure </w:t>
            </w:r>
            <w:r w:rsidR="00096512" w:rsidRPr="009754A0">
              <w:rPr>
                <w:rFonts w:ascii="Times New Roman" w:hAnsi="Times New Roman" w:cs="Times New Roman"/>
              </w:rPr>
              <w:t xml:space="preserve">the </w:t>
            </w:r>
            <w:r w:rsidRPr="009754A0">
              <w:rPr>
                <w:rFonts w:ascii="Times New Roman" w:hAnsi="Times New Roman" w:cs="Times New Roman"/>
              </w:rPr>
              <w:t>first paint</w:t>
            </w:r>
          </w:p>
        </w:tc>
        <w:tc>
          <w:tcPr>
            <w:tcW w:w="0" w:type="auto"/>
            <w:hideMark/>
          </w:tcPr>
          <w:p w14:paraId="3377A31A"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Dashboard first paint &lt; 2 s</w:t>
            </w:r>
          </w:p>
        </w:tc>
      </w:tr>
      <w:tr w:rsidR="009754A0" w:rsidRPr="009754A0" w14:paraId="65AFB5C1" w14:textId="77777777" w:rsidTr="00E46430">
        <w:tc>
          <w:tcPr>
            <w:tcW w:w="0" w:type="auto"/>
            <w:hideMark/>
          </w:tcPr>
          <w:p w14:paraId="458DE309" w14:textId="77777777" w:rsidR="00E46430" w:rsidRPr="009754A0" w:rsidRDefault="00E46430" w:rsidP="00256116">
            <w:pPr>
              <w:spacing w:line="276" w:lineRule="auto"/>
              <w:rPr>
                <w:rFonts w:ascii="Times New Roman" w:hAnsi="Times New Roman" w:cs="Times New Roman"/>
              </w:rPr>
            </w:pPr>
            <w:r w:rsidRPr="009754A0">
              <w:rPr>
                <w:rStyle w:val="Strong"/>
                <w:rFonts w:ascii="Times New Roman" w:hAnsi="Times New Roman" w:cs="Times New Roman"/>
                <w:b w:val="0"/>
                <w:bCs w:val="0"/>
              </w:rPr>
              <w:t>TC</w:t>
            </w:r>
            <w:r w:rsidRPr="009754A0">
              <w:rPr>
                <w:rStyle w:val="Strong"/>
                <w:rFonts w:ascii="Times New Roman" w:hAnsi="Times New Roman" w:cs="Times New Roman"/>
                <w:b w:val="0"/>
                <w:bCs w:val="0"/>
              </w:rPr>
              <w:noBreakHyphen/>
              <w:t>BE</w:t>
            </w:r>
            <w:r w:rsidRPr="009754A0">
              <w:rPr>
                <w:rStyle w:val="Strong"/>
                <w:rFonts w:ascii="Times New Roman" w:hAnsi="Times New Roman" w:cs="Times New Roman"/>
                <w:b w:val="0"/>
                <w:bCs w:val="0"/>
              </w:rPr>
              <w:noBreakHyphen/>
              <w:t>DBFAIL</w:t>
            </w:r>
          </w:p>
        </w:tc>
        <w:tc>
          <w:tcPr>
            <w:tcW w:w="0" w:type="auto"/>
            <w:hideMark/>
          </w:tcPr>
          <w:p w14:paraId="6F4BB798"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Stop MySQL for 2 min</w:t>
            </w:r>
          </w:p>
        </w:tc>
        <w:tc>
          <w:tcPr>
            <w:tcW w:w="0" w:type="auto"/>
            <w:hideMark/>
          </w:tcPr>
          <w:p w14:paraId="46CF2E91"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Backend Resilience</w:t>
            </w:r>
          </w:p>
        </w:tc>
        <w:tc>
          <w:tcPr>
            <w:tcW w:w="0" w:type="auto"/>
            <w:hideMark/>
          </w:tcPr>
          <w:p w14:paraId="153A3D55"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API behaviour on DB outage</w:t>
            </w:r>
          </w:p>
        </w:tc>
        <w:tc>
          <w:tcPr>
            <w:tcW w:w="0" w:type="auto"/>
            <w:hideMark/>
          </w:tcPr>
          <w:p w14:paraId="764F9262"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API 503; recovers automatically</w:t>
            </w:r>
          </w:p>
        </w:tc>
      </w:tr>
      <w:tr w:rsidR="009754A0" w:rsidRPr="009754A0" w14:paraId="62FF47ED" w14:textId="77777777" w:rsidTr="00E46430">
        <w:tc>
          <w:tcPr>
            <w:tcW w:w="0" w:type="auto"/>
            <w:hideMark/>
          </w:tcPr>
          <w:p w14:paraId="20DCAC92" w14:textId="77777777" w:rsidR="00E46430" w:rsidRPr="009754A0" w:rsidRDefault="00E46430" w:rsidP="00256116">
            <w:pPr>
              <w:spacing w:line="276" w:lineRule="auto"/>
              <w:rPr>
                <w:rFonts w:ascii="Times New Roman" w:hAnsi="Times New Roman" w:cs="Times New Roman"/>
              </w:rPr>
            </w:pPr>
            <w:r w:rsidRPr="009754A0">
              <w:rPr>
                <w:rStyle w:val="Strong"/>
                <w:rFonts w:ascii="Times New Roman" w:hAnsi="Times New Roman" w:cs="Times New Roman"/>
                <w:b w:val="0"/>
                <w:bCs w:val="0"/>
              </w:rPr>
              <w:t>TC</w:t>
            </w:r>
            <w:r w:rsidRPr="009754A0">
              <w:rPr>
                <w:rStyle w:val="Strong"/>
                <w:rFonts w:ascii="Times New Roman" w:hAnsi="Times New Roman" w:cs="Times New Roman"/>
                <w:b w:val="0"/>
                <w:bCs w:val="0"/>
              </w:rPr>
              <w:noBreakHyphen/>
              <w:t>USER</w:t>
            </w:r>
            <w:r w:rsidRPr="009754A0">
              <w:rPr>
                <w:rStyle w:val="Strong"/>
                <w:rFonts w:ascii="Times New Roman" w:hAnsi="Times New Roman" w:cs="Times New Roman"/>
                <w:b w:val="0"/>
                <w:bCs w:val="0"/>
              </w:rPr>
              <w:noBreakHyphen/>
              <w:t>ADD</w:t>
            </w:r>
          </w:p>
        </w:tc>
        <w:tc>
          <w:tcPr>
            <w:tcW w:w="0" w:type="auto"/>
            <w:hideMark/>
          </w:tcPr>
          <w:p w14:paraId="4CD50F64"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Admin panel open</w:t>
            </w:r>
          </w:p>
        </w:tc>
        <w:tc>
          <w:tcPr>
            <w:tcW w:w="0" w:type="auto"/>
            <w:hideMark/>
          </w:tcPr>
          <w:p w14:paraId="24BC4B91"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Admin Ops</w:t>
            </w:r>
          </w:p>
        </w:tc>
        <w:tc>
          <w:tcPr>
            <w:tcW w:w="0" w:type="auto"/>
            <w:hideMark/>
          </w:tcPr>
          <w:p w14:paraId="66ABC427" w14:textId="26427E08"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 xml:space="preserve">Create </w:t>
            </w:r>
            <w:r w:rsidR="00096512" w:rsidRPr="009754A0">
              <w:rPr>
                <w:rFonts w:ascii="Times New Roman" w:hAnsi="Times New Roman" w:cs="Times New Roman"/>
              </w:rPr>
              <w:t xml:space="preserve">an </w:t>
            </w:r>
            <w:r w:rsidRPr="009754A0">
              <w:rPr>
                <w:rFonts w:ascii="Times New Roman" w:hAnsi="Times New Roman" w:cs="Times New Roman"/>
              </w:rPr>
              <w:t>Operator account</w:t>
            </w:r>
          </w:p>
        </w:tc>
        <w:tc>
          <w:tcPr>
            <w:tcW w:w="0" w:type="auto"/>
            <w:hideMark/>
          </w:tcPr>
          <w:p w14:paraId="6690FB22"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Account created; invite email queued</w:t>
            </w:r>
          </w:p>
        </w:tc>
      </w:tr>
      <w:tr w:rsidR="009754A0" w:rsidRPr="009754A0" w14:paraId="03AAC64B" w14:textId="77777777" w:rsidTr="00E46430">
        <w:tc>
          <w:tcPr>
            <w:tcW w:w="0" w:type="auto"/>
            <w:hideMark/>
          </w:tcPr>
          <w:p w14:paraId="7677439C" w14:textId="77777777" w:rsidR="00E46430" w:rsidRPr="009754A0" w:rsidRDefault="00E46430" w:rsidP="00256116">
            <w:pPr>
              <w:spacing w:line="276" w:lineRule="auto"/>
              <w:rPr>
                <w:rFonts w:ascii="Times New Roman" w:hAnsi="Times New Roman" w:cs="Times New Roman"/>
              </w:rPr>
            </w:pPr>
            <w:r w:rsidRPr="009754A0">
              <w:rPr>
                <w:rStyle w:val="Strong"/>
                <w:rFonts w:ascii="Times New Roman" w:hAnsi="Times New Roman" w:cs="Times New Roman"/>
                <w:b w:val="0"/>
                <w:bCs w:val="0"/>
              </w:rPr>
              <w:t>TC</w:t>
            </w:r>
            <w:r w:rsidRPr="009754A0">
              <w:rPr>
                <w:rStyle w:val="Strong"/>
                <w:rFonts w:ascii="Times New Roman" w:hAnsi="Times New Roman" w:cs="Times New Roman"/>
                <w:b w:val="0"/>
                <w:bCs w:val="0"/>
              </w:rPr>
              <w:noBreakHyphen/>
              <w:t>PWR</w:t>
            </w:r>
            <w:r w:rsidRPr="009754A0">
              <w:rPr>
                <w:rStyle w:val="Strong"/>
                <w:rFonts w:ascii="Times New Roman" w:hAnsi="Times New Roman" w:cs="Times New Roman"/>
                <w:b w:val="0"/>
                <w:bCs w:val="0"/>
              </w:rPr>
              <w:noBreakHyphen/>
              <w:t>LOW</w:t>
            </w:r>
          </w:p>
        </w:tc>
        <w:tc>
          <w:tcPr>
            <w:tcW w:w="0" w:type="auto"/>
            <w:hideMark/>
          </w:tcPr>
          <w:p w14:paraId="5869A2D1"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Disconnect mains; battery at 15 %</w:t>
            </w:r>
          </w:p>
        </w:tc>
        <w:tc>
          <w:tcPr>
            <w:tcW w:w="0" w:type="auto"/>
            <w:hideMark/>
          </w:tcPr>
          <w:p w14:paraId="67982289"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Power</w:t>
            </w:r>
          </w:p>
        </w:tc>
        <w:tc>
          <w:tcPr>
            <w:tcW w:w="0" w:type="auto"/>
            <w:hideMark/>
          </w:tcPr>
          <w:p w14:paraId="5271D037"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Low</w:t>
            </w:r>
            <w:r w:rsidRPr="009754A0">
              <w:rPr>
                <w:rFonts w:ascii="Times New Roman" w:hAnsi="Times New Roman" w:cs="Times New Roman"/>
              </w:rPr>
              <w:noBreakHyphen/>
              <w:t>battery mode behaviour</w:t>
            </w:r>
          </w:p>
        </w:tc>
        <w:tc>
          <w:tcPr>
            <w:tcW w:w="0" w:type="auto"/>
            <w:hideMark/>
          </w:tcPr>
          <w:p w14:paraId="734D9DC7"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Sample interval stretches; UI banner</w:t>
            </w:r>
          </w:p>
        </w:tc>
      </w:tr>
      <w:tr w:rsidR="009754A0" w:rsidRPr="009754A0" w14:paraId="06E43BF1" w14:textId="77777777" w:rsidTr="00E46430">
        <w:tc>
          <w:tcPr>
            <w:tcW w:w="0" w:type="auto"/>
            <w:hideMark/>
          </w:tcPr>
          <w:p w14:paraId="4985ED68" w14:textId="77777777" w:rsidR="00E46430" w:rsidRPr="009754A0" w:rsidRDefault="00E46430" w:rsidP="00256116">
            <w:pPr>
              <w:spacing w:line="276" w:lineRule="auto"/>
              <w:rPr>
                <w:rFonts w:ascii="Times New Roman" w:hAnsi="Times New Roman" w:cs="Times New Roman"/>
              </w:rPr>
            </w:pPr>
            <w:r w:rsidRPr="009754A0">
              <w:rPr>
                <w:rStyle w:val="Strong"/>
                <w:rFonts w:ascii="Times New Roman" w:hAnsi="Times New Roman" w:cs="Times New Roman"/>
                <w:b w:val="0"/>
                <w:bCs w:val="0"/>
              </w:rPr>
              <w:t>TC</w:t>
            </w:r>
            <w:r w:rsidRPr="009754A0">
              <w:rPr>
                <w:rStyle w:val="Strong"/>
                <w:rFonts w:ascii="Times New Roman" w:hAnsi="Times New Roman" w:cs="Times New Roman"/>
                <w:b w:val="0"/>
                <w:bCs w:val="0"/>
              </w:rPr>
              <w:noBreakHyphen/>
              <w:t>NET</w:t>
            </w:r>
            <w:r w:rsidRPr="009754A0">
              <w:rPr>
                <w:rStyle w:val="Strong"/>
                <w:rFonts w:ascii="Times New Roman" w:hAnsi="Times New Roman" w:cs="Times New Roman"/>
                <w:b w:val="0"/>
                <w:bCs w:val="0"/>
              </w:rPr>
              <w:noBreakHyphen/>
              <w:t>RECOVER</w:t>
            </w:r>
          </w:p>
        </w:tc>
        <w:tc>
          <w:tcPr>
            <w:tcW w:w="0" w:type="auto"/>
            <w:hideMark/>
          </w:tcPr>
          <w:p w14:paraId="31F19788"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Disable GSM 5 min; generate sensor data</w:t>
            </w:r>
          </w:p>
        </w:tc>
        <w:tc>
          <w:tcPr>
            <w:tcW w:w="0" w:type="auto"/>
            <w:hideMark/>
          </w:tcPr>
          <w:p w14:paraId="1C4F13B3"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Network</w:t>
            </w:r>
          </w:p>
        </w:tc>
        <w:tc>
          <w:tcPr>
            <w:tcW w:w="0" w:type="auto"/>
            <w:hideMark/>
          </w:tcPr>
          <w:p w14:paraId="20B384F5"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Back</w:t>
            </w:r>
            <w:r w:rsidRPr="009754A0">
              <w:rPr>
                <w:rFonts w:ascii="Times New Roman" w:hAnsi="Times New Roman" w:cs="Times New Roman"/>
              </w:rPr>
              <w:noBreakHyphen/>
              <w:t>fill order and integrity</w:t>
            </w:r>
          </w:p>
        </w:tc>
        <w:tc>
          <w:tcPr>
            <w:tcW w:w="0" w:type="auto"/>
            <w:hideMark/>
          </w:tcPr>
          <w:p w14:paraId="2200770F"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All queued samples upload intact</w:t>
            </w:r>
          </w:p>
        </w:tc>
      </w:tr>
      <w:tr w:rsidR="009754A0" w:rsidRPr="009754A0" w14:paraId="5DB57146" w14:textId="77777777" w:rsidTr="00E46430">
        <w:tc>
          <w:tcPr>
            <w:tcW w:w="0" w:type="auto"/>
            <w:hideMark/>
          </w:tcPr>
          <w:p w14:paraId="7CDC3695" w14:textId="77777777" w:rsidR="00E46430" w:rsidRPr="009754A0" w:rsidRDefault="00E46430" w:rsidP="00256116">
            <w:pPr>
              <w:spacing w:line="276" w:lineRule="auto"/>
              <w:rPr>
                <w:rFonts w:ascii="Times New Roman" w:hAnsi="Times New Roman" w:cs="Times New Roman"/>
              </w:rPr>
            </w:pPr>
            <w:r w:rsidRPr="009754A0">
              <w:rPr>
                <w:rStyle w:val="Strong"/>
                <w:rFonts w:ascii="Times New Roman" w:hAnsi="Times New Roman" w:cs="Times New Roman"/>
                <w:b w:val="0"/>
                <w:bCs w:val="0"/>
              </w:rPr>
              <w:lastRenderedPageBreak/>
              <w:t>TC</w:t>
            </w:r>
            <w:r w:rsidRPr="009754A0">
              <w:rPr>
                <w:rStyle w:val="Strong"/>
                <w:rFonts w:ascii="Times New Roman" w:hAnsi="Times New Roman" w:cs="Times New Roman"/>
                <w:b w:val="0"/>
                <w:bCs w:val="0"/>
              </w:rPr>
              <w:noBreakHyphen/>
              <w:t>CAL</w:t>
            </w:r>
            <w:r w:rsidRPr="009754A0">
              <w:rPr>
                <w:rStyle w:val="Strong"/>
                <w:rFonts w:ascii="Times New Roman" w:hAnsi="Times New Roman" w:cs="Times New Roman"/>
                <w:b w:val="0"/>
                <w:bCs w:val="0"/>
              </w:rPr>
              <w:noBreakHyphen/>
              <w:t>CO</w:t>
            </w:r>
          </w:p>
        </w:tc>
        <w:tc>
          <w:tcPr>
            <w:tcW w:w="0" w:type="auto"/>
            <w:hideMark/>
          </w:tcPr>
          <w:p w14:paraId="2726EE83"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200 ppm span gas &amp; CAL cap</w:t>
            </w:r>
          </w:p>
        </w:tc>
        <w:tc>
          <w:tcPr>
            <w:tcW w:w="0" w:type="auto"/>
            <w:hideMark/>
          </w:tcPr>
          <w:p w14:paraId="1B98DF26"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Calibration</w:t>
            </w:r>
          </w:p>
        </w:tc>
        <w:tc>
          <w:tcPr>
            <w:tcW w:w="0" w:type="auto"/>
            <w:hideMark/>
          </w:tcPr>
          <w:p w14:paraId="52B57A30"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CO span routine</w:t>
            </w:r>
          </w:p>
        </w:tc>
        <w:tc>
          <w:tcPr>
            <w:tcW w:w="0" w:type="auto"/>
            <w:hideMark/>
          </w:tcPr>
          <w:p w14:paraId="171D64EC"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New slope stored; reading ±5 ppm</w:t>
            </w:r>
          </w:p>
        </w:tc>
      </w:tr>
      <w:tr w:rsidR="009754A0" w:rsidRPr="009754A0" w14:paraId="39E0A363" w14:textId="77777777" w:rsidTr="00E46430">
        <w:tc>
          <w:tcPr>
            <w:tcW w:w="0" w:type="auto"/>
            <w:hideMark/>
          </w:tcPr>
          <w:p w14:paraId="14C76578" w14:textId="77777777" w:rsidR="00E46430" w:rsidRPr="009754A0" w:rsidRDefault="00E46430" w:rsidP="00256116">
            <w:pPr>
              <w:spacing w:line="276" w:lineRule="auto"/>
              <w:rPr>
                <w:rFonts w:ascii="Times New Roman" w:hAnsi="Times New Roman" w:cs="Times New Roman"/>
              </w:rPr>
            </w:pPr>
            <w:r w:rsidRPr="009754A0">
              <w:rPr>
                <w:rStyle w:val="Strong"/>
                <w:rFonts w:ascii="Times New Roman" w:hAnsi="Times New Roman" w:cs="Times New Roman"/>
                <w:b w:val="0"/>
                <w:bCs w:val="0"/>
              </w:rPr>
              <w:t>TC</w:t>
            </w:r>
            <w:r w:rsidRPr="009754A0">
              <w:rPr>
                <w:rStyle w:val="Strong"/>
                <w:rFonts w:ascii="Times New Roman" w:hAnsi="Times New Roman" w:cs="Times New Roman"/>
                <w:b w:val="0"/>
                <w:bCs w:val="0"/>
              </w:rPr>
              <w:noBreakHyphen/>
              <w:t>CAL</w:t>
            </w:r>
            <w:r w:rsidRPr="009754A0">
              <w:rPr>
                <w:rStyle w:val="Strong"/>
                <w:rFonts w:ascii="Times New Roman" w:hAnsi="Times New Roman" w:cs="Times New Roman"/>
                <w:b w:val="0"/>
                <w:bCs w:val="0"/>
              </w:rPr>
              <w:noBreakHyphen/>
              <w:t>ZERO</w:t>
            </w:r>
          </w:p>
        </w:tc>
        <w:tc>
          <w:tcPr>
            <w:tcW w:w="0" w:type="auto"/>
            <w:hideMark/>
          </w:tcPr>
          <w:p w14:paraId="408C7AAB"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Blank zero</w:t>
            </w:r>
            <w:r w:rsidRPr="009754A0">
              <w:rPr>
                <w:rFonts w:ascii="Times New Roman" w:hAnsi="Times New Roman" w:cs="Times New Roman"/>
              </w:rPr>
              <w:noBreakHyphen/>
              <w:t>cap installed</w:t>
            </w:r>
          </w:p>
        </w:tc>
        <w:tc>
          <w:tcPr>
            <w:tcW w:w="0" w:type="auto"/>
            <w:hideMark/>
          </w:tcPr>
          <w:p w14:paraId="684AD64C"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Calibration</w:t>
            </w:r>
          </w:p>
        </w:tc>
        <w:tc>
          <w:tcPr>
            <w:tcW w:w="0" w:type="auto"/>
            <w:hideMark/>
          </w:tcPr>
          <w:p w14:paraId="1A0C1C32"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Zero check all sensors</w:t>
            </w:r>
          </w:p>
        </w:tc>
        <w:tc>
          <w:tcPr>
            <w:tcW w:w="0" w:type="auto"/>
            <w:hideMark/>
          </w:tcPr>
          <w:p w14:paraId="5DA263EF"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All pollutants &lt; 5 % of spec</w:t>
            </w:r>
          </w:p>
        </w:tc>
      </w:tr>
      <w:tr w:rsidR="009754A0" w:rsidRPr="009754A0" w14:paraId="48957F29" w14:textId="77777777" w:rsidTr="00E46430">
        <w:tc>
          <w:tcPr>
            <w:tcW w:w="0" w:type="auto"/>
            <w:hideMark/>
          </w:tcPr>
          <w:p w14:paraId="79E8E574" w14:textId="77777777" w:rsidR="00E46430" w:rsidRPr="009754A0" w:rsidRDefault="00E46430" w:rsidP="00256116">
            <w:pPr>
              <w:spacing w:line="276" w:lineRule="auto"/>
              <w:rPr>
                <w:rFonts w:ascii="Times New Roman" w:hAnsi="Times New Roman" w:cs="Times New Roman"/>
              </w:rPr>
            </w:pPr>
            <w:r w:rsidRPr="009754A0">
              <w:rPr>
                <w:rStyle w:val="Strong"/>
                <w:rFonts w:ascii="Times New Roman" w:hAnsi="Times New Roman" w:cs="Times New Roman"/>
                <w:b w:val="0"/>
                <w:bCs w:val="0"/>
              </w:rPr>
              <w:t>TC</w:t>
            </w:r>
            <w:r w:rsidRPr="009754A0">
              <w:rPr>
                <w:rStyle w:val="Strong"/>
                <w:rFonts w:ascii="Times New Roman" w:hAnsi="Times New Roman" w:cs="Times New Roman"/>
                <w:b w:val="0"/>
                <w:bCs w:val="0"/>
              </w:rPr>
              <w:noBreakHyphen/>
              <w:t>UI</w:t>
            </w:r>
            <w:r w:rsidRPr="009754A0">
              <w:rPr>
                <w:rStyle w:val="Strong"/>
                <w:rFonts w:ascii="Times New Roman" w:hAnsi="Times New Roman" w:cs="Times New Roman"/>
                <w:b w:val="0"/>
                <w:bCs w:val="0"/>
              </w:rPr>
              <w:noBreakHyphen/>
              <w:t>TABNAV</w:t>
            </w:r>
          </w:p>
        </w:tc>
        <w:tc>
          <w:tcPr>
            <w:tcW w:w="0" w:type="auto"/>
            <w:hideMark/>
          </w:tcPr>
          <w:p w14:paraId="76B780D5"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Keyboard only</w:t>
            </w:r>
          </w:p>
        </w:tc>
        <w:tc>
          <w:tcPr>
            <w:tcW w:w="0" w:type="auto"/>
            <w:hideMark/>
          </w:tcPr>
          <w:p w14:paraId="78D66895"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Accessibility</w:t>
            </w:r>
          </w:p>
        </w:tc>
        <w:tc>
          <w:tcPr>
            <w:tcW w:w="0" w:type="auto"/>
            <w:hideMark/>
          </w:tcPr>
          <w:p w14:paraId="54770A0C"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Tab / Shift</w:t>
            </w:r>
            <w:r w:rsidRPr="009754A0">
              <w:rPr>
                <w:rFonts w:ascii="Times New Roman" w:hAnsi="Times New Roman" w:cs="Times New Roman"/>
              </w:rPr>
              <w:noBreakHyphen/>
              <w:t>Tab through UI</w:t>
            </w:r>
          </w:p>
        </w:tc>
        <w:tc>
          <w:tcPr>
            <w:tcW w:w="0" w:type="auto"/>
            <w:hideMark/>
          </w:tcPr>
          <w:p w14:paraId="75C95A2E"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All controls reachable; focus outline visible</w:t>
            </w:r>
          </w:p>
        </w:tc>
      </w:tr>
      <w:tr w:rsidR="009754A0" w:rsidRPr="009754A0" w14:paraId="54B979F2" w14:textId="77777777" w:rsidTr="00E46430">
        <w:tc>
          <w:tcPr>
            <w:tcW w:w="0" w:type="auto"/>
            <w:hideMark/>
          </w:tcPr>
          <w:p w14:paraId="2A3C29D4" w14:textId="77777777" w:rsidR="00E46430" w:rsidRPr="009754A0" w:rsidRDefault="00E46430" w:rsidP="00256116">
            <w:pPr>
              <w:spacing w:line="276" w:lineRule="auto"/>
              <w:rPr>
                <w:rFonts w:ascii="Times New Roman" w:hAnsi="Times New Roman" w:cs="Times New Roman"/>
              </w:rPr>
            </w:pPr>
            <w:r w:rsidRPr="009754A0">
              <w:rPr>
                <w:rStyle w:val="Strong"/>
                <w:rFonts w:ascii="Times New Roman" w:hAnsi="Times New Roman" w:cs="Times New Roman"/>
                <w:b w:val="0"/>
                <w:bCs w:val="0"/>
              </w:rPr>
              <w:t>TC</w:t>
            </w:r>
            <w:r w:rsidRPr="009754A0">
              <w:rPr>
                <w:rStyle w:val="Strong"/>
                <w:rFonts w:ascii="Times New Roman" w:hAnsi="Times New Roman" w:cs="Times New Roman"/>
                <w:b w:val="0"/>
                <w:bCs w:val="0"/>
              </w:rPr>
              <w:noBreakHyphen/>
              <w:t>REP</w:t>
            </w:r>
            <w:r w:rsidRPr="009754A0">
              <w:rPr>
                <w:rStyle w:val="Strong"/>
                <w:rFonts w:ascii="Times New Roman" w:hAnsi="Times New Roman" w:cs="Times New Roman"/>
                <w:b w:val="0"/>
                <w:bCs w:val="0"/>
              </w:rPr>
              <w:noBreakHyphen/>
              <w:t>SCHED</w:t>
            </w:r>
          </w:p>
        </w:tc>
        <w:tc>
          <w:tcPr>
            <w:tcW w:w="0" w:type="auto"/>
            <w:hideMark/>
          </w:tcPr>
          <w:p w14:paraId="611D6D00"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Admin schedules daily email</w:t>
            </w:r>
          </w:p>
        </w:tc>
        <w:tc>
          <w:tcPr>
            <w:tcW w:w="0" w:type="auto"/>
            <w:hideMark/>
          </w:tcPr>
          <w:p w14:paraId="40EB81AD"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Automation</w:t>
            </w:r>
          </w:p>
        </w:tc>
        <w:tc>
          <w:tcPr>
            <w:tcW w:w="0" w:type="auto"/>
            <w:hideMark/>
          </w:tcPr>
          <w:p w14:paraId="25DA9A2C"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Scheduled PDF report job</w:t>
            </w:r>
          </w:p>
        </w:tc>
        <w:tc>
          <w:tcPr>
            <w:tcW w:w="0" w:type="auto"/>
            <w:hideMark/>
          </w:tcPr>
          <w:p w14:paraId="4E595908"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Job saved; email sent next day</w:t>
            </w:r>
          </w:p>
        </w:tc>
      </w:tr>
      <w:tr w:rsidR="009754A0" w:rsidRPr="009754A0" w14:paraId="58C7F587" w14:textId="77777777" w:rsidTr="00E46430">
        <w:tc>
          <w:tcPr>
            <w:tcW w:w="0" w:type="auto"/>
            <w:hideMark/>
          </w:tcPr>
          <w:p w14:paraId="6A882449" w14:textId="77777777" w:rsidR="00E46430" w:rsidRPr="009754A0" w:rsidRDefault="00E46430" w:rsidP="00256116">
            <w:pPr>
              <w:spacing w:line="276" w:lineRule="auto"/>
              <w:rPr>
                <w:rFonts w:ascii="Times New Roman" w:hAnsi="Times New Roman" w:cs="Times New Roman"/>
              </w:rPr>
            </w:pPr>
            <w:r w:rsidRPr="009754A0">
              <w:rPr>
                <w:rStyle w:val="Strong"/>
                <w:rFonts w:ascii="Times New Roman" w:hAnsi="Times New Roman" w:cs="Times New Roman"/>
                <w:b w:val="0"/>
                <w:bCs w:val="0"/>
              </w:rPr>
              <w:t>TC</w:t>
            </w:r>
            <w:r w:rsidRPr="009754A0">
              <w:rPr>
                <w:rStyle w:val="Strong"/>
                <w:rFonts w:ascii="Times New Roman" w:hAnsi="Times New Roman" w:cs="Times New Roman"/>
                <w:b w:val="0"/>
                <w:bCs w:val="0"/>
              </w:rPr>
              <w:noBreakHyphen/>
              <w:t>PWD</w:t>
            </w:r>
            <w:r w:rsidRPr="009754A0">
              <w:rPr>
                <w:rStyle w:val="Strong"/>
                <w:rFonts w:ascii="Times New Roman" w:hAnsi="Times New Roman" w:cs="Times New Roman"/>
                <w:b w:val="0"/>
                <w:bCs w:val="0"/>
              </w:rPr>
              <w:noBreakHyphen/>
              <w:t>POLICY</w:t>
            </w:r>
          </w:p>
        </w:tc>
        <w:tc>
          <w:tcPr>
            <w:tcW w:w="0" w:type="auto"/>
            <w:hideMark/>
          </w:tcPr>
          <w:p w14:paraId="03E4E987"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Enter weak pwd “abcd”</w:t>
            </w:r>
          </w:p>
        </w:tc>
        <w:tc>
          <w:tcPr>
            <w:tcW w:w="0" w:type="auto"/>
            <w:hideMark/>
          </w:tcPr>
          <w:p w14:paraId="7FDF8DD2"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Security</w:t>
            </w:r>
          </w:p>
        </w:tc>
        <w:tc>
          <w:tcPr>
            <w:tcW w:w="0" w:type="auto"/>
            <w:hideMark/>
          </w:tcPr>
          <w:p w14:paraId="3E50B0D1"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Password complexity check</w:t>
            </w:r>
          </w:p>
        </w:tc>
        <w:tc>
          <w:tcPr>
            <w:tcW w:w="0" w:type="auto"/>
            <w:hideMark/>
          </w:tcPr>
          <w:p w14:paraId="389C21C3" w14:textId="1E39EA2F"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Error message</w:t>
            </w:r>
            <w:r w:rsidR="00096512" w:rsidRPr="009754A0">
              <w:rPr>
                <w:rFonts w:ascii="Times New Roman" w:hAnsi="Times New Roman" w:cs="Times New Roman"/>
              </w:rPr>
              <w:t>:</w:t>
            </w:r>
            <w:r w:rsidRPr="009754A0">
              <w:rPr>
                <w:rFonts w:ascii="Times New Roman" w:hAnsi="Times New Roman" w:cs="Times New Roman"/>
              </w:rPr>
              <w:t xml:space="preserve"> cannot save</w:t>
            </w:r>
          </w:p>
        </w:tc>
      </w:tr>
      <w:tr w:rsidR="009754A0" w:rsidRPr="009754A0" w14:paraId="67F0A66A" w14:textId="77777777" w:rsidTr="00E46430">
        <w:tc>
          <w:tcPr>
            <w:tcW w:w="0" w:type="auto"/>
            <w:hideMark/>
          </w:tcPr>
          <w:p w14:paraId="0A232505" w14:textId="77777777" w:rsidR="00E46430" w:rsidRPr="009754A0" w:rsidRDefault="00E46430" w:rsidP="00256116">
            <w:pPr>
              <w:spacing w:line="276" w:lineRule="auto"/>
              <w:rPr>
                <w:rFonts w:ascii="Times New Roman" w:hAnsi="Times New Roman" w:cs="Times New Roman"/>
              </w:rPr>
            </w:pPr>
            <w:r w:rsidRPr="009754A0">
              <w:rPr>
                <w:rStyle w:val="Strong"/>
                <w:rFonts w:ascii="Times New Roman" w:hAnsi="Times New Roman" w:cs="Times New Roman"/>
                <w:b w:val="0"/>
                <w:bCs w:val="0"/>
              </w:rPr>
              <w:t>TC</w:t>
            </w:r>
            <w:r w:rsidRPr="009754A0">
              <w:rPr>
                <w:rStyle w:val="Strong"/>
                <w:rFonts w:ascii="Times New Roman" w:hAnsi="Times New Roman" w:cs="Times New Roman"/>
                <w:b w:val="0"/>
                <w:bCs w:val="0"/>
              </w:rPr>
              <w:noBreakHyphen/>
              <w:t>API</w:t>
            </w:r>
            <w:r w:rsidRPr="009754A0">
              <w:rPr>
                <w:rStyle w:val="Strong"/>
                <w:rFonts w:ascii="Times New Roman" w:hAnsi="Times New Roman" w:cs="Times New Roman"/>
                <w:b w:val="0"/>
                <w:bCs w:val="0"/>
              </w:rPr>
              <w:noBreakHyphen/>
              <w:t>ERROR</w:t>
            </w:r>
          </w:p>
        </w:tc>
        <w:tc>
          <w:tcPr>
            <w:tcW w:w="0" w:type="auto"/>
            <w:hideMark/>
          </w:tcPr>
          <w:p w14:paraId="014FF6A7"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Stop Node API; reload UI</w:t>
            </w:r>
          </w:p>
        </w:tc>
        <w:tc>
          <w:tcPr>
            <w:tcW w:w="0" w:type="auto"/>
            <w:hideMark/>
          </w:tcPr>
          <w:p w14:paraId="73B6233B"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Error Handling</w:t>
            </w:r>
          </w:p>
        </w:tc>
        <w:tc>
          <w:tcPr>
            <w:tcW w:w="0" w:type="auto"/>
            <w:hideMark/>
          </w:tcPr>
          <w:p w14:paraId="2D7281FA"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UI response to API down</w:t>
            </w:r>
          </w:p>
        </w:tc>
        <w:tc>
          <w:tcPr>
            <w:tcW w:w="0" w:type="auto"/>
            <w:hideMark/>
          </w:tcPr>
          <w:p w14:paraId="1CF11649"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“Service Unavailable” banner</w:t>
            </w:r>
          </w:p>
        </w:tc>
      </w:tr>
      <w:tr w:rsidR="009754A0" w:rsidRPr="009754A0" w14:paraId="11355357" w14:textId="77777777" w:rsidTr="00E46430">
        <w:tc>
          <w:tcPr>
            <w:tcW w:w="0" w:type="auto"/>
            <w:hideMark/>
          </w:tcPr>
          <w:p w14:paraId="162D1DAE" w14:textId="77777777" w:rsidR="00E46430" w:rsidRPr="009754A0" w:rsidRDefault="00E46430" w:rsidP="00256116">
            <w:pPr>
              <w:spacing w:line="276" w:lineRule="auto"/>
              <w:rPr>
                <w:rFonts w:ascii="Times New Roman" w:hAnsi="Times New Roman" w:cs="Times New Roman"/>
              </w:rPr>
            </w:pPr>
            <w:r w:rsidRPr="009754A0">
              <w:rPr>
                <w:rStyle w:val="Strong"/>
                <w:rFonts w:ascii="Times New Roman" w:hAnsi="Times New Roman" w:cs="Times New Roman"/>
                <w:b w:val="0"/>
                <w:bCs w:val="0"/>
              </w:rPr>
              <w:t>TC</w:t>
            </w:r>
            <w:r w:rsidRPr="009754A0">
              <w:rPr>
                <w:rStyle w:val="Strong"/>
                <w:rFonts w:ascii="Times New Roman" w:hAnsi="Times New Roman" w:cs="Times New Roman"/>
                <w:b w:val="0"/>
                <w:bCs w:val="0"/>
              </w:rPr>
              <w:noBreakHyphen/>
              <w:t>UI</w:t>
            </w:r>
            <w:r w:rsidRPr="009754A0">
              <w:rPr>
                <w:rStyle w:val="Strong"/>
                <w:rFonts w:ascii="Times New Roman" w:hAnsi="Times New Roman" w:cs="Times New Roman"/>
                <w:b w:val="0"/>
                <w:bCs w:val="0"/>
              </w:rPr>
              <w:noBreakHyphen/>
              <w:t>DARKMODE</w:t>
            </w:r>
          </w:p>
        </w:tc>
        <w:tc>
          <w:tcPr>
            <w:tcW w:w="0" w:type="auto"/>
            <w:hideMark/>
          </w:tcPr>
          <w:p w14:paraId="5BD868A3"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Toggle dark</w:t>
            </w:r>
            <w:r w:rsidRPr="009754A0">
              <w:rPr>
                <w:rFonts w:ascii="Times New Roman" w:hAnsi="Times New Roman" w:cs="Times New Roman"/>
              </w:rPr>
              <w:noBreakHyphen/>
              <w:t>mode switch</w:t>
            </w:r>
          </w:p>
        </w:tc>
        <w:tc>
          <w:tcPr>
            <w:tcW w:w="0" w:type="auto"/>
            <w:hideMark/>
          </w:tcPr>
          <w:p w14:paraId="1833198C"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UI Theme</w:t>
            </w:r>
          </w:p>
        </w:tc>
        <w:tc>
          <w:tcPr>
            <w:tcW w:w="0" w:type="auto"/>
            <w:hideMark/>
          </w:tcPr>
          <w:p w14:paraId="7B67CBA6" w14:textId="77777777" w:rsidR="00E46430" w:rsidRPr="009754A0" w:rsidRDefault="00E46430" w:rsidP="00256116">
            <w:pPr>
              <w:spacing w:line="276" w:lineRule="auto"/>
              <w:rPr>
                <w:rFonts w:ascii="Times New Roman" w:hAnsi="Times New Roman" w:cs="Times New Roman"/>
              </w:rPr>
            </w:pPr>
            <w:r w:rsidRPr="009754A0">
              <w:rPr>
                <w:rFonts w:ascii="Times New Roman" w:hAnsi="Times New Roman" w:cs="Times New Roman"/>
              </w:rPr>
              <w:t>Theme inversion test</w:t>
            </w:r>
          </w:p>
        </w:tc>
        <w:tc>
          <w:tcPr>
            <w:tcW w:w="0" w:type="auto"/>
            <w:hideMark/>
          </w:tcPr>
          <w:p w14:paraId="57FC9D8F" w14:textId="3F4B931C" w:rsidR="00E46430" w:rsidRPr="009754A0" w:rsidRDefault="00096512" w:rsidP="00256116">
            <w:pPr>
              <w:spacing w:line="276" w:lineRule="auto"/>
              <w:rPr>
                <w:rFonts w:ascii="Times New Roman" w:hAnsi="Times New Roman" w:cs="Times New Roman"/>
              </w:rPr>
            </w:pPr>
            <w:r w:rsidRPr="009754A0">
              <w:rPr>
                <w:rFonts w:ascii="Times New Roman" w:hAnsi="Times New Roman" w:cs="Times New Roman"/>
              </w:rPr>
              <w:t>Colors</w:t>
            </w:r>
            <w:r w:rsidR="00E46430" w:rsidRPr="009754A0">
              <w:rPr>
                <w:rFonts w:ascii="Times New Roman" w:hAnsi="Times New Roman" w:cs="Times New Roman"/>
              </w:rPr>
              <w:t xml:space="preserve"> invert; readability maintained</w:t>
            </w:r>
          </w:p>
        </w:tc>
      </w:tr>
    </w:tbl>
    <w:p w14:paraId="1FCB283C" w14:textId="767F98CF" w:rsidR="00286622" w:rsidRPr="009754A0" w:rsidRDefault="00286622" w:rsidP="00256116">
      <w:pPr>
        <w:spacing w:line="276" w:lineRule="auto"/>
        <w:jc w:val="both"/>
        <w:rPr>
          <w:rFonts w:ascii="Times New Roman" w:hAnsi="Times New Roman" w:cs="Times New Roman"/>
        </w:rPr>
      </w:pPr>
      <w:r w:rsidRPr="009754A0">
        <w:rPr>
          <w:rFonts w:ascii="Times New Roman" w:hAnsi="Times New Roman" w:cs="Times New Roman"/>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35"/>
        <w:gridCol w:w="708"/>
        <w:gridCol w:w="6346"/>
      </w:tblGrid>
      <w:tr w:rsidR="009754A0" w:rsidRPr="009754A0" w14:paraId="775FAC0B" w14:textId="77777777" w:rsidTr="00286622">
        <w:trPr>
          <w:cantSplit/>
          <w:tblHeader/>
        </w:trPr>
        <w:tc>
          <w:tcPr>
            <w:tcW w:w="9289" w:type="dxa"/>
            <w:gridSpan w:val="3"/>
            <w:shd w:val="clear" w:color="auto" w:fill="E0E0E0"/>
            <w:tcMar>
              <w:top w:w="57" w:type="dxa"/>
              <w:bottom w:w="57" w:type="dxa"/>
            </w:tcMar>
          </w:tcPr>
          <w:p w14:paraId="4FD34735" w14:textId="77777777" w:rsidR="00286622" w:rsidRPr="009754A0" w:rsidRDefault="00286622" w:rsidP="00256116">
            <w:pPr>
              <w:keepNext/>
              <w:spacing w:line="276" w:lineRule="auto"/>
              <w:jc w:val="both"/>
              <w:rPr>
                <w:rFonts w:ascii="Times New Roman" w:hAnsi="Times New Roman" w:cs="Times New Roman"/>
                <w:b/>
                <w:bCs/>
              </w:rPr>
            </w:pPr>
            <w:r w:rsidRPr="009754A0">
              <w:rPr>
                <w:rFonts w:ascii="Times New Roman" w:hAnsi="Times New Roman" w:cs="Times New Roman"/>
                <w:b/>
                <w:bCs/>
              </w:rPr>
              <w:lastRenderedPageBreak/>
              <w:t>Final approval for use</w:t>
            </w:r>
          </w:p>
        </w:tc>
      </w:tr>
      <w:tr w:rsidR="009754A0" w:rsidRPr="009754A0" w14:paraId="74709559" w14:textId="77777777" w:rsidTr="00286622">
        <w:trPr>
          <w:cantSplit/>
          <w:trHeight w:val="250"/>
        </w:trPr>
        <w:tc>
          <w:tcPr>
            <w:tcW w:w="2943" w:type="dxa"/>
            <w:gridSpan w:val="2"/>
            <w:tcBorders>
              <w:bottom w:val="single" w:sz="4" w:space="0" w:color="auto"/>
            </w:tcBorders>
            <w:tcMar>
              <w:top w:w="57" w:type="dxa"/>
              <w:bottom w:w="57" w:type="dxa"/>
            </w:tcMar>
          </w:tcPr>
          <w:p w14:paraId="2C582280" w14:textId="77777777" w:rsidR="00286622" w:rsidRPr="009754A0" w:rsidRDefault="00286622" w:rsidP="00256116">
            <w:pPr>
              <w:spacing w:line="276" w:lineRule="auto"/>
              <w:jc w:val="both"/>
              <w:rPr>
                <w:rFonts w:ascii="Times New Roman" w:hAnsi="Times New Roman" w:cs="Times New Roman"/>
              </w:rPr>
            </w:pPr>
            <w:r w:rsidRPr="009754A0">
              <w:rPr>
                <w:rFonts w:ascii="Times New Roman" w:hAnsi="Times New Roman" w:cs="Times New Roman"/>
              </w:rPr>
              <w:t>Identification:</w:t>
            </w:r>
          </w:p>
        </w:tc>
        <w:tc>
          <w:tcPr>
            <w:tcW w:w="6346" w:type="dxa"/>
            <w:tcBorders>
              <w:bottom w:val="single" w:sz="4" w:space="0" w:color="auto"/>
            </w:tcBorders>
          </w:tcPr>
          <w:p w14:paraId="4C304FC2" w14:textId="77777777" w:rsidR="00286622" w:rsidRPr="009754A0" w:rsidRDefault="00286622" w:rsidP="00256116">
            <w:pPr>
              <w:spacing w:line="276" w:lineRule="auto"/>
              <w:jc w:val="both"/>
              <w:rPr>
                <w:rFonts w:ascii="Times New Roman" w:hAnsi="Times New Roman" w:cs="Times New Roman"/>
              </w:rPr>
            </w:pPr>
          </w:p>
        </w:tc>
      </w:tr>
      <w:tr w:rsidR="009754A0" w:rsidRPr="009754A0" w14:paraId="7DF7D515" w14:textId="77777777" w:rsidTr="00286622">
        <w:trPr>
          <w:cantSplit/>
          <w:trHeight w:val="250"/>
        </w:trPr>
        <w:tc>
          <w:tcPr>
            <w:tcW w:w="2943" w:type="dxa"/>
            <w:gridSpan w:val="2"/>
            <w:tcBorders>
              <w:bottom w:val="single" w:sz="4" w:space="0" w:color="auto"/>
            </w:tcBorders>
            <w:tcMar>
              <w:top w:w="57" w:type="dxa"/>
              <w:bottom w:w="57" w:type="dxa"/>
            </w:tcMar>
          </w:tcPr>
          <w:p w14:paraId="1E1E694D" w14:textId="77777777" w:rsidR="00286622" w:rsidRPr="009754A0" w:rsidRDefault="00286622" w:rsidP="00256116">
            <w:pPr>
              <w:spacing w:line="276" w:lineRule="auto"/>
              <w:jc w:val="both"/>
              <w:rPr>
                <w:rFonts w:ascii="Times New Roman" w:hAnsi="Times New Roman" w:cs="Times New Roman"/>
              </w:rPr>
            </w:pPr>
            <w:r w:rsidRPr="009754A0">
              <w:rPr>
                <w:rFonts w:ascii="Times New Roman" w:hAnsi="Times New Roman" w:cs="Times New Roman"/>
              </w:rPr>
              <w:t>Responsible for validation:</w:t>
            </w:r>
          </w:p>
        </w:tc>
        <w:tc>
          <w:tcPr>
            <w:tcW w:w="6346" w:type="dxa"/>
            <w:tcBorders>
              <w:bottom w:val="single" w:sz="4" w:space="0" w:color="auto"/>
            </w:tcBorders>
          </w:tcPr>
          <w:p w14:paraId="0FBA6D17" w14:textId="77777777" w:rsidR="00286622" w:rsidRPr="009754A0" w:rsidRDefault="00286622" w:rsidP="00256116">
            <w:pPr>
              <w:spacing w:line="276" w:lineRule="auto"/>
              <w:jc w:val="both"/>
              <w:rPr>
                <w:rFonts w:ascii="Times New Roman" w:hAnsi="Times New Roman" w:cs="Times New Roman"/>
              </w:rPr>
            </w:pPr>
          </w:p>
        </w:tc>
      </w:tr>
      <w:tr w:rsidR="009754A0" w:rsidRPr="009754A0" w14:paraId="3791FBB0" w14:textId="77777777" w:rsidTr="00286622">
        <w:trPr>
          <w:cantSplit/>
          <w:trHeight w:val="634"/>
        </w:trPr>
        <w:tc>
          <w:tcPr>
            <w:tcW w:w="9289" w:type="dxa"/>
            <w:gridSpan w:val="3"/>
            <w:tcBorders>
              <w:bottom w:val="single" w:sz="4" w:space="0" w:color="auto"/>
            </w:tcBorders>
            <w:tcMar>
              <w:top w:w="57" w:type="dxa"/>
              <w:bottom w:w="57" w:type="dxa"/>
            </w:tcMar>
          </w:tcPr>
          <w:p w14:paraId="27B67CA5" w14:textId="77777777" w:rsidR="00286622" w:rsidRPr="009754A0" w:rsidRDefault="00286622" w:rsidP="00256116">
            <w:pPr>
              <w:spacing w:line="276" w:lineRule="auto"/>
              <w:jc w:val="both"/>
              <w:rPr>
                <w:rFonts w:ascii="Times New Roman" w:hAnsi="Times New Roman" w:cs="Times New Roman"/>
              </w:rPr>
            </w:pPr>
            <w:r w:rsidRPr="009754A0">
              <w:rPr>
                <w:rFonts w:ascii="Times New Roman" w:hAnsi="Times New Roman" w:cs="Times New Roman"/>
              </w:rPr>
              <w:t>Remarks:</w:t>
            </w:r>
          </w:p>
          <w:p w14:paraId="1ED87CB7" w14:textId="77777777" w:rsidR="00286622" w:rsidRPr="009754A0" w:rsidRDefault="00286622" w:rsidP="00256116">
            <w:pPr>
              <w:spacing w:line="276" w:lineRule="auto"/>
              <w:jc w:val="both"/>
              <w:rPr>
                <w:rFonts w:ascii="Times New Roman" w:hAnsi="Times New Roman" w:cs="Times New Roman"/>
              </w:rPr>
            </w:pPr>
          </w:p>
          <w:p w14:paraId="723549DA" w14:textId="77777777" w:rsidR="00286622" w:rsidRPr="009754A0" w:rsidRDefault="00286622" w:rsidP="00256116">
            <w:pPr>
              <w:spacing w:line="276" w:lineRule="auto"/>
              <w:jc w:val="both"/>
              <w:rPr>
                <w:rFonts w:ascii="Times New Roman" w:hAnsi="Times New Roman" w:cs="Times New Roman"/>
              </w:rPr>
            </w:pPr>
          </w:p>
          <w:p w14:paraId="015F1414" w14:textId="77777777" w:rsidR="00286622" w:rsidRPr="009754A0" w:rsidRDefault="00286622" w:rsidP="00256116">
            <w:pPr>
              <w:spacing w:line="276" w:lineRule="auto"/>
              <w:jc w:val="both"/>
              <w:rPr>
                <w:rFonts w:ascii="Times New Roman" w:hAnsi="Times New Roman" w:cs="Times New Roman"/>
              </w:rPr>
            </w:pPr>
          </w:p>
        </w:tc>
      </w:tr>
      <w:tr w:rsidR="00371A06" w:rsidRPr="009754A0" w14:paraId="16C9F6E9" w14:textId="77777777" w:rsidTr="00286622">
        <w:trPr>
          <w:cantSplit/>
        </w:trPr>
        <w:tc>
          <w:tcPr>
            <w:tcW w:w="2235" w:type="dxa"/>
            <w:tcMar>
              <w:top w:w="57" w:type="dxa"/>
              <w:bottom w:w="57" w:type="dxa"/>
            </w:tcMar>
          </w:tcPr>
          <w:p w14:paraId="76716028" w14:textId="77777777" w:rsidR="00286622" w:rsidRPr="009754A0" w:rsidRDefault="00286622" w:rsidP="00256116">
            <w:pPr>
              <w:spacing w:line="276" w:lineRule="auto"/>
              <w:jc w:val="both"/>
              <w:rPr>
                <w:rFonts w:ascii="Times New Roman" w:hAnsi="Times New Roman" w:cs="Times New Roman"/>
              </w:rPr>
            </w:pPr>
            <w:r w:rsidRPr="009754A0">
              <w:rPr>
                <w:rFonts w:ascii="Times New Roman" w:hAnsi="Times New Roman" w:cs="Times New Roman"/>
              </w:rPr>
              <w:t xml:space="preserve">Date: </w:t>
            </w:r>
          </w:p>
        </w:tc>
        <w:tc>
          <w:tcPr>
            <w:tcW w:w="7054" w:type="dxa"/>
            <w:gridSpan w:val="2"/>
            <w:tcMar>
              <w:top w:w="57" w:type="dxa"/>
              <w:bottom w:w="57" w:type="dxa"/>
            </w:tcMar>
          </w:tcPr>
          <w:p w14:paraId="7682E64C" w14:textId="77777777" w:rsidR="00286622" w:rsidRPr="009754A0" w:rsidRDefault="00286622" w:rsidP="00256116">
            <w:pPr>
              <w:spacing w:line="276" w:lineRule="auto"/>
              <w:jc w:val="both"/>
              <w:rPr>
                <w:rFonts w:ascii="Times New Roman" w:hAnsi="Times New Roman" w:cs="Times New Roman"/>
              </w:rPr>
            </w:pPr>
            <w:r w:rsidRPr="009754A0">
              <w:rPr>
                <w:rFonts w:ascii="Times New Roman" w:hAnsi="Times New Roman" w:cs="Times New Roman"/>
              </w:rPr>
              <w:t xml:space="preserve">Signature: </w:t>
            </w:r>
          </w:p>
        </w:tc>
      </w:tr>
    </w:tbl>
    <w:p w14:paraId="5D120183" w14:textId="42D38B9C" w:rsidR="00286622" w:rsidRPr="009754A0" w:rsidRDefault="00286622" w:rsidP="00256116">
      <w:pPr>
        <w:spacing w:after="200" w:line="276" w:lineRule="auto"/>
        <w:contextualSpacing/>
        <w:jc w:val="both"/>
        <w:rPr>
          <w:rFonts w:ascii="Times New Roman" w:hAnsi="Times New Roman" w:cs="Times New Roman"/>
        </w:rPr>
      </w:pPr>
    </w:p>
    <w:p w14:paraId="16D0F9A0" w14:textId="77777777" w:rsidR="00286622" w:rsidRPr="009754A0" w:rsidRDefault="00286622" w:rsidP="00256116">
      <w:pPr>
        <w:spacing w:line="276" w:lineRule="auto"/>
        <w:jc w:val="both"/>
        <w:rPr>
          <w:rFonts w:ascii="Times New Roman" w:hAnsi="Times New Roman" w:cs="Times New Roman"/>
        </w:rPr>
      </w:pPr>
    </w:p>
    <w:p w14:paraId="6A052C57" w14:textId="77777777" w:rsidR="00286622" w:rsidRPr="009754A0" w:rsidRDefault="00286622" w:rsidP="00256116">
      <w:pPr>
        <w:spacing w:line="276" w:lineRule="auto"/>
        <w:jc w:val="both"/>
        <w:rPr>
          <w:rFonts w:ascii="Times New Roman" w:hAnsi="Times New Roman" w:cs="Times New Roman"/>
        </w:rPr>
      </w:pPr>
    </w:p>
    <w:p w14:paraId="60C42698" w14:textId="77777777" w:rsidR="00286622" w:rsidRPr="009754A0" w:rsidRDefault="00286622" w:rsidP="00256116">
      <w:pPr>
        <w:spacing w:after="140" w:line="276" w:lineRule="auto"/>
        <w:jc w:val="both"/>
        <w:rPr>
          <w:rFonts w:ascii="Times New Roman" w:hAnsi="Times New Roman" w:cs="Times New Roman"/>
          <w:b/>
          <w:bCs/>
        </w:rPr>
      </w:pPr>
    </w:p>
    <w:sectPr w:rsidR="00286622" w:rsidRPr="009754A0" w:rsidSect="00FA4DCA">
      <w:footerReference w:type="default" r:id="rId117"/>
      <w:type w:val="continuous"/>
      <w:pgSz w:w="11906" w:h="16838"/>
      <w:pgMar w:top="1134" w:right="1134" w:bottom="1134" w:left="1134"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09773C" w14:textId="77777777" w:rsidR="000C0256" w:rsidRDefault="000C0256" w:rsidP="00AC2946">
      <w:r>
        <w:separator/>
      </w:r>
    </w:p>
  </w:endnote>
  <w:endnote w:type="continuationSeparator" w:id="0">
    <w:p w14:paraId="65A6BDC7" w14:textId="77777777" w:rsidR="000C0256" w:rsidRDefault="000C0256" w:rsidP="00AC29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Droid Sans Fallback">
    <w:altName w:val="Segoe UI"/>
    <w:charset w:val="01"/>
    <w:family w:val="auto"/>
    <w:pitch w:val="variable"/>
  </w:font>
  <w:font w:name="FreeSans">
    <w:altName w:val="Calibri"/>
    <w:charset w:val="01"/>
    <w:family w:val="auto"/>
    <w:pitch w:val="variable"/>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48773756"/>
      <w:docPartObj>
        <w:docPartGallery w:val="Page Numbers (Bottom of Page)"/>
        <w:docPartUnique/>
      </w:docPartObj>
    </w:sdtPr>
    <w:sdtEndPr>
      <w:rPr>
        <w:noProof/>
      </w:rPr>
    </w:sdtEndPr>
    <w:sdtContent>
      <w:p w14:paraId="1E73B534" w14:textId="39F79539" w:rsidR="000C0256" w:rsidRDefault="000C0256">
        <w:pPr>
          <w:pStyle w:val="Footer"/>
          <w:jc w:val="center"/>
        </w:pPr>
        <w:r>
          <w:fldChar w:fldCharType="begin"/>
        </w:r>
        <w:r>
          <w:instrText xml:space="preserve"> PAGE   \* MERGEFORMAT </w:instrText>
        </w:r>
        <w:r>
          <w:fldChar w:fldCharType="separate"/>
        </w:r>
        <w:r w:rsidR="00DA69CA">
          <w:rPr>
            <w:noProof/>
          </w:rPr>
          <w:t>vi</w:t>
        </w:r>
        <w:r>
          <w:rPr>
            <w:noProof/>
          </w:rPr>
          <w:fldChar w:fldCharType="end"/>
        </w:r>
      </w:p>
    </w:sdtContent>
  </w:sdt>
  <w:p w14:paraId="50D506F1" w14:textId="23361EB3" w:rsidR="000C0256" w:rsidRDefault="000C0256">
    <w:pPr>
      <w:pStyle w:val="Footer"/>
    </w:pPr>
    <w:r>
      <w:t>BSSE25-5</w:t>
    </w:r>
  </w:p>
  <w:p w14:paraId="23E6C4BD" w14:textId="77777777" w:rsidR="000C0256" w:rsidRDefault="000C02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8947586"/>
      <w:docPartObj>
        <w:docPartGallery w:val="Page Numbers (Bottom of Page)"/>
        <w:docPartUnique/>
      </w:docPartObj>
    </w:sdtPr>
    <w:sdtEndPr>
      <w:rPr>
        <w:noProof/>
      </w:rPr>
    </w:sdtEndPr>
    <w:sdtContent>
      <w:p w14:paraId="02F0A7E1" w14:textId="48E6A34E" w:rsidR="000C0256" w:rsidRDefault="000C0256">
        <w:pPr>
          <w:pStyle w:val="Footer"/>
          <w:jc w:val="center"/>
        </w:pPr>
        <w:r>
          <w:fldChar w:fldCharType="begin"/>
        </w:r>
        <w:r>
          <w:instrText xml:space="preserve"> PAGE   \* MERGEFORMAT </w:instrText>
        </w:r>
        <w:r>
          <w:fldChar w:fldCharType="separate"/>
        </w:r>
        <w:r w:rsidR="00DA69CA">
          <w:rPr>
            <w:noProof/>
          </w:rPr>
          <w:t>9</w:t>
        </w:r>
        <w:r>
          <w:rPr>
            <w:noProof/>
          </w:rPr>
          <w:fldChar w:fldCharType="end"/>
        </w:r>
      </w:p>
    </w:sdtContent>
  </w:sdt>
  <w:p w14:paraId="65650AD3" w14:textId="77777777" w:rsidR="000C0256" w:rsidRDefault="000C0256">
    <w:pPr>
      <w:pStyle w:val="Footer"/>
    </w:pPr>
    <w:r>
      <w:t>BSSE25-5</w:t>
    </w:r>
  </w:p>
  <w:p w14:paraId="705D214F" w14:textId="77777777" w:rsidR="000C0256" w:rsidRDefault="000C02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AD5E26" w14:textId="77777777" w:rsidR="000C0256" w:rsidRDefault="000C0256" w:rsidP="00AC2946">
      <w:r>
        <w:separator/>
      </w:r>
    </w:p>
  </w:footnote>
  <w:footnote w:type="continuationSeparator" w:id="0">
    <w:p w14:paraId="72229711" w14:textId="77777777" w:rsidR="000C0256" w:rsidRDefault="000C0256" w:rsidP="00AC29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F4FA8"/>
    <w:multiLevelType w:val="multilevel"/>
    <w:tmpl w:val="46F6A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0648B4"/>
    <w:multiLevelType w:val="multilevel"/>
    <w:tmpl w:val="B7C0C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7D0DCB"/>
    <w:multiLevelType w:val="multilevel"/>
    <w:tmpl w:val="C8E82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D423D4"/>
    <w:multiLevelType w:val="multilevel"/>
    <w:tmpl w:val="4B06A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E762C8"/>
    <w:multiLevelType w:val="multilevel"/>
    <w:tmpl w:val="B42EB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8D42EA"/>
    <w:multiLevelType w:val="multilevel"/>
    <w:tmpl w:val="AEBCF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9A11FE"/>
    <w:multiLevelType w:val="multilevel"/>
    <w:tmpl w:val="00C4B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092812"/>
    <w:multiLevelType w:val="multilevel"/>
    <w:tmpl w:val="FE2A2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F75DCC"/>
    <w:multiLevelType w:val="multilevel"/>
    <w:tmpl w:val="37AAC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DC2879"/>
    <w:multiLevelType w:val="multilevel"/>
    <w:tmpl w:val="E1484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1E2CCB"/>
    <w:multiLevelType w:val="multilevel"/>
    <w:tmpl w:val="22822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2238B9"/>
    <w:multiLevelType w:val="multilevel"/>
    <w:tmpl w:val="BDDC1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FF61DB"/>
    <w:multiLevelType w:val="multilevel"/>
    <w:tmpl w:val="A3ECF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EA54F2"/>
    <w:multiLevelType w:val="multilevel"/>
    <w:tmpl w:val="959C14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B47FB4"/>
    <w:multiLevelType w:val="multilevel"/>
    <w:tmpl w:val="C2E0C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DE35EA"/>
    <w:multiLevelType w:val="multilevel"/>
    <w:tmpl w:val="2B804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74087C"/>
    <w:multiLevelType w:val="multilevel"/>
    <w:tmpl w:val="371A3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4A08E7"/>
    <w:multiLevelType w:val="multilevel"/>
    <w:tmpl w:val="5972C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796C93"/>
    <w:multiLevelType w:val="hybridMultilevel"/>
    <w:tmpl w:val="3DD6C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171809"/>
    <w:multiLevelType w:val="multilevel"/>
    <w:tmpl w:val="6F36E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9B65FD"/>
    <w:multiLevelType w:val="multilevel"/>
    <w:tmpl w:val="C99CE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F1597E"/>
    <w:multiLevelType w:val="multilevel"/>
    <w:tmpl w:val="FD5A1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583CF2"/>
    <w:multiLevelType w:val="multilevel"/>
    <w:tmpl w:val="A0F2F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8A1B20"/>
    <w:multiLevelType w:val="multilevel"/>
    <w:tmpl w:val="AF585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A40A5E"/>
    <w:multiLevelType w:val="multilevel"/>
    <w:tmpl w:val="E1A2B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7AE52E3"/>
    <w:multiLevelType w:val="multilevel"/>
    <w:tmpl w:val="43742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7D10A3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3B2C3871"/>
    <w:multiLevelType w:val="multilevel"/>
    <w:tmpl w:val="F20C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961B74"/>
    <w:multiLevelType w:val="multilevel"/>
    <w:tmpl w:val="BAC4A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E1D14B6"/>
    <w:multiLevelType w:val="multilevel"/>
    <w:tmpl w:val="91168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9A65A0"/>
    <w:multiLevelType w:val="multilevel"/>
    <w:tmpl w:val="E44E1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F903ECF"/>
    <w:multiLevelType w:val="multilevel"/>
    <w:tmpl w:val="A2E81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EA02A7"/>
    <w:multiLevelType w:val="multilevel"/>
    <w:tmpl w:val="C46AA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6213C4"/>
    <w:multiLevelType w:val="multilevel"/>
    <w:tmpl w:val="E7985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38E5AEC"/>
    <w:multiLevelType w:val="multilevel"/>
    <w:tmpl w:val="D06C7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52D215A"/>
    <w:multiLevelType w:val="multilevel"/>
    <w:tmpl w:val="66A8C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867CE6"/>
    <w:multiLevelType w:val="multilevel"/>
    <w:tmpl w:val="CD663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FB22BBC"/>
    <w:multiLevelType w:val="multilevel"/>
    <w:tmpl w:val="217C0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0FB70DE"/>
    <w:multiLevelType w:val="multilevel"/>
    <w:tmpl w:val="71E00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3032B7"/>
    <w:multiLevelType w:val="multilevel"/>
    <w:tmpl w:val="C9CE8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310427A"/>
    <w:multiLevelType w:val="multilevel"/>
    <w:tmpl w:val="024C7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3203C0D"/>
    <w:multiLevelType w:val="multilevel"/>
    <w:tmpl w:val="EC063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4477D3E"/>
    <w:multiLevelType w:val="multilevel"/>
    <w:tmpl w:val="07605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6596BE6"/>
    <w:multiLevelType w:val="multilevel"/>
    <w:tmpl w:val="5B4E4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85867F5"/>
    <w:multiLevelType w:val="multilevel"/>
    <w:tmpl w:val="CD525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8CB3BE6"/>
    <w:multiLevelType w:val="multilevel"/>
    <w:tmpl w:val="54245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9EB5579"/>
    <w:multiLevelType w:val="multilevel"/>
    <w:tmpl w:val="74509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C306B61"/>
    <w:multiLevelType w:val="multilevel"/>
    <w:tmpl w:val="91FE3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EB47A33"/>
    <w:multiLevelType w:val="multilevel"/>
    <w:tmpl w:val="937EF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8BD673A"/>
    <w:multiLevelType w:val="multilevel"/>
    <w:tmpl w:val="AE6E4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98F6136"/>
    <w:multiLevelType w:val="multilevel"/>
    <w:tmpl w:val="52561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9BF04E8"/>
    <w:multiLevelType w:val="multilevel"/>
    <w:tmpl w:val="C93ED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AA875A0"/>
    <w:multiLevelType w:val="multilevel"/>
    <w:tmpl w:val="BF722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B1D18C8"/>
    <w:multiLevelType w:val="multilevel"/>
    <w:tmpl w:val="B0068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BD35555"/>
    <w:multiLevelType w:val="multilevel"/>
    <w:tmpl w:val="A8D2F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E5874A3"/>
    <w:multiLevelType w:val="multilevel"/>
    <w:tmpl w:val="BEDA3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F183938"/>
    <w:multiLevelType w:val="multilevel"/>
    <w:tmpl w:val="B0C29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1BF7923"/>
    <w:multiLevelType w:val="multilevel"/>
    <w:tmpl w:val="06DC8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1E0604E"/>
    <w:multiLevelType w:val="multilevel"/>
    <w:tmpl w:val="AC34B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77C22B6"/>
    <w:multiLevelType w:val="multilevel"/>
    <w:tmpl w:val="D304E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A4D2C5F"/>
    <w:multiLevelType w:val="multilevel"/>
    <w:tmpl w:val="E9AC0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C2734D4"/>
    <w:multiLevelType w:val="multilevel"/>
    <w:tmpl w:val="CB423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F8C610A"/>
    <w:multiLevelType w:val="hybridMultilevel"/>
    <w:tmpl w:val="2122A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FF53DE3"/>
    <w:multiLevelType w:val="multilevel"/>
    <w:tmpl w:val="DC425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0932464">
    <w:abstractNumId w:val="23"/>
  </w:num>
  <w:num w:numId="2" w16cid:durableId="1905406595">
    <w:abstractNumId w:val="40"/>
  </w:num>
  <w:num w:numId="3" w16cid:durableId="228076286">
    <w:abstractNumId w:val="16"/>
  </w:num>
  <w:num w:numId="4" w16cid:durableId="425884341">
    <w:abstractNumId w:val="9"/>
  </w:num>
  <w:num w:numId="5" w16cid:durableId="630290405">
    <w:abstractNumId w:val="50"/>
  </w:num>
  <w:num w:numId="6" w16cid:durableId="814493763">
    <w:abstractNumId w:val="7"/>
  </w:num>
  <w:num w:numId="7" w16cid:durableId="766120706">
    <w:abstractNumId w:val="58"/>
  </w:num>
  <w:num w:numId="8" w16cid:durableId="1910529239">
    <w:abstractNumId w:val="51"/>
  </w:num>
  <w:num w:numId="9" w16cid:durableId="2022855644">
    <w:abstractNumId w:val="21"/>
  </w:num>
  <w:num w:numId="10" w16cid:durableId="1378973487">
    <w:abstractNumId w:val="3"/>
  </w:num>
  <w:num w:numId="11" w16cid:durableId="123625754">
    <w:abstractNumId w:val="47"/>
  </w:num>
  <w:num w:numId="12" w16cid:durableId="1592279588">
    <w:abstractNumId w:val="6"/>
  </w:num>
  <w:num w:numId="13" w16cid:durableId="942684456">
    <w:abstractNumId w:val="45"/>
  </w:num>
  <w:num w:numId="14" w16cid:durableId="1787197064">
    <w:abstractNumId w:val="36"/>
  </w:num>
  <w:num w:numId="15" w16cid:durableId="1376268797">
    <w:abstractNumId w:val="32"/>
  </w:num>
  <w:num w:numId="16" w16cid:durableId="2085177474">
    <w:abstractNumId w:val="12"/>
  </w:num>
  <w:num w:numId="17" w16cid:durableId="1936865413">
    <w:abstractNumId w:val="22"/>
  </w:num>
  <w:num w:numId="18" w16cid:durableId="1981491587">
    <w:abstractNumId w:val="27"/>
  </w:num>
  <w:num w:numId="19" w16cid:durableId="1598556785">
    <w:abstractNumId w:val="54"/>
  </w:num>
  <w:num w:numId="20" w16cid:durableId="857814829">
    <w:abstractNumId w:val="56"/>
  </w:num>
  <w:num w:numId="21" w16cid:durableId="411199530">
    <w:abstractNumId w:val="48"/>
  </w:num>
  <w:num w:numId="22" w16cid:durableId="587615533">
    <w:abstractNumId w:val="43"/>
  </w:num>
  <w:num w:numId="23" w16cid:durableId="1763258774">
    <w:abstractNumId w:val="20"/>
  </w:num>
  <w:num w:numId="24" w16cid:durableId="1619752079">
    <w:abstractNumId w:val="52"/>
  </w:num>
  <w:num w:numId="25" w16cid:durableId="1632518012">
    <w:abstractNumId w:val="8"/>
  </w:num>
  <w:num w:numId="26" w16cid:durableId="2100563204">
    <w:abstractNumId w:val="25"/>
  </w:num>
  <w:num w:numId="27" w16cid:durableId="1726374009">
    <w:abstractNumId w:val="39"/>
  </w:num>
  <w:num w:numId="28" w16cid:durableId="1234436342">
    <w:abstractNumId w:val="63"/>
  </w:num>
  <w:num w:numId="29" w16cid:durableId="221601979">
    <w:abstractNumId w:val="33"/>
  </w:num>
  <w:num w:numId="30" w16cid:durableId="2121875124">
    <w:abstractNumId w:val="0"/>
  </w:num>
  <w:num w:numId="31" w16cid:durableId="1396657788">
    <w:abstractNumId w:val="5"/>
  </w:num>
  <w:num w:numId="32" w16cid:durableId="573203242">
    <w:abstractNumId w:val="4"/>
  </w:num>
  <w:num w:numId="33" w16cid:durableId="883054288">
    <w:abstractNumId w:val="46"/>
  </w:num>
  <w:num w:numId="34" w16cid:durableId="900989310">
    <w:abstractNumId w:val="30"/>
  </w:num>
  <w:num w:numId="35" w16cid:durableId="211157892">
    <w:abstractNumId w:val="55"/>
  </w:num>
  <w:num w:numId="36" w16cid:durableId="1621717629">
    <w:abstractNumId w:val="28"/>
  </w:num>
  <w:num w:numId="37" w16cid:durableId="1600216822">
    <w:abstractNumId w:val="61"/>
  </w:num>
  <w:num w:numId="38" w16cid:durableId="853375433">
    <w:abstractNumId w:val="26"/>
  </w:num>
  <w:num w:numId="39" w16cid:durableId="145443342">
    <w:abstractNumId w:val="59"/>
  </w:num>
  <w:num w:numId="40" w16cid:durableId="2142993715">
    <w:abstractNumId w:val="41"/>
  </w:num>
  <w:num w:numId="41" w16cid:durableId="1230967067">
    <w:abstractNumId w:val="15"/>
  </w:num>
  <w:num w:numId="42" w16cid:durableId="1293897844">
    <w:abstractNumId w:val="10"/>
  </w:num>
  <w:num w:numId="43" w16cid:durableId="1942758715">
    <w:abstractNumId w:val="34"/>
  </w:num>
  <w:num w:numId="44" w16cid:durableId="1629167884">
    <w:abstractNumId w:val="44"/>
  </w:num>
  <w:num w:numId="45" w16cid:durableId="1750493726">
    <w:abstractNumId w:val="31"/>
  </w:num>
  <w:num w:numId="46" w16cid:durableId="1626616050">
    <w:abstractNumId w:val="14"/>
  </w:num>
  <w:num w:numId="47" w16cid:durableId="253319031">
    <w:abstractNumId w:val="29"/>
  </w:num>
  <w:num w:numId="48" w16cid:durableId="1898857535">
    <w:abstractNumId w:val="17"/>
  </w:num>
  <w:num w:numId="49" w16cid:durableId="813840958">
    <w:abstractNumId w:val="24"/>
  </w:num>
  <w:num w:numId="50" w16cid:durableId="479539784">
    <w:abstractNumId w:val="19"/>
  </w:num>
  <w:num w:numId="51" w16cid:durableId="1461069973">
    <w:abstractNumId w:val="42"/>
  </w:num>
  <w:num w:numId="52" w16cid:durableId="1207984894">
    <w:abstractNumId w:val="38"/>
  </w:num>
  <w:num w:numId="53" w16cid:durableId="1525945464">
    <w:abstractNumId w:val="62"/>
  </w:num>
  <w:num w:numId="54" w16cid:durableId="345324720">
    <w:abstractNumId w:val="60"/>
  </w:num>
  <w:num w:numId="55" w16cid:durableId="811754335">
    <w:abstractNumId w:val="35"/>
  </w:num>
  <w:num w:numId="56" w16cid:durableId="1482431071">
    <w:abstractNumId w:val="2"/>
  </w:num>
  <w:num w:numId="57" w16cid:durableId="1403210521">
    <w:abstractNumId w:val="11"/>
  </w:num>
  <w:num w:numId="58" w16cid:durableId="1508449158">
    <w:abstractNumId w:val="53"/>
  </w:num>
  <w:num w:numId="59" w16cid:durableId="1864052974">
    <w:abstractNumId w:val="18"/>
  </w:num>
  <w:num w:numId="60" w16cid:durableId="739059617">
    <w:abstractNumId w:val="49"/>
  </w:num>
  <w:num w:numId="61" w16cid:durableId="675961144">
    <w:abstractNumId w:val="1"/>
  </w:num>
  <w:num w:numId="62" w16cid:durableId="634063177">
    <w:abstractNumId w:val="57"/>
  </w:num>
  <w:num w:numId="63" w16cid:durableId="2113470501">
    <w:abstractNumId w:val="37"/>
  </w:num>
  <w:num w:numId="64" w16cid:durableId="1010138367">
    <w:abstractNumId w:val="13"/>
  </w:num>
  <w:numIdMacAtCleanup w:val="6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LANDA AMBROSE">
    <w15:presenceInfo w15:providerId="Windows Live" w15:userId="a7201841d39d3e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33AB"/>
    <w:rsid w:val="00002B81"/>
    <w:rsid w:val="00013F71"/>
    <w:rsid w:val="000163AD"/>
    <w:rsid w:val="00017AE1"/>
    <w:rsid w:val="00025E50"/>
    <w:rsid w:val="000266CA"/>
    <w:rsid w:val="00030B72"/>
    <w:rsid w:val="00044304"/>
    <w:rsid w:val="00045C8B"/>
    <w:rsid w:val="00053218"/>
    <w:rsid w:val="0009254B"/>
    <w:rsid w:val="000932FC"/>
    <w:rsid w:val="00096512"/>
    <w:rsid w:val="000A1621"/>
    <w:rsid w:val="000C0256"/>
    <w:rsid w:val="000C571A"/>
    <w:rsid w:val="000D1D45"/>
    <w:rsid w:val="000D4389"/>
    <w:rsid w:val="000D5BA1"/>
    <w:rsid w:val="000E0134"/>
    <w:rsid w:val="000E1071"/>
    <w:rsid w:val="000E3D45"/>
    <w:rsid w:val="000E53D1"/>
    <w:rsid w:val="000E568D"/>
    <w:rsid w:val="000F39F1"/>
    <w:rsid w:val="0010318C"/>
    <w:rsid w:val="0011671E"/>
    <w:rsid w:val="00117C14"/>
    <w:rsid w:val="00125885"/>
    <w:rsid w:val="001279E0"/>
    <w:rsid w:val="00127C23"/>
    <w:rsid w:val="00140FB7"/>
    <w:rsid w:val="0014135B"/>
    <w:rsid w:val="0016593A"/>
    <w:rsid w:val="0018100B"/>
    <w:rsid w:val="00187D9C"/>
    <w:rsid w:val="00194FF8"/>
    <w:rsid w:val="001A498A"/>
    <w:rsid w:val="001A56F1"/>
    <w:rsid w:val="001A7DF6"/>
    <w:rsid w:val="001D2870"/>
    <w:rsid w:val="001D67E2"/>
    <w:rsid w:val="001D78D4"/>
    <w:rsid w:val="001E5ED1"/>
    <w:rsid w:val="001E74AA"/>
    <w:rsid w:val="001F683A"/>
    <w:rsid w:val="00200F45"/>
    <w:rsid w:val="002019ED"/>
    <w:rsid w:val="00204C7B"/>
    <w:rsid w:val="00214FBA"/>
    <w:rsid w:val="00224348"/>
    <w:rsid w:val="00224D54"/>
    <w:rsid w:val="00244A85"/>
    <w:rsid w:val="002520F9"/>
    <w:rsid w:val="00256116"/>
    <w:rsid w:val="002600F0"/>
    <w:rsid w:val="00277103"/>
    <w:rsid w:val="0028296A"/>
    <w:rsid w:val="00285BC2"/>
    <w:rsid w:val="00286622"/>
    <w:rsid w:val="00292A0A"/>
    <w:rsid w:val="002967B3"/>
    <w:rsid w:val="002A5227"/>
    <w:rsid w:val="002A6838"/>
    <w:rsid w:val="002B18D3"/>
    <w:rsid w:val="002B7751"/>
    <w:rsid w:val="002C31A7"/>
    <w:rsid w:val="002D115C"/>
    <w:rsid w:val="002E3996"/>
    <w:rsid w:val="002F7AF9"/>
    <w:rsid w:val="0030549C"/>
    <w:rsid w:val="00326768"/>
    <w:rsid w:val="0034226B"/>
    <w:rsid w:val="00345D1B"/>
    <w:rsid w:val="0035687B"/>
    <w:rsid w:val="00363C2E"/>
    <w:rsid w:val="00363F5B"/>
    <w:rsid w:val="00371A06"/>
    <w:rsid w:val="003802B2"/>
    <w:rsid w:val="003829A2"/>
    <w:rsid w:val="003842BE"/>
    <w:rsid w:val="00386BDD"/>
    <w:rsid w:val="00391E48"/>
    <w:rsid w:val="00393FA1"/>
    <w:rsid w:val="003A69CF"/>
    <w:rsid w:val="003C69F4"/>
    <w:rsid w:val="003D6BC7"/>
    <w:rsid w:val="003E7D83"/>
    <w:rsid w:val="003E7F48"/>
    <w:rsid w:val="004033C3"/>
    <w:rsid w:val="004121CA"/>
    <w:rsid w:val="00423284"/>
    <w:rsid w:val="00433095"/>
    <w:rsid w:val="004375EE"/>
    <w:rsid w:val="0044095B"/>
    <w:rsid w:val="004665B9"/>
    <w:rsid w:val="004825A6"/>
    <w:rsid w:val="00483DE6"/>
    <w:rsid w:val="00492268"/>
    <w:rsid w:val="004A40C0"/>
    <w:rsid w:val="004A5A8B"/>
    <w:rsid w:val="004A7F10"/>
    <w:rsid w:val="004C239A"/>
    <w:rsid w:val="004C3B2B"/>
    <w:rsid w:val="004D0C52"/>
    <w:rsid w:val="004D75B9"/>
    <w:rsid w:val="004E44D9"/>
    <w:rsid w:val="004E7F5A"/>
    <w:rsid w:val="004F2D4E"/>
    <w:rsid w:val="00511452"/>
    <w:rsid w:val="0051492B"/>
    <w:rsid w:val="0053076D"/>
    <w:rsid w:val="00533211"/>
    <w:rsid w:val="005363A9"/>
    <w:rsid w:val="0054330A"/>
    <w:rsid w:val="005505B2"/>
    <w:rsid w:val="00571C0F"/>
    <w:rsid w:val="00575AC6"/>
    <w:rsid w:val="00594B5D"/>
    <w:rsid w:val="005A4838"/>
    <w:rsid w:val="005B32D1"/>
    <w:rsid w:val="005D519D"/>
    <w:rsid w:val="005E034D"/>
    <w:rsid w:val="005E7929"/>
    <w:rsid w:val="006009E8"/>
    <w:rsid w:val="00603EF1"/>
    <w:rsid w:val="0061021F"/>
    <w:rsid w:val="006123BD"/>
    <w:rsid w:val="00613A0F"/>
    <w:rsid w:val="006263F6"/>
    <w:rsid w:val="006344C5"/>
    <w:rsid w:val="00640F25"/>
    <w:rsid w:val="00643575"/>
    <w:rsid w:val="0064474E"/>
    <w:rsid w:val="00650ED0"/>
    <w:rsid w:val="00661315"/>
    <w:rsid w:val="00694428"/>
    <w:rsid w:val="006A001D"/>
    <w:rsid w:val="006A3529"/>
    <w:rsid w:val="006A4102"/>
    <w:rsid w:val="006D10A1"/>
    <w:rsid w:val="006E30D7"/>
    <w:rsid w:val="006E595C"/>
    <w:rsid w:val="00706CF8"/>
    <w:rsid w:val="007115AE"/>
    <w:rsid w:val="00723AA2"/>
    <w:rsid w:val="00725243"/>
    <w:rsid w:val="007430F8"/>
    <w:rsid w:val="00754810"/>
    <w:rsid w:val="00762F04"/>
    <w:rsid w:val="00771E47"/>
    <w:rsid w:val="00775D4F"/>
    <w:rsid w:val="0079168D"/>
    <w:rsid w:val="00791A01"/>
    <w:rsid w:val="0079413A"/>
    <w:rsid w:val="00797E67"/>
    <w:rsid w:val="007A3A47"/>
    <w:rsid w:val="007A53DB"/>
    <w:rsid w:val="007B223D"/>
    <w:rsid w:val="007B461B"/>
    <w:rsid w:val="007B5F83"/>
    <w:rsid w:val="007B6476"/>
    <w:rsid w:val="007C0858"/>
    <w:rsid w:val="007C4426"/>
    <w:rsid w:val="007D6A30"/>
    <w:rsid w:val="007E5D02"/>
    <w:rsid w:val="007F2119"/>
    <w:rsid w:val="007F259E"/>
    <w:rsid w:val="00804452"/>
    <w:rsid w:val="00811879"/>
    <w:rsid w:val="00812357"/>
    <w:rsid w:val="008140DD"/>
    <w:rsid w:val="00822420"/>
    <w:rsid w:val="008239F8"/>
    <w:rsid w:val="00832613"/>
    <w:rsid w:val="00846320"/>
    <w:rsid w:val="008623F0"/>
    <w:rsid w:val="00870E55"/>
    <w:rsid w:val="0089112A"/>
    <w:rsid w:val="008A3D27"/>
    <w:rsid w:val="008A72BE"/>
    <w:rsid w:val="008C1FEF"/>
    <w:rsid w:val="008D3508"/>
    <w:rsid w:val="008D5D7F"/>
    <w:rsid w:val="008E23E1"/>
    <w:rsid w:val="00926C40"/>
    <w:rsid w:val="00932A61"/>
    <w:rsid w:val="00945571"/>
    <w:rsid w:val="0096015B"/>
    <w:rsid w:val="00961ED7"/>
    <w:rsid w:val="00962C8B"/>
    <w:rsid w:val="0097542A"/>
    <w:rsid w:val="009754A0"/>
    <w:rsid w:val="00980704"/>
    <w:rsid w:val="00997F64"/>
    <w:rsid w:val="009A1D8A"/>
    <w:rsid w:val="009A37A1"/>
    <w:rsid w:val="009B3529"/>
    <w:rsid w:val="009D5326"/>
    <w:rsid w:val="009E0F3B"/>
    <w:rsid w:val="009F0706"/>
    <w:rsid w:val="00A146DB"/>
    <w:rsid w:val="00A51D52"/>
    <w:rsid w:val="00A52864"/>
    <w:rsid w:val="00A574FD"/>
    <w:rsid w:val="00A6390C"/>
    <w:rsid w:val="00A74CCD"/>
    <w:rsid w:val="00A75429"/>
    <w:rsid w:val="00A968EC"/>
    <w:rsid w:val="00AB3B46"/>
    <w:rsid w:val="00AB6466"/>
    <w:rsid w:val="00AC1723"/>
    <w:rsid w:val="00AC2856"/>
    <w:rsid w:val="00AC2946"/>
    <w:rsid w:val="00AF0FE8"/>
    <w:rsid w:val="00AF2B0B"/>
    <w:rsid w:val="00AF6692"/>
    <w:rsid w:val="00B00FFC"/>
    <w:rsid w:val="00B05E12"/>
    <w:rsid w:val="00B219AD"/>
    <w:rsid w:val="00B233AB"/>
    <w:rsid w:val="00B240D1"/>
    <w:rsid w:val="00B301F0"/>
    <w:rsid w:val="00B4113C"/>
    <w:rsid w:val="00B411BD"/>
    <w:rsid w:val="00B42ECC"/>
    <w:rsid w:val="00B442AA"/>
    <w:rsid w:val="00B517AB"/>
    <w:rsid w:val="00B54AF4"/>
    <w:rsid w:val="00B57AB1"/>
    <w:rsid w:val="00B72D76"/>
    <w:rsid w:val="00B77B75"/>
    <w:rsid w:val="00B8154F"/>
    <w:rsid w:val="00B8212D"/>
    <w:rsid w:val="00B86A79"/>
    <w:rsid w:val="00B93791"/>
    <w:rsid w:val="00BB12AA"/>
    <w:rsid w:val="00BB2292"/>
    <w:rsid w:val="00BB2D66"/>
    <w:rsid w:val="00BB6EA6"/>
    <w:rsid w:val="00BF10C2"/>
    <w:rsid w:val="00BF7826"/>
    <w:rsid w:val="00C010E1"/>
    <w:rsid w:val="00C11508"/>
    <w:rsid w:val="00C14934"/>
    <w:rsid w:val="00C26356"/>
    <w:rsid w:val="00C32876"/>
    <w:rsid w:val="00C43597"/>
    <w:rsid w:val="00C61337"/>
    <w:rsid w:val="00C80435"/>
    <w:rsid w:val="00C91223"/>
    <w:rsid w:val="00CA60BB"/>
    <w:rsid w:val="00CA7D13"/>
    <w:rsid w:val="00CB178A"/>
    <w:rsid w:val="00CD3C75"/>
    <w:rsid w:val="00CF3440"/>
    <w:rsid w:val="00CF5DA5"/>
    <w:rsid w:val="00D075A0"/>
    <w:rsid w:val="00D259F8"/>
    <w:rsid w:val="00D35465"/>
    <w:rsid w:val="00D4737A"/>
    <w:rsid w:val="00D5664D"/>
    <w:rsid w:val="00D61AE9"/>
    <w:rsid w:val="00D628C6"/>
    <w:rsid w:val="00D7134E"/>
    <w:rsid w:val="00D71573"/>
    <w:rsid w:val="00D77AE7"/>
    <w:rsid w:val="00D8009F"/>
    <w:rsid w:val="00D80F04"/>
    <w:rsid w:val="00D8445A"/>
    <w:rsid w:val="00D92F30"/>
    <w:rsid w:val="00D934D3"/>
    <w:rsid w:val="00DA69CA"/>
    <w:rsid w:val="00DB240E"/>
    <w:rsid w:val="00DB41A3"/>
    <w:rsid w:val="00DB4252"/>
    <w:rsid w:val="00DB447C"/>
    <w:rsid w:val="00DB7012"/>
    <w:rsid w:val="00DC7303"/>
    <w:rsid w:val="00DD2E0F"/>
    <w:rsid w:val="00DD5ABA"/>
    <w:rsid w:val="00DE38E5"/>
    <w:rsid w:val="00DE4567"/>
    <w:rsid w:val="00DE6E93"/>
    <w:rsid w:val="00E015DB"/>
    <w:rsid w:val="00E11219"/>
    <w:rsid w:val="00E231E4"/>
    <w:rsid w:val="00E25550"/>
    <w:rsid w:val="00E3209A"/>
    <w:rsid w:val="00E33868"/>
    <w:rsid w:val="00E34D0B"/>
    <w:rsid w:val="00E40BAC"/>
    <w:rsid w:val="00E41CBC"/>
    <w:rsid w:val="00E46430"/>
    <w:rsid w:val="00E472DB"/>
    <w:rsid w:val="00E51034"/>
    <w:rsid w:val="00E61A9D"/>
    <w:rsid w:val="00E62B59"/>
    <w:rsid w:val="00E66D3B"/>
    <w:rsid w:val="00E83C7F"/>
    <w:rsid w:val="00E95928"/>
    <w:rsid w:val="00EA0B29"/>
    <w:rsid w:val="00EB429B"/>
    <w:rsid w:val="00EB7AEA"/>
    <w:rsid w:val="00EC6EDE"/>
    <w:rsid w:val="00ED3187"/>
    <w:rsid w:val="00EE204E"/>
    <w:rsid w:val="00F00479"/>
    <w:rsid w:val="00F07990"/>
    <w:rsid w:val="00F11F3D"/>
    <w:rsid w:val="00F25DC3"/>
    <w:rsid w:val="00F25F68"/>
    <w:rsid w:val="00F26718"/>
    <w:rsid w:val="00F27323"/>
    <w:rsid w:val="00F33947"/>
    <w:rsid w:val="00F375CC"/>
    <w:rsid w:val="00F54226"/>
    <w:rsid w:val="00F678B7"/>
    <w:rsid w:val="00F76810"/>
    <w:rsid w:val="00F84F85"/>
    <w:rsid w:val="00F96B07"/>
    <w:rsid w:val="00FA07D5"/>
    <w:rsid w:val="00FA267E"/>
    <w:rsid w:val="00FA273D"/>
    <w:rsid w:val="00FA4DCA"/>
    <w:rsid w:val="00FA7F30"/>
    <w:rsid w:val="00FC3F19"/>
    <w:rsid w:val="00FC5280"/>
    <w:rsid w:val="00FF1BEE"/>
    <w:rsid w:val="00FF42B6"/>
    <w:rsid w:val="00FF4FF3"/>
    <w:rsid w:val="15979FAC"/>
    <w:rsid w:val="1C02A251"/>
    <w:rsid w:val="7673ED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9"/>
    <o:shapelayout v:ext="edit">
      <o:idmap v:ext="edit" data="1"/>
    </o:shapelayout>
  </w:shapeDefaults>
  <w:decimalSymbol w:val="."/>
  <w:listSeparator w:val=","/>
  <w14:docId w14:val="6A42AD83"/>
  <w15:chartTrackingRefBased/>
  <w15:docId w15:val="{311D27CD-0CEA-4C85-A378-159209DFB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0F25"/>
    <w:pPr>
      <w:suppressAutoHyphens/>
      <w:spacing w:after="0" w:line="240" w:lineRule="auto"/>
    </w:pPr>
    <w:rPr>
      <w:rFonts w:ascii="Liberation Serif" w:eastAsia="Droid Sans Fallback" w:hAnsi="Liberation Serif" w:cs="FreeSans"/>
      <w:kern w:val="1"/>
      <w:lang w:eastAsia="zh-CN" w:bidi="hi-IN"/>
      <w14:ligatures w14:val="none"/>
    </w:rPr>
  </w:style>
  <w:style w:type="paragraph" w:styleId="Heading1">
    <w:name w:val="heading 1"/>
    <w:basedOn w:val="Normal"/>
    <w:next w:val="Normal"/>
    <w:link w:val="Heading1Char"/>
    <w:qFormat/>
    <w:rsid w:val="00B233AB"/>
    <w:pPr>
      <w:keepNext/>
      <w:keepLines/>
      <w:numPr>
        <w:numId w:val="38"/>
      </w:numPr>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nhideWhenUsed/>
    <w:qFormat/>
    <w:rsid w:val="00B233AB"/>
    <w:pPr>
      <w:keepNext/>
      <w:keepLines/>
      <w:numPr>
        <w:ilvl w:val="1"/>
        <w:numId w:val="38"/>
      </w:numPr>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233AB"/>
    <w:pPr>
      <w:keepNext/>
      <w:keepLines/>
      <w:numPr>
        <w:ilvl w:val="2"/>
        <w:numId w:val="38"/>
      </w:numPr>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233AB"/>
    <w:pPr>
      <w:keepNext/>
      <w:keepLines/>
      <w:numPr>
        <w:ilvl w:val="3"/>
        <w:numId w:val="38"/>
      </w:numPr>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233AB"/>
    <w:pPr>
      <w:keepNext/>
      <w:keepLines/>
      <w:numPr>
        <w:ilvl w:val="4"/>
        <w:numId w:val="38"/>
      </w:numPr>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233AB"/>
    <w:pPr>
      <w:keepNext/>
      <w:keepLines/>
      <w:numPr>
        <w:ilvl w:val="5"/>
        <w:numId w:val="38"/>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33AB"/>
    <w:pPr>
      <w:keepNext/>
      <w:keepLines/>
      <w:numPr>
        <w:ilvl w:val="6"/>
        <w:numId w:val="38"/>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33AB"/>
    <w:pPr>
      <w:keepNext/>
      <w:keepLines/>
      <w:numPr>
        <w:ilvl w:val="7"/>
        <w:numId w:val="38"/>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33AB"/>
    <w:pPr>
      <w:keepNext/>
      <w:keepLines/>
      <w:numPr>
        <w:ilvl w:val="8"/>
        <w:numId w:val="38"/>
      </w:numPr>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233AB"/>
    <w:rPr>
      <w:rFonts w:asciiTheme="majorHAnsi" w:eastAsiaTheme="majorEastAsia" w:hAnsiTheme="majorHAnsi" w:cstheme="majorBidi"/>
      <w:color w:val="2F5496" w:themeColor="accent1" w:themeShade="BF"/>
      <w:kern w:val="1"/>
      <w:sz w:val="40"/>
      <w:szCs w:val="40"/>
      <w:lang w:eastAsia="zh-CN" w:bidi="hi-IN"/>
      <w14:ligatures w14:val="none"/>
    </w:rPr>
  </w:style>
  <w:style w:type="character" w:customStyle="1" w:styleId="Heading2Char">
    <w:name w:val="Heading 2 Char"/>
    <w:basedOn w:val="DefaultParagraphFont"/>
    <w:link w:val="Heading2"/>
    <w:rsid w:val="00B233AB"/>
    <w:rPr>
      <w:rFonts w:asciiTheme="majorHAnsi" w:eastAsiaTheme="majorEastAsia" w:hAnsiTheme="majorHAnsi" w:cstheme="majorBidi"/>
      <w:color w:val="2F5496" w:themeColor="accent1" w:themeShade="BF"/>
      <w:kern w:val="1"/>
      <w:sz w:val="32"/>
      <w:szCs w:val="32"/>
      <w:lang w:eastAsia="zh-CN" w:bidi="hi-IN"/>
      <w14:ligatures w14:val="none"/>
    </w:rPr>
  </w:style>
  <w:style w:type="character" w:customStyle="1" w:styleId="Heading3Char">
    <w:name w:val="Heading 3 Char"/>
    <w:basedOn w:val="DefaultParagraphFont"/>
    <w:link w:val="Heading3"/>
    <w:uiPriority w:val="9"/>
    <w:rsid w:val="00B233AB"/>
    <w:rPr>
      <w:rFonts w:ascii="Liberation Serif" w:eastAsiaTheme="majorEastAsia" w:hAnsi="Liberation Serif" w:cstheme="majorBidi"/>
      <w:color w:val="2F5496" w:themeColor="accent1" w:themeShade="BF"/>
      <w:kern w:val="1"/>
      <w:sz w:val="28"/>
      <w:szCs w:val="28"/>
      <w:lang w:eastAsia="zh-CN" w:bidi="hi-IN"/>
      <w14:ligatures w14:val="none"/>
    </w:rPr>
  </w:style>
  <w:style w:type="character" w:customStyle="1" w:styleId="Heading4Char">
    <w:name w:val="Heading 4 Char"/>
    <w:basedOn w:val="DefaultParagraphFont"/>
    <w:link w:val="Heading4"/>
    <w:uiPriority w:val="9"/>
    <w:semiHidden/>
    <w:rsid w:val="00B233AB"/>
    <w:rPr>
      <w:rFonts w:ascii="Liberation Serif" w:eastAsiaTheme="majorEastAsia" w:hAnsi="Liberation Serif" w:cstheme="majorBidi"/>
      <w:i/>
      <w:iCs/>
      <w:color w:val="2F5496" w:themeColor="accent1" w:themeShade="BF"/>
      <w:kern w:val="1"/>
      <w:lang w:eastAsia="zh-CN" w:bidi="hi-IN"/>
      <w14:ligatures w14:val="none"/>
    </w:rPr>
  </w:style>
  <w:style w:type="character" w:customStyle="1" w:styleId="Heading5Char">
    <w:name w:val="Heading 5 Char"/>
    <w:basedOn w:val="DefaultParagraphFont"/>
    <w:link w:val="Heading5"/>
    <w:uiPriority w:val="9"/>
    <w:semiHidden/>
    <w:rsid w:val="00B233AB"/>
    <w:rPr>
      <w:rFonts w:ascii="Liberation Serif" w:eastAsiaTheme="majorEastAsia" w:hAnsi="Liberation Serif" w:cstheme="majorBidi"/>
      <w:color w:val="2F5496" w:themeColor="accent1" w:themeShade="BF"/>
      <w:kern w:val="1"/>
      <w:lang w:eastAsia="zh-CN" w:bidi="hi-IN"/>
      <w14:ligatures w14:val="none"/>
    </w:rPr>
  </w:style>
  <w:style w:type="character" w:customStyle="1" w:styleId="Heading6Char">
    <w:name w:val="Heading 6 Char"/>
    <w:basedOn w:val="DefaultParagraphFont"/>
    <w:link w:val="Heading6"/>
    <w:uiPriority w:val="9"/>
    <w:semiHidden/>
    <w:rsid w:val="00B233AB"/>
    <w:rPr>
      <w:rFonts w:ascii="Liberation Serif" w:eastAsiaTheme="majorEastAsia" w:hAnsi="Liberation Serif" w:cstheme="majorBidi"/>
      <w:i/>
      <w:iCs/>
      <w:color w:val="595959" w:themeColor="text1" w:themeTint="A6"/>
      <w:kern w:val="1"/>
      <w:lang w:eastAsia="zh-CN" w:bidi="hi-IN"/>
      <w14:ligatures w14:val="none"/>
    </w:rPr>
  </w:style>
  <w:style w:type="character" w:customStyle="1" w:styleId="Heading7Char">
    <w:name w:val="Heading 7 Char"/>
    <w:basedOn w:val="DefaultParagraphFont"/>
    <w:link w:val="Heading7"/>
    <w:uiPriority w:val="9"/>
    <w:semiHidden/>
    <w:rsid w:val="00B233AB"/>
    <w:rPr>
      <w:rFonts w:ascii="Liberation Serif" w:eastAsiaTheme="majorEastAsia" w:hAnsi="Liberation Serif" w:cstheme="majorBidi"/>
      <w:color w:val="595959" w:themeColor="text1" w:themeTint="A6"/>
      <w:kern w:val="1"/>
      <w:lang w:eastAsia="zh-CN" w:bidi="hi-IN"/>
      <w14:ligatures w14:val="none"/>
    </w:rPr>
  </w:style>
  <w:style w:type="character" w:customStyle="1" w:styleId="Heading8Char">
    <w:name w:val="Heading 8 Char"/>
    <w:basedOn w:val="DefaultParagraphFont"/>
    <w:link w:val="Heading8"/>
    <w:uiPriority w:val="9"/>
    <w:semiHidden/>
    <w:rsid w:val="00B233AB"/>
    <w:rPr>
      <w:rFonts w:ascii="Liberation Serif" w:eastAsiaTheme="majorEastAsia" w:hAnsi="Liberation Serif" w:cstheme="majorBidi"/>
      <w:i/>
      <w:iCs/>
      <w:color w:val="272727" w:themeColor="text1" w:themeTint="D8"/>
      <w:kern w:val="1"/>
      <w:lang w:eastAsia="zh-CN" w:bidi="hi-IN"/>
      <w14:ligatures w14:val="none"/>
    </w:rPr>
  </w:style>
  <w:style w:type="character" w:customStyle="1" w:styleId="Heading9Char">
    <w:name w:val="Heading 9 Char"/>
    <w:basedOn w:val="DefaultParagraphFont"/>
    <w:link w:val="Heading9"/>
    <w:uiPriority w:val="9"/>
    <w:semiHidden/>
    <w:rsid w:val="00B233AB"/>
    <w:rPr>
      <w:rFonts w:ascii="Liberation Serif" w:eastAsiaTheme="majorEastAsia" w:hAnsi="Liberation Serif" w:cstheme="majorBidi"/>
      <w:color w:val="272727" w:themeColor="text1" w:themeTint="D8"/>
      <w:kern w:val="1"/>
      <w:lang w:eastAsia="zh-CN" w:bidi="hi-IN"/>
      <w14:ligatures w14:val="none"/>
    </w:rPr>
  </w:style>
  <w:style w:type="paragraph" w:styleId="Title">
    <w:name w:val="Title"/>
    <w:basedOn w:val="Normal"/>
    <w:next w:val="Normal"/>
    <w:link w:val="TitleChar"/>
    <w:uiPriority w:val="10"/>
    <w:qFormat/>
    <w:rsid w:val="00B233A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33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33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33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33AB"/>
    <w:pPr>
      <w:spacing w:before="160"/>
      <w:jc w:val="center"/>
    </w:pPr>
    <w:rPr>
      <w:i/>
      <w:iCs/>
      <w:color w:val="404040" w:themeColor="text1" w:themeTint="BF"/>
    </w:rPr>
  </w:style>
  <w:style w:type="character" w:customStyle="1" w:styleId="QuoteChar">
    <w:name w:val="Quote Char"/>
    <w:basedOn w:val="DefaultParagraphFont"/>
    <w:link w:val="Quote"/>
    <w:uiPriority w:val="29"/>
    <w:rsid w:val="00B233AB"/>
    <w:rPr>
      <w:i/>
      <w:iCs/>
      <w:color w:val="404040" w:themeColor="text1" w:themeTint="BF"/>
    </w:rPr>
  </w:style>
  <w:style w:type="paragraph" w:styleId="ListParagraph">
    <w:name w:val="List Paragraph"/>
    <w:basedOn w:val="Normal"/>
    <w:uiPriority w:val="34"/>
    <w:qFormat/>
    <w:rsid w:val="00B233AB"/>
    <w:pPr>
      <w:ind w:left="720"/>
      <w:contextualSpacing/>
    </w:pPr>
  </w:style>
  <w:style w:type="character" w:styleId="IntenseEmphasis">
    <w:name w:val="Intense Emphasis"/>
    <w:basedOn w:val="DefaultParagraphFont"/>
    <w:uiPriority w:val="21"/>
    <w:qFormat/>
    <w:rsid w:val="00B233AB"/>
    <w:rPr>
      <w:i/>
      <w:iCs/>
      <w:color w:val="2F5496" w:themeColor="accent1" w:themeShade="BF"/>
    </w:rPr>
  </w:style>
  <w:style w:type="paragraph" w:styleId="IntenseQuote">
    <w:name w:val="Intense Quote"/>
    <w:basedOn w:val="Normal"/>
    <w:next w:val="Normal"/>
    <w:link w:val="IntenseQuoteChar"/>
    <w:uiPriority w:val="30"/>
    <w:qFormat/>
    <w:rsid w:val="00B233A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233AB"/>
    <w:rPr>
      <w:i/>
      <w:iCs/>
      <w:color w:val="2F5496" w:themeColor="accent1" w:themeShade="BF"/>
    </w:rPr>
  </w:style>
  <w:style w:type="character" w:styleId="IntenseReference">
    <w:name w:val="Intense Reference"/>
    <w:basedOn w:val="DefaultParagraphFont"/>
    <w:uiPriority w:val="32"/>
    <w:qFormat/>
    <w:rsid w:val="00B233AB"/>
    <w:rPr>
      <w:b/>
      <w:bCs/>
      <w:smallCaps/>
      <w:color w:val="2F5496" w:themeColor="accent1" w:themeShade="BF"/>
      <w:spacing w:val="5"/>
    </w:rPr>
  </w:style>
  <w:style w:type="paragraph" w:styleId="BodyText">
    <w:name w:val="Body Text"/>
    <w:basedOn w:val="Normal"/>
    <w:link w:val="BodyTextChar"/>
    <w:rsid w:val="00640F25"/>
    <w:pPr>
      <w:spacing w:after="140" w:line="288" w:lineRule="auto"/>
    </w:pPr>
  </w:style>
  <w:style w:type="character" w:customStyle="1" w:styleId="BodyTextChar">
    <w:name w:val="Body Text Char"/>
    <w:basedOn w:val="DefaultParagraphFont"/>
    <w:link w:val="BodyText"/>
    <w:rsid w:val="00640F25"/>
    <w:rPr>
      <w:rFonts w:ascii="Liberation Serif" w:eastAsia="Droid Sans Fallback" w:hAnsi="Liberation Serif" w:cs="FreeSans"/>
      <w:kern w:val="1"/>
      <w:lang w:eastAsia="zh-CN" w:bidi="hi-IN"/>
      <w14:ligatures w14:val="none"/>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rsid w:val="00D61AE9"/>
    <w:pPr>
      <w:tabs>
        <w:tab w:val="left" w:pos="480"/>
        <w:tab w:val="right" w:leader="dot" w:pos="9628"/>
      </w:tabs>
      <w:spacing w:after="100"/>
    </w:pPr>
  </w:style>
  <w:style w:type="paragraph" w:styleId="TOC2">
    <w:name w:val="toc 2"/>
    <w:basedOn w:val="Normal"/>
    <w:next w:val="Normal"/>
    <w:autoRedefine/>
    <w:uiPriority w:val="39"/>
    <w:unhideWhenUsed/>
    <w:pPr>
      <w:spacing w:after="100"/>
      <w:ind w:left="220"/>
    </w:pPr>
  </w:style>
  <w:style w:type="paragraph" w:styleId="TOC4">
    <w:name w:val="toc 4"/>
    <w:basedOn w:val="Normal"/>
    <w:next w:val="Normal"/>
    <w:uiPriority w:val="39"/>
    <w:unhideWhenUsed/>
    <w:rsid w:val="7673EDC0"/>
    <w:pPr>
      <w:spacing w:after="100"/>
      <w:ind w:left="660"/>
    </w:pPr>
  </w:style>
  <w:style w:type="paragraph" w:styleId="Header">
    <w:name w:val="header"/>
    <w:basedOn w:val="Normal"/>
    <w:link w:val="HeaderChar"/>
    <w:uiPriority w:val="99"/>
    <w:unhideWhenUsed/>
    <w:rsid w:val="00AC2946"/>
    <w:pPr>
      <w:tabs>
        <w:tab w:val="center" w:pos="4680"/>
        <w:tab w:val="right" w:pos="9360"/>
      </w:tabs>
    </w:pPr>
    <w:rPr>
      <w:rFonts w:cs="Mangal"/>
      <w:szCs w:val="21"/>
    </w:rPr>
  </w:style>
  <w:style w:type="character" w:customStyle="1" w:styleId="HeaderChar">
    <w:name w:val="Header Char"/>
    <w:basedOn w:val="DefaultParagraphFont"/>
    <w:link w:val="Header"/>
    <w:uiPriority w:val="99"/>
    <w:rsid w:val="00AC2946"/>
    <w:rPr>
      <w:rFonts w:ascii="Liberation Serif" w:eastAsia="Droid Sans Fallback" w:hAnsi="Liberation Serif" w:cs="Mangal"/>
      <w:kern w:val="1"/>
      <w:szCs w:val="21"/>
      <w:lang w:eastAsia="zh-CN" w:bidi="hi-IN"/>
      <w14:ligatures w14:val="none"/>
    </w:rPr>
  </w:style>
  <w:style w:type="paragraph" w:styleId="Footer">
    <w:name w:val="footer"/>
    <w:basedOn w:val="Normal"/>
    <w:link w:val="FooterChar"/>
    <w:uiPriority w:val="99"/>
    <w:unhideWhenUsed/>
    <w:rsid w:val="00AC2946"/>
    <w:pPr>
      <w:tabs>
        <w:tab w:val="center" w:pos="4680"/>
        <w:tab w:val="right" w:pos="9360"/>
      </w:tabs>
    </w:pPr>
    <w:rPr>
      <w:rFonts w:cs="Mangal"/>
      <w:szCs w:val="21"/>
    </w:rPr>
  </w:style>
  <w:style w:type="character" w:customStyle="1" w:styleId="FooterChar">
    <w:name w:val="Footer Char"/>
    <w:basedOn w:val="DefaultParagraphFont"/>
    <w:link w:val="Footer"/>
    <w:uiPriority w:val="99"/>
    <w:rsid w:val="00AC2946"/>
    <w:rPr>
      <w:rFonts w:ascii="Liberation Serif" w:eastAsia="Droid Sans Fallback" w:hAnsi="Liberation Serif" w:cs="Mangal"/>
      <w:kern w:val="1"/>
      <w:szCs w:val="21"/>
      <w:lang w:eastAsia="zh-CN" w:bidi="hi-IN"/>
      <w14:ligatures w14:val="none"/>
    </w:rPr>
  </w:style>
  <w:style w:type="table" w:styleId="TableGrid">
    <w:name w:val="Table Grid"/>
    <w:basedOn w:val="TableNormal"/>
    <w:uiPriority w:val="39"/>
    <w:rsid w:val="004825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825A6"/>
    <w:pPr>
      <w:suppressAutoHyphens w:val="0"/>
      <w:spacing w:before="100" w:beforeAutospacing="1" w:after="100" w:afterAutospacing="1"/>
    </w:pPr>
    <w:rPr>
      <w:rFonts w:ascii="Times New Roman" w:eastAsiaTheme="minorEastAsia" w:hAnsi="Times New Roman" w:cs="Times New Roman"/>
      <w:kern w:val="0"/>
      <w:lang w:eastAsia="en-US" w:bidi="ar-SA"/>
    </w:rPr>
  </w:style>
  <w:style w:type="table" w:styleId="TableGridLight">
    <w:name w:val="Grid Table Light"/>
    <w:basedOn w:val="TableNormal"/>
    <w:uiPriority w:val="40"/>
    <w:rsid w:val="0054330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autoRedefine/>
    <w:uiPriority w:val="39"/>
    <w:unhideWhenUsed/>
    <w:rsid w:val="00822420"/>
    <w:pPr>
      <w:spacing w:after="100"/>
      <w:ind w:left="480"/>
    </w:pPr>
    <w:rPr>
      <w:rFonts w:cs="Mangal"/>
      <w:szCs w:val="21"/>
    </w:rPr>
  </w:style>
  <w:style w:type="paragraph" w:styleId="Caption">
    <w:name w:val="caption"/>
    <w:basedOn w:val="Normal"/>
    <w:next w:val="Normal"/>
    <w:uiPriority w:val="35"/>
    <w:unhideWhenUsed/>
    <w:qFormat/>
    <w:rsid w:val="009D5326"/>
    <w:pPr>
      <w:spacing w:after="200"/>
    </w:pPr>
    <w:rPr>
      <w:rFonts w:cs="Mangal"/>
      <w:i/>
      <w:iCs/>
      <w:color w:val="44546A" w:themeColor="text2"/>
      <w:sz w:val="18"/>
      <w:szCs w:val="16"/>
    </w:rPr>
  </w:style>
  <w:style w:type="character" w:customStyle="1" w:styleId="UnresolvedMention1">
    <w:name w:val="Unresolved Mention1"/>
    <w:basedOn w:val="DefaultParagraphFont"/>
    <w:uiPriority w:val="99"/>
    <w:semiHidden/>
    <w:unhideWhenUsed/>
    <w:rsid w:val="006A001D"/>
    <w:rPr>
      <w:color w:val="605E5C"/>
      <w:shd w:val="clear" w:color="auto" w:fill="E1DFDD"/>
    </w:rPr>
  </w:style>
  <w:style w:type="paragraph" w:styleId="TableofFigures">
    <w:name w:val="table of figures"/>
    <w:basedOn w:val="Normal"/>
    <w:next w:val="Normal"/>
    <w:uiPriority w:val="99"/>
    <w:unhideWhenUsed/>
    <w:rsid w:val="00961ED7"/>
    <w:rPr>
      <w:rFonts w:cs="Mangal"/>
      <w:szCs w:val="21"/>
    </w:rPr>
  </w:style>
  <w:style w:type="paragraph" w:styleId="BalloonText">
    <w:name w:val="Balloon Text"/>
    <w:basedOn w:val="Normal"/>
    <w:link w:val="BalloonTextChar"/>
    <w:uiPriority w:val="99"/>
    <w:semiHidden/>
    <w:unhideWhenUsed/>
    <w:rsid w:val="00125885"/>
    <w:rPr>
      <w:rFonts w:ascii="Segoe UI" w:hAnsi="Segoe UI" w:cs="Mangal"/>
      <w:sz w:val="18"/>
      <w:szCs w:val="16"/>
    </w:rPr>
  </w:style>
  <w:style w:type="character" w:customStyle="1" w:styleId="BalloonTextChar">
    <w:name w:val="Balloon Text Char"/>
    <w:basedOn w:val="DefaultParagraphFont"/>
    <w:link w:val="BalloonText"/>
    <w:uiPriority w:val="99"/>
    <w:semiHidden/>
    <w:rsid w:val="00125885"/>
    <w:rPr>
      <w:rFonts w:ascii="Segoe UI" w:eastAsia="Droid Sans Fallback" w:hAnsi="Segoe UI" w:cs="Mangal"/>
      <w:kern w:val="1"/>
      <w:sz w:val="18"/>
      <w:szCs w:val="16"/>
      <w:lang w:eastAsia="zh-CN" w:bidi="hi-IN"/>
      <w14:ligatures w14:val="none"/>
    </w:rPr>
  </w:style>
  <w:style w:type="character" w:styleId="Strong">
    <w:name w:val="Strong"/>
    <w:basedOn w:val="DefaultParagraphFont"/>
    <w:uiPriority w:val="22"/>
    <w:qFormat/>
    <w:rsid w:val="00E46430"/>
    <w:rPr>
      <w:b/>
      <w:bCs/>
    </w:rPr>
  </w:style>
  <w:style w:type="character" w:styleId="Emphasis">
    <w:name w:val="Emphasis"/>
    <w:basedOn w:val="DefaultParagraphFont"/>
    <w:uiPriority w:val="20"/>
    <w:qFormat/>
    <w:rsid w:val="00E46430"/>
    <w:rPr>
      <w:i/>
      <w:iCs/>
    </w:rPr>
  </w:style>
  <w:style w:type="character" w:styleId="PlaceholderText">
    <w:name w:val="Placeholder Text"/>
    <w:basedOn w:val="DefaultParagraphFont"/>
    <w:uiPriority w:val="99"/>
    <w:semiHidden/>
    <w:rsid w:val="00B72D7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2162">
      <w:bodyDiv w:val="1"/>
      <w:marLeft w:val="0"/>
      <w:marRight w:val="0"/>
      <w:marTop w:val="0"/>
      <w:marBottom w:val="0"/>
      <w:divBdr>
        <w:top w:val="none" w:sz="0" w:space="0" w:color="auto"/>
        <w:left w:val="none" w:sz="0" w:space="0" w:color="auto"/>
        <w:bottom w:val="none" w:sz="0" w:space="0" w:color="auto"/>
        <w:right w:val="none" w:sz="0" w:space="0" w:color="auto"/>
      </w:divBdr>
      <w:divsChild>
        <w:div w:id="1633828846">
          <w:marLeft w:val="640"/>
          <w:marRight w:val="0"/>
          <w:marTop w:val="0"/>
          <w:marBottom w:val="0"/>
          <w:divBdr>
            <w:top w:val="none" w:sz="0" w:space="0" w:color="auto"/>
            <w:left w:val="none" w:sz="0" w:space="0" w:color="auto"/>
            <w:bottom w:val="none" w:sz="0" w:space="0" w:color="auto"/>
            <w:right w:val="none" w:sz="0" w:space="0" w:color="auto"/>
          </w:divBdr>
        </w:div>
        <w:div w:id="1430128096">
          <w:marLeft w:val="640"/>
          <w:marRight w:val="0"/>
          <w:marTop w:val="0"/>
          <w:marBottom w:val="0"/>
          <w:divBdr>
            <w:top w:val="none" w:sz="0" w:space="0" w:color="auto"/>
            <w:left w:val="none" w:sz="0" w:space="0" w:color="auto"/>
            <w:bottom w:val="none" w:sz="0" w:space="0" w:color="auto"/>
            <w:right w:val="none" w:sz="0" w:space="0" w:color="auto"/>
          </w:divBdr>
        </w:div>
        <w:div w:id="45498349">
          <w:marLeft w:val="640"/>
          <w:marRight w:val="0"/>
          <w:marTop w:val="0"/>
          <w:marBottom w:val="0"/>
          <w:divBdr>
            <w:top w:val="none" w:sz="0" w:space="0" w:color="auto"/>
            <w:left w:val="none" w:sz="0" w:space="0" w:color="auto"/>
            <w:bottom w:val="none" w:sz="0" w:space="0" w:color="auto"/>
            <w:right w:val="none" w:sz="0" w:space="0" w:color="auto"/>
          </w:divBdr>
        </w:div>
      </w:divsChild>
    </w:div>
    <w:div w:id="30569435">
      <w:bodyDiv w:val="1"/>
      <w:marLeft w:val="0"/>
      <w:marRight w:val="0"/>
      <w:marTop w:val="0"/>
      <w:marBottom w:val="0"/>
      <w:divBdr>
        <w:top w:val="none" w:sz="0" w:space="0" w:color="auto"/>
        <w:left w:val="none" w:sz="0" w:space="0" w:color="auto"/>
        <w:bottom w:val="none" w:sz="0" w:space="0" w:color="auto"/>
        <w:right w:val="none" w:sz="0" w:space="0" w:color="auto"/>
      </w:divBdr>
    </w:div>
    <w:div w:id="91098966">
      <w:bodyDiv w:val="1"/>
      <w:marLeft w:val="0"/>
      <w:marRight w:val="0"/>
      <w:marTop w:val="0"/>
      <w:marBottom w:val="0"/>
      <w:divBdr>
        <w:top w:val="none" w:sz="0" w:space="0" w:color="auto"/>
        <w:left w:val="none" w:sz="0" w:space="0" w:color="auto"/>
        <w:bottom w:val="none" w:sz="0" w:space="0" w:color="auto"/>
        <w:right w:val="none" w:sz="0" w:space="0" w:color="auto"/>
      </w:divBdr>
    </w:div>
    <w:div w:id="111479059">
      <w:bodyDiv w:val="1"/>
      <w:marLeft w:val="0"/>
      <w:marRight w:val="0"/>
      <w:marTop w:val="0"/>
      <w:marBottom w:val="0"/>
      <w:divBdr>
        <w:top w:val="none" w:sz="0" w:space="0" w:color="auto"/>
        <w:left w:val="none" w:sz="0" w:space="0" w:color="auto"/>
        <w:bottom w:val="none" w:sz="0" w:space="0" w:color="auto"/>
        <w:right w:val="none" w:sz="0" w:space="0" w:color="auto"/>
      </w:divBdr>
    </w:div>
    <w:div w:id="156893717">
      <w:bodyDiv w:val="1"/>
      <w:marLeft w:val="0"/>
      <w:marRight w:val="0"/>
      <w:marTop w:val="0"/>
      <w:marBottom w:val="0"/>
      <w:divBdr>
        <w:top w:val="none" w:sz="0" w:space="0" w:color="auto"/>
        <w:left w:val="none" w:sz="0" w:space="0" w:color="auto"/>
        <w:bottom w:val="none" w:sz="0" w:space="0" w:color="auto"/>
        <w:right w:val="none" w:sz="0" w:space="0" w:color="auto"/>
      </w:divBdr>
    </w:div>
    <w:div w:id="180051433">
      <w:bodyDiv w:val="1"/>
      <w:marLeft w:val="0"/>
      <w:marRight w:val="0"/>
      <w:marTop w:val="0"/>
      <w:marBottom w:val="0"/>
      <w:divBdr>
        <w:top w:val="none" w:sz="0" w:space="0" w:color="auto"/>
        <w:left w:val="none" w:sz="0" w:space="0" w:color="auto"/>
        <w:bottom w:val="none" w:sz="0" w:space="0" w:color="auto"/>
        <w:right w:val="none" w:sz="0" w:space="0" w:color="auto"/>
      </w:divBdr>
      <w:divsChild>
        <w:div w:id="1398895904">
          <w:marLeft w:val="0"/>
          <w:marRight w:val="0"/>
          <w:marTop w:val="0"/>
          <w:marBottom w:val="0"/>
          <w:divBdr>
            <w:top w:val="none" w:sz="0" w:space="0" w:color="auto"/>
            <w:left w:val="none" w:sz="0" w:space="0" w:color="auto"/>
            <w:bottom w:val="none" w:sz="0" w:space="0" w:color="auto"/>
            <w:right w:val="none" w:sz="0" w:space="0" w:color="auto"/>
          </w:divBdr>
          <w:divsChild>
            <w:div w:id="101576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99856">
      <w:bodyDiv w:val="1"/>
      <w:marLeft w:val="0"/>
      <w:marRight w:val="0"/>
      <w:marTop w:val="0"/>
      <w:marBottom w:val="0"/>
      <w:divBdr>
        <w:top w:val="none" w:sz="0" w:space="0" w:color="auto"/>
        <w:left w:val="none" w:sz="0" w:space="0" w:color="auto"/>
        <w:bottom w:val="none" w:sz="0" w:space="0" w:color="auto"/>
        <w:right w:val="none" w:sz="0" w:space="0" w:color="auto"/>
      </w:divBdr>
    </w:div>
    <w:div w:id="267390363">
      <w:bodyDiv w:val="1"/>
      <w:marLeft w:val="0"/>
      <w:marRight w:val="0"/>
      <w:marTop w:val="0"/>
      <w:marBottom w:val="0"/>
      <w:divBdr>
        <w:top w:val="none" w:sz="0" w:space="0" w:color="auto"/>
        <w:left w:val="none" w:sz="0" w:space="0" w:color="auto"/>
        <w:bottom w:val="none" w:sz="0" w:space="0" w:color="auto"/>
        <w:right w:val="none" w:sz="0" w:space="0" w:color="auto"/>
      </w:divBdr>
    </w:div>
    <w:div w:id="309942042">
      <w:bodyDiv w:val="1"/>
      <w:marLeft w:val="0"/>
      <w:marRight w:val="0"/>
      <w:marTop w:val="0"/>
      <w:marBottom w:val="0"/>
      <w:divBdr>
        <w:top w:val="none" w:sz="0" w:space="0" w:color="auto"/>
        <w:left w:val="none" w:sz="0" w:space="0" w:color="auto"/>
        <w:bottom w:val="none" w:sz="0" w:space="0" w:color="auto"/>
        <w:right w:val="none" w:sz="0" w:space="0" w:color="auto"/>
      </w:divBdr>
    </w:div>
    <w:div w:id="323968802">
      <w:bodyDiv w:val="1"/>
      <w:marLeft w:val="0"/>
      <w:marRight w:val="0"/>
      <w:marTop w:val="0"/>
      <w:marBottom w:val="0"/>
      <w:divBdr>
        <w:top w:val="none" w:sz="0" w:space="0" w:color="auto"/>
        <w:left w:val="none" w:sz="0" w:space="0" w:color="auto"/>
        <w:bottom w:val="none" w:sz="0" w:space="0" w:color="auto"/>
        <w:right w:val="none" w:sz="0" w:space="0" w:color="auto"/>
      </w:divBdr>
      <w:divsChild>
        <w:div w:id="95711108">
          <w:marLeft w:val="0"/>
          <w:marRight w:val="0"/>
          <w:marTop w:val="0"/>
          <w:marBottom w:val="0"/>
          <w:divBdr>
            <w:top w:val="none" w:sz="0" w:space="0" w:color="auto"/>
            <w:left w:val="none" w:sz="0" w:space="0" w:color="auto"/>
            <w:bottom w:val="none" w:sz="0" w:space="0" w:color="auto"/>
            <w:right w:val="none" w:sz="0" w:space="0" w:color="auto"/>
          </w:divBdr>
          <w:divsChild>
            <w:div w:id="510413259">
              <w:marLeft w:val="0"/>
              <w:marRight w:val="0"/>
              <w:marTop w:val="0"/>
              <w:marBottom w:val="0"/>
              <w:divBdr>
                <w:top w:val="none" w:sz="0" w:space="0" w:color="auto"/>
                <w:left w:val="none" w:sz="0" w:space="0" w:color="auto"/>
                <w:bottom w:val="none" w:sz="0" w:space="0" w:color="auto"/>
                <w:right w:val="none" w:sz="0" w:space="0" w:color="auto"/>
              </w:divBdr>
            </w:div>
          </w:divsChild>
        </w:div>
        <w:div w:id="667834135">
          <w:marLeft w:val="0"/>
          <w:marRight w:val="0"/>
          <w:marTop w:val="0"/>
          <w:marBottom w:val="0"/>
          <w:divBdr>
            <w:top w:val="none" w:sz="0" w:space="0" w:color="auto"/>
            <w:left w:val="none" w:sz="0" w:space="0" w:color="auto"/>
            <w:bottom w:val="none" w:sz="0" w:space="0" w:color="auto"/>
            <w:right w:val="none" w:sz="0" w:space="0" w:color="auto"/>
          </w:divBdr>
          <w:divsChild>
            <w:div w:id="2067214857">
              <w:marLeft w:val="0"/>
              <w:marRight w:val="0"/>
              <w:marTop w:val="0"/>
              <w:marBottom w:val="0"/>
              <w:divBdr>
                <w:top w:val="none" w:sz="0" w:space="0" w:color="auto"/>
                <w:left w:val="none" w:sz="0" w:space="0" w:color="auto"/>
                <w:bottom w:val="none" w:sz="0" w:space="0" w:color="auto"/>
                <w:right w:val="none" w:sz="0" w:space="0" w:color="auto"/>
              </w:divBdr>
            </w:div>
          </w:divsChild>
        </w:div>
        <w:div w:id="1235241366">
          <w:marLeft w:val="0"/>
          <w:marRight w:val="0"/>
          <w:marTop w:val="0"/>
          <w:marBottom w:val="0"/>
          <w:divBdr>
            <w:top w:val="none" w:sz="0" w:space="0" w:color="auto"/>
            <w:left w:val="none" w:sz="0" w:space="0" w:color="auto"/>
            <w:bottom w:val="none" w:sz="0" w:space="0" w:color="auto"/>
            <w:right w:val="none" w:sz="0" w:space="0" w:color="auto"/>
          </w:divBdr>
          <w:divsChild>
            <w:div w:id="28496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69834">
      <w:bodyDiv w:val="1"/>
      <w:marLeft w:val="0"/>
      <w:marRight w:val="0"/>
      <w:marTop w:val="0"/>
      <w:marBottom w:val="0"/>
      <w:divBdr>
        <w:top w:val="none" w:sz="0" w:space="0" w:color="auto"/>
        <w:left w:val="none" w:sz="0" w:space="0" w:color="auto"/>
        <w:bottom w:val="none" w:sz="0" w:space="0" w:color="auto"/>
        <w:right w:val="none" w:sz="0" w:space="0" w:color="auto"/>
      </w:divBdr>
    </w:div>
    <w:div w:id="430787182">
      <w:bodyDiv w:val="1"/>
      <w:marLeft w:val="0"/>
      <w:marRight w:val="0"/>
      <w:marTop w:val="0"/>
      <w:marBottom w:val="0"/>
      <w:divBdr>
        <w:top w:val="none" w:sz="0" w:space="0" w:color="auto"/>
        <w:left w:val="none" w:sz="0" w:space="0" w:color="auto"/>
        <w:bottom w:val="none" w:sz="0" w:space="0" w:color="auto"/>
        <w:right w:val="none" w:sz="0" w:space="0" w:color="auto"/>
      </w:divBdr>
    </w:div>
    <w:div w:id="488836889">
      <w:bodyDiv w:val="1"/>
      <w:marLeft w:val="0"/>
      <w:marRight w:val="0"/>
      <w:marTop w:val="0"/>
      <w:marBottom w:val="0"/>
      <w:divBdr>
        <w:top w:val="none" w:sz="0" w:space="0" w:color="auto"/>
        <w:left w:val="none" w:sz="0" w:space="0" w:color="auto"/>
        <w:bottom w:val="none" w:sz="0" w:space="0" w:color="auto"/>
        <w:right w:val="none" w:sz="0" w:space="0" w:color="auto"/>
      </w:divBdr>
    </w:div>
    <w:div w:id="500858477">
      <w:bodyDiv w:val="1"/>
      <w:marLeft w:val="0"/>
      <w:marRight w:val="0"/>
      <w:marTop w:val="0"/>
      <w:marBottom w:val="0"/>
      <w:divBdr>
        <w:top w:val="none" w:sz="0" w:space="0" w:color="auto"/>
        <w:left w:val="none" w:sz="0" w:space="0" w:color="auto"/>
        <w:bottom w:val="none" w:sz="0" w:space="0" w:color="auto"/>
        <w:right w:val="none" w:sz="0" w:space="0" w:color="auto"/>
      </w:divBdr>
    </w:div>
    <w:div w:id="569117192">
      <w:bodyDiv w:val="1"/>
      <w:marLeft w:val="0"/>
      <w:marRight w:val="0"/>
      <w:marTop w:val="0"/>
      <w:marBottom w:val="0"/>
      <w:divBdr>
        <w:top w:val="none" w:sz="0" w:space="0" w:color="auto"/>
        <w:left w:val="none" w:sz="0" w:space="0" w:color="auto"/>
        <w:bottom w:val="none" w:sz="0" w:space="0" w:color="auto"/>
        <w:right w:val="none" w:sz="0" w:space="0" w:color="auto"/>
      </w:divBdr>
      <w:divsChild>
        <w:div w:id="803087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634739">
      <w:bodyDiv w:val="1"/>
      <w:marLeft w:val="0"/>
      <w:marRight w:val="0"/>
      <w:marTop w:val="0"/>
      <w:marBottom w:val="0"/>
      <w:divBdr>
        <w:top w:val="none" w:sz="0" w:space="0" w:color="auto"/>
        <w:left w:val="none" w:sz="0" w:space="0" w:color="auto"/>
        <w:bottom w:val="none" w:sz="0" w:space="0" w:color="auto"/>
        <w:right w:val="none" w:sz="0" w:space="0" w:color="auto"/>
      </w:divBdr>
    </w:div>
    <w:div w:id="702747119">
      <w:bodyDiv w:val="1"/>
      <w:marLeft w:val="0"/>
      <w:marRight w:val="0"/>
      <w:marTop w:val="0"/>
      <w:marBottom w:val="0"/>
      <w:divBdr>
        <w:top w:val="none" w:sz="0" w:space="0" w:color="auto"/>
        <w:left w:val="none" w:sz="0" w:space="0" w:color="auto"/>
        <w:bottom w:val="none" w:sz="0" w:space="0" w:color="auto"/>
        <w:right w:val="none" w:sz="0" w:space="0" w:color="auto"/>
      </w:divBdr>
      <w:divsChild>
        <w:div w:id="288436821">
          <w:marLeft w:val="0"/>
          <w:marRight w:val="0"/>
          <w:marTop w:val="0"/>
          <w:marBottom w:val="0"/>
          <w:divBdr>
            <w:top w:val="none" w:sz="0" w:space="0" w:color="auto"/>
            <w:left w:val="none" w:sz="0" w:space="0" w:color="auto"/>
            <w:bottom w:val="none" w:sz="0" w:space="0" w:color="auto"/>
            <w:right w:val="none" w:sz="0" w:space="0" w:color="auto"/>
          </w:divBdr>
          <w:divsChild>
            <w:div w:id="433983606">
              <w:marLeft w:val="0"/>
              <w:marRight w:val="0"/>
              <w:marTop w:val="0"/>
              <w:marBottom w:val="0"/>
              <w:divBdr>
                <w:top w:val="none" w:sz="0" w:space="0" w:color="auto"/>
                <w:left w:val="none" w:sz="0" w:space="0" w:color="auto"/>
                <w:bottom w:val="none" w:sz="0" w:space="0" w:color="auto"/>
                <w:right w:val="none" w:sz="0" w:space="0" w:color="auto"/>
              </w:divBdr>
            </w:div>
          </w:divsChild>
        </w:div>
        <w:div w:id="755058747">
          <w:marLeft w:val="0"/>
          <w:marRight w:val="0"/>
          <w:marTop w:val="0"/>
          <w:marBottom w:val="0"/>
          <w:divBdr>
            <w:top w:val="none" w:sz="0" w:space="0" w:color="auto"/>
            <w:left w:val="none" w:sz="0" w:space="0" w:color="auto"/>
            <w:bottom w:val="none" w:sz="0" w:space="0" w:color="auto"/>
            <w:right w:val="none" w:sz="0" w:space="0" w:color="auto"/>
          </w:divBdr>
          <w:divsChild>
            <w:div w:id="398216412">
              <w:marLeft w:val="0"/>
              <w:marRight w:val="0"/>
              <w:marTop w:val="0"/>
              <w:marBottom w:val="0"/>
              <w:divBdr>
                <w:top w:val="none" w:sz="0" w:space="0" w:color="auto"/>
                <w:left w:val="none" w:sz="0" w:space="0" w:color="auto"/>
                <w:bottom w:val="none" w:sz="0" w:space="0" w:color="auto"/>
                <w:right w:val="none" w:sz="0" w:space="0" w:color="auto"/>
              </w:divBdr>
            </w:div>
          </w:divsChild>
        </w:div>
        <w:div w:id="1574243684">
          <w:marLeft w:val="0"/>
          <w:marRight w:val="0"/>
          <w:marTop w:val="0"/>
          <w:marBottom w:val="0"/>
          <w:divBdr>
            <w:top w:val="none" w:sz="0" w:space="0" w:color="auto"/>
            <w:left w:val="none" w:sz="0" w:space="0" w:color="auto"/>
            <w:bottom w:val="none" w:sz="0" w:space="0" w:color="auto"/>
            <w:right w:val="none" w:sz="0" w:space="0" w:color="auto"/>
          </w:divBdr>
          <w:divsChild>
            <w:div w:id="52070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139184">
      <w:bodyDiv w:val="1"/>
      <w:marLeft w:val="0"/>
      <w:marRight w:val="0"/>
      <w:marTop w:val="0"/>
      <w:marBottom w:val="0"/>
      <w:divBdr>
        <w:top w:val="none" w:sz="0" w:space="0" w:color="auto"/>
        <w:left w:val="none" w:sz="0" w:space="0" w:color="auto"/>
        <w:bottom w:val="none" w:sz="0" w:space="0" w:color="auto"/>
        <w:right w:val="none" w:sz="0" w:space="0" w:color="auto"/>
      </w:divBdr>
    </w:div>
    <w:div w:id="768965065">
      <w:bodyDiv w:val="1"/>
      <w:marLeft w:val="0"/>
      <w:marRight w:val="0"/>
      <w:marTop w:val="0"/>
      <w:marBottom w:val="0"/>
      <w:divBdr>
        <w:top w:val="none" w:sz="0" w:space="0" w:color="auto"/>
        <w:left w:val="none" w:sz="0" w:space="0" w:color="auto"/>
        <w:bottom w:val="none" w:sz="0" w:space="0" w:color="auto"/>
        <w:right w:val="none" w:sz="0" w:space="0" w:color="auto"/>
      </w:divBdr>
    </w:div>
    <w:div w:id="812333223">
      <w:bodyDiv w:val="1"/>
      <w:marLeft w:val="0"/>
      <w:marRight w:val="0"/>
      <w:marTop w:val="0"/>
      <w:marBottom w:val="0"/>
      <w:divBdr>
        <w:top w:val="none" w:sz="0" w:space="0" w:color="auto"/>
        <w:left w:val="none" w:sz="0" w:space="0" w:color="auto"/>
        <w:bottom w:val="none" w:sz="0" w:space="0" w:color="auto"/>
        <w:right w:val="none" w:sz="0" w:space="0" w:color="auto"/>
      </w:divBdr>
    </w:div>
    <w:div w:id="818574911">
      <w:bodyDiv w:val="1"/>
      <w:marLeft w:val="0"/>
      <w:marRight w:val="0"/>
      <w:marTop w:val="0"/>
      <w:marBottom w:val="0"/>
      <w:divBdr>
        <w:top w:val="none" w:sz="0" w:space="0" w:color="auto"/>
        <w:left w:val="none" w:sz="0" w:space="0" w:color="auto"/>
        <w:bottom w:val="none" w:sz="0" w:space="0" w:color="auto"/>
        <w:right w:val="none" w:sz="0" w:space="0" w:color="auto"/>
      </w:divBdr>
      <w:divsChild>
        <w:div w:id="1020858129">
          <w:marLeft w:val="0"/>
          <w:marRight w:val="0"/>
          <w:marTop w:val="0"/>
          <w:marBottom w:val="0"/>
          <w:divBdr>
            <w:top w:val="none" w:sz="0" w:space="0" w:color="auto"/>
            <w:left w:val="none" w:sz="0" w:space="0" w:color="auto"/>
            <w:bottom w:val="none" w:sz="0" w:space="0" w:color="auto"/>
            <w:right w:val="none" w:sz="0" w:space="0" w:color="auto"/>
          </w:divBdr>
          <w:divsChild>
            <w:div w:id="95081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19719">
      <w:bodyDiv w:val="1"/>
      <w:marLeft w:val="0"/>
      <w:marRight w:val="0"/>
      <w:marTop w:val="0"/>
      <w:marBottom w:val="0"/>
      <w:divBdr>
        <w:top w:val="none" w:sz="0" w:space="0" w:color="auto"/>
        <w:left w:val="none" w:sz="0" w:space="0" w:color="auto"/>
        <w:bottom w:val="none" w:sz="0" w:space="0" w:color="auto"/>
        <w:right w:val="none" w:sz="0" w:space="0" w:color="auto"/>
      </w:divBdr>
    </w:div>
    <w:div w:id="862015177">
      <w:bodyDiv w:val="1"/>
      <w:marLeft w:val="0"/>
      <w:marRight w:val="0"/>
      <w:marTop w:val="0"/>
      <w:marBottom w:val="0"/>
      <w:divBdr>
        <w:top w:val="none" w:sz="0" w:space="0" w:color="auto"/>
        <w:left w:val="none" w:sz="0" w:space="0" w:color="auto"/>
        <w:bottom w:val="none" w:sz="0" w:space="0" w:color="auto"/>
        <w:right w:val="none" w:sz="0" w:space="0" w:color="auto"/>
      </w:divBdr>
      <w:divsChild>
        <w:div w:id="142628299">
          <w:marLeft w:val="0"/>
          <w:marRight w:val="0"/>
          <w:marTop w:val="0"/>
          <w:marBottom w:val="0"/>
          <w:divBdr>
            <w:top w:val="none" w:sz="0" w:space="0" w:color="auto"/>
            <w:left w:val="none" w:sz="0" w:space="0" w:color="auto"/>
            <w:bottom w:val="none" w:sz="0" w:space="0" w:color="auto"/>
            <w:right w:val="none" w:sz="0" w:space="0" w:color="auto"/>
          </w:divBdr>
          <w:divsChild>
            <w:div w:id="2020543419">
              <w:marLeft w:val="0"/>
              <w:marRight w:val="0"/>
              <w:marTop w:val="0"/>
              <w:marBottom w:val="0"/>
              <w:divBdr>
                <w:top w:val="none" w:sz="0" w:space="0" w:color="auto"/>
                <w:left w:val="none" w:sz="0" w:space="0" w:color="auto"/>
                <w:bottom w:val="none" w:sz="0" w:space="0" w:color="auto"/>
                <w:right w:val="none" w:sz="0" w:space="0" w:color="auto"/>
              </w:divBdr>
            </w:div>
          </w:divsChild>
        </w:div>
        <w:div w:id="627245241">
          <w:marLeft w:val="0"/>
          <w:marRight w:val="0"/>
          <w:marTop w:val="0"/>
          <w:marBottom w:val="0"/>
          <w:divBdr>
            <w:top w:val="none" w:sz="0" w:space="0" w:color="auto"/>
            <w:left w:val="none" w:sz="0" w:space="0" w:color="auto"/>
            <w:bottom w:val="none" w:sz="0" w:space="0" w:color="auto"/>
            <w:right w:val="none" w:sz="0" w:space="0" w:color="auto"/>
          </w:divBdr>
          <w:divsChild>
            <w:div w:id="1014574191">
              <w:marLeft w:val="0"/>
              <w:marRight w:val="0"/>
              <w:marTop w:val="0"/>
              <w:marBottom w:val="0"/>
              <w:divBdr>
                <w:top w:val="none" w:sz="0" w:space="0" w:color="auto"/>
                <w:left w:val="none" w:sz="0" w:space="0" w:color="auto"/>
                <w:bottom w:val="none" w:sz="0" w:space="0" w:color="auto"/>
                <w:right w:val="none" w:sz="0" w:space="0" w:color="auto"/>
              </w:divBdr>
            </w:div>
          </w:divsChild>
        </w:div>
        <w:div w:id="1960257912">
          <w:marLeft w:val="0"/>
          <w:marRight w:val="0"/>
          <w:marTop w:val="0"/>
          <w:marBottom w:val="0"/>
          <w:divBdr>
            <w:top w:val="none" w:sz="0" w:space="0" w:color="auto"/>
            <w:left w:val="none" w:sz="0" w:space="0" w:color="auto"/>
            <w:bottom w:val="none" w:sz="0" w:space="0" w:color="auto"/>
            <w:right w:val="none" w:sz="0" w:space="0" w:color="auto"/>
          </w:divBdr>
          <w:divsChild>
            <w:div w:id="108622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00617">
      <w:bodyDiv w:val="1"/>
      <w:marLeft w:val="0"/>
      <w:marRight w:val="0"/>
      <w:marTop w:val="0"/>
      <w:marBottom w:val="0"/>
      <w:divBdr>
        <w:top w:val="none" w:sz="0" w:space="0" w:color="auto"/>
        <w:left w:val="none" w:sz="0" w:space="0" w:color="auto"/>
        <w:bottom w:val="none" w:sz="0" w:space="0" w:color="auto"/>
        <w:right w:val="none" w:sz="0" w:space="0" w:color="auto"/>
      </w:divBdr>
    </w:div>
    <w:div w:id="907955658">
      <w:bodyDiv w:val="1"/>
      <w:marLeft w:val="0"/>
      <w:marRight w:val="0"/>
      <w:marTop w:val="0"/>
      <w:marBottom w:val="0"/>
      <w:divBdr>
        <w:top w:val="none" w:sz="0" w:space="0" w:color="auto"/>
        <w:left w:val="none" w:sz="0" w:space="0" w:color="auto"/>
        <w:bottom w:val="none" w:sz="0" w:space="0" w:color="auto"/>
        <w:right w:val="none" w:sz="0" w:space="0" w:color="auto"/>
      </w:divBdr>
    </w:div>
    <w:div w:id="937249201">
      <w:bodyDiv w:val="1"/>
      <w:marLeft w:val="0"/>
      <w:marRight w:val="0"/>
      <w:marTop w:val="0"/>
      <w:marBottom w:val="0"/>
      <w:divBdr>
        <w:top w:val="none" w:sz="0" w:space="0" w:color="auto"/>
        <w:left w:val="none" w:sz="0" w:space="0" w:color="auto"/>
        <w:bottom w:val="none" w:sz="0" w:space="0" w:color="auto"/>
        <w:right w:val="none" w:sz="0" w:space="0" w:color="auto"/>
      </w:divBdr>
    </w:div>
    <w:div w:id="951743656">
      <w:bodyDiv w:val="1"/>
      <w:marLeft w:val="0"/>
      <w:marRight w:val="0"/>
      <w:marTop w:val="0"/>
      <w:marBottom w:val="0"/>
      <w:divBdr>
        <w:top w:val="none" w:sz="0" w:space="0" w:color="auto"/>
        <w:left w:val="none" w:sz="0" w:space="0" w:color="auto"/>
        <w:bottom w:val="none" w:sz="0" w:space="0" w:color="auto"/>
        <w:right w:val="none" w:sz="0" w:space="0" w:color="auto"/>
      </w:divBdr>
    </w:div>
    <w:div w:id="973877484">
      <w:bodyDiv w:val="1"/>
      <w:marLeft w:val="0"/>
      <w:marRight w:val="0"/>
      <w:marTop w:val="0"/>
      <w:marBottom w:val="0"/>
      <w:divBdr>
        <w:top w:val="none" w:sz="0" w:space="0" w:color="auto"/>
        <w:left w:val="none" w:sz="0" w:space="0" w:color="auto"/>
        <w:bottom w:val="none" w:sz="0" w:space="0" w:color="auto"/>
        <w:right w:val="none" w:sz="0" w:space="0" w:color="auto"/>
      </w:divBdr>
    </w:div>
    <w:div w:id="1058282306">
      <w:bodyDiv w:val="1"/>
      <w:marLeft w:val="0"/>
      <w:marRight w:val="0"/>
      <w:marTop w:val="0"/>
      <w:marBottom w:val="0"/>
      <w:divBdr>
        <w:top w:val="none" w:sz="0" w:space="0" w:color="auto"/>
        <w:left w:val="none" w:sz="0" w:space="0" w:color="auto"/>
        <w:bottom w:val="none" w:sz="0" w:space="0" w:color="auto"/>
        <w:right w:val="none" w:sz="0" w:space="0" w:color="auto"/>
      </w:divBdr>
      <w:divsChild>
        <w:div w:id="1221329548">
          <w:marLeft w:val="0"/>
          <w:marRight w:val="0"/>
          <w:marTop w:val="0"/>
          <w:marBottom w:val="0"/>
          <w:divBdr>
            <w:top w:val="none" w:sz="0" w:space="0" w:color="auto"/>
            <w:left w:val="none" w:sz="0" w:space="0" w:color="auto"/>
            <w:bottom w:val="none" w:sz="0" w:space="0" w:color="auto"/>
            <w:right w:val="none" w:sz="0" w:space="0" w:color="auto"/>
          </w:divBdr>
          <w:divsChild>
            <w:div w:id="1542327346">
              <w:marLeft w:val="0"/>
              <w:marRight w:val="0"/>
              <w:marTop w:val="0"/>
              <w:marBottom w:val="0"/>
              <w:divBdr>
                <w:top w:val="none" w:sz="0" w:space="0" w:color="auto"/>
                <w:left w:val="none" w:sz="0" w:space="0" w:color="auto"/>
                <w:bottom w:val="none" w:sz="0" w:space="0" w:color="auto"/>
                <w:right w:val="none" w:sz="0" w:space="0" w:color="auto"/>
              </w:divBdr>
              <w:divsChild>
                <w:div w:id="136186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288724">
      <w:bodyDiv w:val="1"/>
      <w:marLeft w:val="0"/>
      <w:marRight w:val="0"/>
      <w:marTop w:val="0"/>
      <w:marBottom w:val="0"/>
      <w:divBdr>
        <w:top w:val="none" w:sz="0" w:space="0" w:color="auto"/>
        <w:left w:val="none" w:sz="0" w:space="0" w:color="auto"/>
        <w:bottom w:val="none" w:sz="0" w:space="0" w:color="auto"/>
        <w:right w:val="none" w:sz="0" w:space="0" w:color="auto"/>
      </w:divBdr>
    </w:div>
    <w:div w:id="1200163240">
      <w:bodyDiv w:val="1"/>
      <w:marLeft w:val="0"/>
      <w:marRight w:val="0"/>
      <w:marTop w:val="0"/>
      <w:marBottom w:val="0"/>
      <w:divBdr>
        <w:top w:val="none" w:sz="0" w:space="0" w:color="auto"/>
        <w:left w:val="none" w:sz="0" w:space="0" w:color="auto"/>
        <w:bottom w:val="none" w:sz="0" w:space="0" w:color="auto"/>
        <w:right w:val="none" w:sz="0" w:space="0" w:color="auto"/>
      </w:divBdr>
    </w:div>
    <w:div w:id="1204755007">
      <w:bodyDiv w:val="1"/>
      <w:marLeft w:val="0"/>
      <w:marRight w:val="0"/>
      <w:marTop w:val="0"/>
      <w:marBottom w:val="0"/>
      <w:divBdr>
        <w:top w:val="none" w:sz="0" w:space="0" w:color="auto"/>
        <w:left w:val="none" w:sz="0" w:space="0" w:color="auto"/>
        <w:bottom w:val="none" w:sz="0" w:space="0" w:color="auto"/>
        <w:right w:val="none" w:sz="0" w:space="0" w:color="auto"/>
      </w:divBdr>
    </w:div>
    <w:div w:id="1242372059">
      <w:bodyDiv w:val="1"/>
      <w:marLeft w:val="0"/>
      <w:marRight w:val="0"/>
      <w:marTop w:val="0"/>
      <w:marBottom w:val="0"/>
      <w:divBdr>
        <w:top w:val="none" w:sz="0" w:space="0" w:color="auto"/>
        <w:left w:val="none" w:sz="0" w:space="0" w:color="auto"/>
        <w:bottom w:val="none" w:sz="0" w:space="0" w:color="auto"/>
        <w:right w:val="none" w:sz="0" w:space="0" w:color="auto"/>
      </w:divBdr>
    </w:div>
    <w:div w:id="1243489216">
      <w:bodyDiv w:val="1"/>
      <w:marLeft w:val="0"/>
      <w:marRight w:val="0"/>
      <w:marTop w:val="0"/>
      <w:marBottom w:val="0"/>
      <w:divBdr>
        <w:top w:val="none" w:sz="0" w:space="0" w:color="auto"/>
        <w:left w:val="none" w:sz="0" w:space="0" w:color="auto"/>
        <w:bottom w:val="none" w:sz="0" w:space="0" w:color="auto"/>
        <w:right w:val="none" w:sz="0" w:space="0" w:color="auto"/>
      </w:divBdr>
    </w:div>
    <w:div w:id="1334258208">
      <w:bodyDiv w:val="1"/>
      <w:marLeft w:val="0"/>
      <w:marRight w:val="0"/>
      <w:marTop w:val="0"/>
      <w:marBottom w:val="0"/>
      <w:divBdr>
        <w:top w:val="none" w:sz="0" w:space="0" w:color="auto"/>
        <w:left w:val="none" w:sz="0" w:space="0" w:color="auto"/>
        <w:bottom w:val="none" w:sz="0" w:space="0" w:color="auto"/>
        <w:right w:val="none" w:sz="0" w:space="0" w:color="auto"/>
      </w:divBdr>
    </w:div>
    <w:div w:id="1373070749">
      <w:bodyDiv w:val="1"/>
      <w:marLeft w:val="0"/>
      <w:marRight w:val="0"/>
      <w:marTop w:val="0"/>
      <w:marBottom w:val="0"/>
      <w:divBdr>
        <w:top w:val="none" w:sz="0" w:space="0" w:color="auto"/>
        <w:left w:val="none" w:sz="0" w:space="0" w:color="auto"/>
        <w:bottom w:val="none" w:sz="0" w:space="0" w:color="auto"/>
        <w:right w:val="none" w:sz="0" w:space="0" w:color="auto"/>
      </w:divBdr>
    </w:div>
    <w:div w:id="1410806546">
      <w:bodyDiv w:val="1"/>
      <w:marLeft w:val="0"/>
      <w:marRight w:val="0"/>
      <w:marTop w:val="0"/>
      <w:marBottom w:val="0"/>
      <w:divBdr>
        <w:top w:val="none" w:sz="0" w:space="0" w:color="auto"/>
        <w:left w:val="none" w:sz="0" w:space="0" w:color="auto"/>
        <w:bottom w:val="none" w:sz="0" w:space="0" w:color="auto"/>
        <w:right w:val="none" w:sz="0" w:space="0" w:color="auto"/>
      </w:divBdr>
    </w:div>
    <w:div w:id="1450323434">
      <w:bodyDiv w:val="1"/>
      <w:marLeft w:val="0"/>
      <w:marRight w:val="0"/>
      <w:marTop w:val="0"/>
      <w:marBottom w:val="0"/>
      <w:divBdr>
        <w:top w:val="none" w:sz="0" w:space="0" w:color="auto"/>
        <w:left w:val="none" w:sz="0" w:space="0" w:color="auto"/>
        <w:bottom w:val="none" w:sz="0" w:space="0" w:color="auto"/>
        <w:right w:val="none" w:sz="0" w:space="0" w:color="auto"/>
      </w:divBdr>
    </w:div>
    <w:div w:id="1457986420">
      <w:bodyDiv w:val="1"/>
      <w:marLeft w:val="0"/>
      <w:marRight w:val="0"/>
      <w:marTop w:val="0"/>
      <w:marBottom w:val="0"/>
      <w:divBdr>
        <w:top w:val="none" w:sz="0" w:space="0" w:color="auto"/>
        <w:left w:val="none" w:sz="0" w:space="0" w:color="auto"/>
        <w:bottom w:val="none" w:sz="0" w:space="0" w:color="auto"/>
        <w:right w:val="none" w:sz="0" w:space="0" w:color="auto"/>
      </w:divBdr>
      <w:divsChild>
        <w:div w:id="183409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688345">
      <w:bodyDiv w:val="1"/>
      <w:marLeft w:val="0"/>
      <w:marRight w:val="0"/>
      <w:marTop w:val="0"/>
      <w:marBottom w:val="0"/>
      <w:divBdr>
        <w:top w:val="none" w:sz="0" w:space="0" w:color="auto"/>
        <w:left w:val="none" w:sz="0" w:space="0" w:color="auto"/>
        <w:bottom w:val="none" w:sz="0" w:space="0" w:color="auto"/>
        <w:right w:val="none" w:sz="0" w:space="0" w:color="auto"/>
      </w:divBdr>
    </w:div>
    <w:div w:id="1504515629">
      <w:bodyDiv w:val="1"/>
      <w:marLeft w:val="0"/>
      <w:marRight w:val="0"/>
      <w:marTop w:val="0"/>
      <w:marBottom w:val="0"/>
      <w:divBdr>
        <w:top w:val="none" w:sz="0" w:space="0" w:color="auto"/>
        <w:left w:val="none" w:sz="0" w:space="0" w:color="auto"/>
        <w:bottom w:val="none" w:sz="0" w:space="0" w:color="auto"/>
        <w:right w:val="none" w:sz="0" w:space="0" w:color="auto"/>
      </w:divBdr>
    </w:div>
    <w:div w:id="1535922241">
      <w:bodyDiv w:val="1"/>
      <w:marLeft w:val="0"/>
      <w:marRight w:val="0"/>
      <w:marTop w:val="0"/>
      <w:marBottom w:val="0"/>
      <w:divBdr>
        <w:top w:val="none" w:sz="0" w:space="0" w:color="auto"/>
        <w:left w:val="none" w:sz="0" w:space="0" w:color="auto"/>
        <w:bottom w:val="none" w:sz="0" w:space="0" w:color="auto"/>
        <w:right w:val="none" w:sz="0" w:space="0" w:color="auto"/>
      </w:divBdr>
    </w:div>
    <w:div w:id="1559702915">
      <w:bodyDiv w:val="1"/>
      <w:marLeft w:val="0"/>
      <w:marRight w:val="0"/>
      <w:marTop w:val="0"/>
      <w:marBottom w:val="0"/>
      <w:divBdr>
        <w:top w:val="none" w:sz="0" w:space="0" w:color="auto"/>
        <w:left w:val="none" w:sz="0" w:space="0" w:color="auto"/>
        <w:bottom w:val="none" w:sz="0" w:space="0" w:color="auto"/>
        <w:right w:val="none" w:sz="0" w:space="0" w:color="auto"/>
      </w:divBdr>
    </w:div>
    <w:div w:id="1576747913">
      <w:bodyDiv w:val="1"/>
      <w:marLeft w:val="0"/>
      <w:marRight w:val="0"/>
      <w:marTop w:val="0"/>
      <w:marBottom w:val="0"/>
      <w:divBdr>
        <w:top w:val="none" w:sz="0" w:space="0" w:color="auto"/>
        <w:left w:val="none" w:sz="0" w:space="0" w:color="auto"/>
        <w:bottom w:val="none" w:sz="0" w:space="0" w:color="auto"/>
        <w:right w:val="none" w:sz="0" w:space="0" w:color="auto"/>
      </w:divBdr>
      <w:divsChild>
        <w:div w:id="939609069">
          <w:marLeft w:val="0"/>
          <w:marRight w:val="0"/>
          <w:marTop w:val="0"/>
          <w:marBottom w:val="0"/>
          <w:divBdr>
            <w:top w:val="none" w:sz="0" w:space="0" w:color="auto"/>
            <w:left w:val="none" w:sz="0" w:space="0" w:color="auto"/>
            <w:bottom w:val="none" w:sz="0" w:space="0" w:color="auto"/>
            <w:right w:val="none" w:sz="0" w:space="0" w:color="auto"/>
          </w:divBdr>
          <w:divsChild>
            <w:div w:id="121461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365184">
      <w:bodyDiv w:val="1"/>
      <w:marLeft w:val="0"/>
      <w:marRight w:val="0"/>
      <w:marTop w:val="0"/>
      <w:marBottom w:val="0"/>
      <w:divBdr>
        <w:top w:val="none" w:sz="0" w:space="0" w:color="auto"/>
        <w:left w:val="none" w:sz="0" w:space="0" w:color="auto"/>
        <w:bottom w:val="none" w:sz="0" w:space="0" w:color="auto"/>
        <w:right w:val="none" w:sz="0" w:space="0" w:color="auto"/>
      </w:divBdr>
    </w:div>
    <w:div w:id="1682079000">
      <w:bodyDiv w:val="1"/>
      <w:marLeft w:val="0"/>
      <w:marRight w:val="0"/>
      <w:marTop w:val="0"/>
      <w:marBottom w:val="0"/>
      <w:divBdr>
        <w:top w:val="none" w:sz="0" w:space="0" w:color="auto"/>
        <w:left w:val="none" w:sz="0" w:space="0" w:color="auto"/>
        <w:bottom w:val="none" w:sz="0" w:space="0" w:color="auto"/>
        <w:right w:val="none" w:sz="0" w:space="0" w:color="auto"/>
      </w:divBdr>
      <w:divsChild>
        <w:div w:id="1246497257">
          <w:marLeft w:val="0"/>
          <w:marRight w:val="0"/>
          <w:marTop w:val="0"/>
          <w:marBottom w:val="0"/>
          <w:divBdr>
            <w:top w:val="none" w:sz="0" w:space="0" w:color="auto"/>
            <w:left w:val="none" w:sz="0" w:space="0" w:color="auto"/>
            <w:bottom w:val="none" w:sz="0" w:space="0" w:color="auto"/>
            <w:right w:val="none" w:sz="0" w:space="0" w:color="auto"/>
          </w:divBdr>
          <w:divsChild>
            <w:div w:id="822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11197">
      <w:bodyDiv w:val="1"/>
      <w:marLeft w:val="0"/>
      <w:marRight w:val="0"/>
      <w:marTop w:val="0"/>
      <w:marBottom w:val="0"/>
      <w:divBdr>
        <w:top w:val="none" w:sz="0" w:space="0" w:color="auto"/>
        <w:left w:val="none" w:sz="0" w:space="0" w:color="auto"/>
        <w:bottom w:val="none" w:sz="0" w:space="0" w:color="auto"/>
        <w:right w:val="none" w:sz="0" w:space="0" w:color="auto"/>
      </w:divBdr>
    </w:div>
    <w:div w:id="1809514731">
      <w:bodyDiv w:val="1"/>
      <w:marLeft w:val="0"/>
      <w:marRight w:val="0"/>
      <w:marTop w:val="0"/>
      <w:marBottom w:val="0"/>
      <w:divBdr>
        <w:top w:val="none" w:sz="0" w:space="0" w:color="auto"/>
        <w:left w:val="none" w:sz="0" w:space="0" w:color="auto"/>
        <w:bottom w:val="none" w:sz="0" w:space="0" w:color="auto"/>
        <w:right w:val="none" w:sz="0" w:space="0" w:color="auto"/>
      </w:divBdr>
    </w:div>
    <w:div w:id="1842234661">
      <w:bodyDiv w:val="1"/>
      <w:marLeft w:val="0"/>
      <w:marRight w:val="0"/>
      <w:marTop w:val="0"/>
      <w:marBottom w:val="0"/>
      <w:divBdr>
        <w:top w:val="none" w:sz="0" w:space="0" w:color="auto"/>
        <w:left w:val="none" w:sz="0" w:space="0" w:color="auto"/>
        <w:bottom w:val="none" w:sz="0" w:space="0" w:color="auto"/>
        <w:right w:val="none" w:sz="0" w:space="0" w:color="auto"/>
      </w:divBdr>
    </w:div>
    <w:div w:id="1853717307">
      <w:bodyDiv w:val="1"/>
      <w:marLeft w:val="0"/>
      <w:marRight w:val="0"/>
      <w:marTop w:val="0"/>
      <w:marBottom w:val="0"/>
      <w:divBdr>
        <w:top w:val="none" w:sz="0" w:space="0" w:color="auto"/>
        <w:left w:val="none" w:sz="0" w:space="0" w:color="auto"/>
        <w:bottom w:val="none" w:sz="0" w:space="0" w:color="auto"/>
        <w:right w:val="none" w:sz="0" w:space="0" w:color="auto"/>
      </w:divBdr>
    </w:div>
    <w:div w:id="1861969892">
      <w:bodyDiv w:val="1"/>
      <w:marLeft w:val="0"/>
      <w:marRight w:val="0"/>
      <w:marTop w:val="0"/>
      <w:marBottom w:val="0"/>
      <w:divBdr>
        <w:top w:val="none" w:sz="0" w:space="0" w:color="auto"/>
        <w:left w:val="none" w:sz="0" w:space="0" w:color="auto"/>
        <w:bottom w:val="none" w:sz="0" w:space="0" w:color="auto"/>
        <w:right w:val="none" w:sz="0" w:space="0" w:color="auto"/>
      </w:divBdr>
      <w:divsChild>
        <w:div w:id="137113770">
          <w:marLeft w:val="0"/>
          <w:marRight w:val="0"/>
          <w:marTop w:val="0"/>
          <w:marBottom w:val="0"/>
          <w:divBdr>
            <w:top w:val="none" w:sz="0" w:space="0" w:color="auto"/>
            <w:left w:val="none" w:sz="0" w:space="0" w:color="auto"/>
            <w:bottom w:val="none" w:sz="0" w:space="0" w:color="auto"/>
            <w:right w:val="none" w:sz="0" w:space="0" w:color="auto"/>
          </w:divBdr>
          <w:divsChild>
            <w:div w:id="1138301750">
              <w:marLeft w:val="0"/>
              <w:marRight w:val="0"/>
              <w:marTop w:val="0"/>
              <w:marBottom w:val="0"/>
              <w:divBdr>
                <w:top w:val="none" w:sz="0" w:space="0" w:color="auto"/>
                <w:left w:val="none" w:sz="0" w:space="0" w:color="auto"/>
                <w:bottom w:val="none" w:sz="0" w:space="0" w:color="auto"/>
                <w:right w:val="none" w:sz="0" w:space="0" w:color="auto"/>
              </w:divBdr>
            </w:div>
          </w:divsChild>
        </w:div>
        <w:div w:id="282228326">
          <w:marLeft w:val="0"/>
          <w:marRight w:val="0"/>
          <w:marTop w:val="0"/>
          <w:marBottom w:val="0"/>
          <w:divBdr>
            <w:top w:val="none" w:sz="0" w:space="0" w:color="auto"/>
            <w:left w:val="none" w:sz="0" w:space="0" w:color="auto"/>
            <w:bottom w:val="none" w:sz="0" w:space="0" w:color="auto"/>
            <w:right w:val="none" w:sz="0" w:space="0" w:color="auto"/>
          </w:divBdr>
          <w:divsChild>
            <w:div w:id="1131633631">
              <w:marLeft w:val="0"/>
              <w:marRight w:val="0"/>
              <w:marTop w:val="0"/>
              <w:marBottom w:val="0"/>
              <w:divBdr>
                <w:top w:val="none" w:sz="0" w:space="0" w:color="auto"/>
                <w:left w:val="none" w:sz="0" w:space="0" w:color="auto"/>
                <w:bottom w:val="none" w:sz="0" w:space="0" w:color="auto"/>
                <w:right w:val="none" w:sz="0" w:space="0" w:color="auto"/>
              </w:divBdr>
            </w:div>
          </w:divsChild>
        </w:div>
        <w:div w:id="2107118025">
          <w:marLeft w:val="0"/>
          <w:marRight w:val="0"/>
          <w:marTop w:val="0"/>
          <w:marBottom w:val="0"/>
          <w:divBdr>
            <w:top w:val="none" w:sz="0" w:space="0" w:color="auto"/>
            <w:left w:val="none" w:sz="0" w:space="0" w:color="auto"/>
            <w:bottom w:val="none" w:sz="0" w:space="0" w:color="auto"/>
            <w:right w:val="none" w:sz="0" w:space="0" w:color="auto"/>
          </w:divBdr>
          <w:divsChild>
            <w:div w:id="9825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800273">
      <w:bodyDiv w:val="1"/>
      <w:marLeft w:val="0"/>
      <w:marRight w:val="0"/>
      <w:marTop w:val="0"/>
      <w:marBottom w:val="0"/>
      <w:divBdr>
        <w:top w:val="none" w:sz="0" w:space="0" w:color="auto"/>
        <w:left w:val="none" w:sz="0" w:space="0" w:color="auto"/>
        <w:bottom w:val="none" w:sz="0" w:space="0" w:color="auto"/>
        <w:right w:val="none" w:sz="0" w:space="0" w:color="auto"/>
      </w:divBdr>
    </w:div>
    <w:div w:id="1901820003">
      <w:bodyDiv w:val="1"/>
      <w:marLeft w:val="0"/>
      <w:marRight w:val="0"/>
      <w:marTop w:val="0"/>
      <w:marBottom w:val="0"/>
      <w:divBdr>
        <w:top w:val="none" w:sz="0" w:space="0" w:color="auto"/>
        <w:left w:val="none" w:sz="0" w:space="0" w:color="auto"/>
        <w:bottom w:val="none" w:sz="0" w:space="0" w:color="auto"/>
        <w:right w:val="none" w:sz="0" w:space="0" w:color="auto"/>
      </w:divBdr>
      <w:divsChild>
        <w:div w:id="2121532002">
          <w:marLeft w:val="0"/>
          <w:marRight w:val="0"/>
          <w:marTop w:val="0"/>
          <w:marBottom w:val="0"/>
          <w:divBdr>
            <w:top w:val="none" w:sz="0" w:space="0" w:color="auto"/>
            <w:left w:val="none" w:sz="0" w:space="0" w:color="auto"/>
            <w:bottom w:val="none" w:sz="0" w:space="0" w:color="auto"/>
            <w:right w:val="none" w:sz="0" w:space="0" w:color="auto"/>
          </w:divBdr>
        </w:div>
      </w:divsChild>
    </w:div>
    <w:div w:id="1920019622">
      <w:bodyDiv w:val="1"/>
      <w:marLeft w:val="0"/>
      <w:marRight w:val="0"/>
      <w:marTop w:val="0"/>
      <w:marBottom w:val="0"/>
      <w:divBdr>
        <w:top w:val="none" w:sz="0" w:space="0" w:color="auto"/>
        <w:left w:val="none" w:sz="0" w:space="0" w:color="auto"/>
        <w:bottom w:val="none" w:sz="0" w:space="0" w:color="auto"/>
        <w:right w:val="none" w:sz="0" w:space="0" w:color="auto"/>
      </w:divBdr>
    </w:div>
    <w:div w:id="1967619310">
      <w:bodyDiv w:val="1"/>
      <w:marLeft w:val="0"/>
      <w:marRight w:val="0"/>
      <w:marTop w:val="0"/>
      <w:marBottom w:val="0"/>
      <w:divBdr>
        <w:top w:val="none" w:sz="0" w:space="0" w:color="auto"/>
        <w:left w:val="none" w:sz="0" w:space="0" w:color="auto"/>
        <w:bottom w:val="none" w:sz="0" w:space="0" w:color="auto"/>
        <w:right w:val="none" w:sz="0" w:space="0" w:color="auto"/>
      </w:divBdr>
    </w:div>
    <w:div w:id="1977491262">
      <w:bodyDiv w:val="1"/>
      <w:marLeft w:val="0"/>
      <w:marRight w:val="0"/>
      <w:marTop w:val="0"/>
      <w:marBottom w:val="0"/>
      <w:divBdr>
        <w:top w:val="none" w:sz="0" w:space="0" w:color="auto"/>
        <w:left w:val="none" w:sz="0" w:space="0" w:color="auto"/>
        <w:bottom w:val="none" w:sz="0" w:space="0" w:color="auto"/>
        <w:right w:val="none" w:sz="0" w:space="0" w:color="auto"/>
      </w:divBdr>
    </w:div>
    <w:div w:id="2015035605">
      <w:bodyDiv w:val="1"/>
      <w:marLeft w:val="0"/>
      <w:marRight w:val="0"/>
      <w:marTop w:val="0"/>
      <w:marBottom w:val="0"/>
      <w:divBdr>
        <w:top w:val="none" w:sz="0" w:space="0" w:color="auto"/>
        <w:left w:val="none" w:sz="0" w:space="0" w:color="auto"/>
        <w:bottom w:val="none" w:sz="0" w:space="0" w:color="auto"/>
        <w:right w:val="none" w:sz="0" w:space="0" w:color="auto"/>
      </w:divBdr>
    </w:div>
    <w:div w:id="2055499969">
      <w:bodyDiv w:val="1"/>
      <w:marLeft w:val="0"/>
      <w:marRight w:val="0"/>
      <w:marTop w:val="0"/>
      <w:marBottom w:val="0"/>
      <w:divBdr>
        <w:top w:val="none" w:sz="0" w:space="0" w:color="auto"/>
        <w:left w:val="none" w:sz="0" w:space="0" w:color="auto"/>
        <w:bottom w:val="none" w:sz="0" w:space="0" w:color="auto"/>
        <w:right w:val="none" w:sz="0" w:space="0" w:color="auto"/>
      </w:divBdr>
    </w:div>
    <w:div w:id="2062287892">
      <w:bodyDiv w:val="1"/>
      <w:marLeft w:val="0"/>
      <w:marRight w:val="0"/>
      <w:marTop w:val="0"/>
      <w:marBottom w:val="0"/>
      <w:divBdr>
        <w:top w:val="none" w:sz="0" w:space="0" w:color="auto"/>
        <w:left w:val="none" w:sz="0" w:space="0" w:color="auto"/>
        <w:bottom w:val="none" w:sz="0" w:space="0" w:color="auto"/>
        <w:right w:val="none" w:sz="0" w:space="0" w:color="auto"/>
      </w:divBdr>
    </w:div>
    <w:div w:id="2092657908">
      <w:bodyDiv w:val="1"/>
      <w:marLeft w:val="0"/>
      <w:marRight w:val="0"/>
      <w:marTop w:val="0"/>
      <w:marBottom w:val="0"/>
      <w:divBdr>
        <w:top w:val="none" w:sz="0" w:space="0" w:color="auto"/>
        <w:left w:val="none" w:sz="0" w:space="0" w:color="auto"/>
        <w:bottom w:val="none" w:sz="0" w:space="0" w:color="auto"/>
        <w:right w:val="none" w:sz="0" w:space="0" w:color="auto"/>
      </w:divBdr>
    </w:div>
    <w:div w:id="2123919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117" Type="http://schemas.openxmlformats.org/officeDocument/2006/relationships/footer" Target="footer2.xml"/><Relationship Id="rId21" Type="http://schemas.openxmlformats.org/officeDocument/2006/relationships/control" Target="activeX/activeX6.xml"/><Relationship Id="rId42" Type="http://schemas.openxmlformats.org/officeDocument/2006/relationships/image" Target="media/image17.wmf"/><Relationship Id="rId47" Type="http://schemas.openxmlformats.org/officeDocument/2006/relationships/image" Target="media/image20.png"/><Relationship Id="rId63" Type="http://schemas.openxmlformats.org/officeDocument/2006/relationships/image" Target="media/image29.wmf"/><Relationship Id="rId68" Type="http://schemas.openxmlformats.org/officeDocument/2006/relationships/control" Target="activeX/activeX28.xml"/><Relationship Id="rId84" Type="http://schemas.openxmlformats.org/officeDocument/2006/relationships/control" Target="activeX/activeX35.xml"/><Relationship Id="rId89" Type="http://schemas.openxmlformats.org/officeDocument/2006/relationships/control" Target="activeX/activeX38.xml"/><Relationship Id="rId112" Type="http://schemas.openxmlformats.org/officeDocument/2006/relationships/image" Target="media/image56.png"/><Relationship Id="rId16" Type="http://schemas.openxmlformats.org/officeDocument/2006/relationships/image" Target="media/image4.wmf"/><Relationship Id="rId107" Type="http://schemas.openxmlformats.org/officeDocument/2006/relationships/image" Target="media/image51.png"/><Relationship Id="rId11" Type="http://schemas.openxmlformats.org/officeDocument/2006/relationships/control" Target="activeX/activeX1.xml"/><Relationship Id="rId32" Type="http://schemas.openxmlformats.org/officeDocument/2006/relationships/image" Target="media/image12.wmf"/><Relationship Id="rId37" Type="http://schemas.openxmlformats.org/officeDocument/2006/relationships/control" Target="activeX/activeX14.xml"/><Relationship Id="rId53" Type="http://schemas.openxmlformats.org/officeDocument/2006/relationships/image" Target="media/image24.wmf"/><Relationship Id="rId58" Type="http://schemas.openxmlformats.org/officeDocument/2006/relationships/control" Target="activeX/activeX23.xml"/><Relationship Id="rId74" Type="http://schemas.openxmlformats.org/officeDocument/2006/relationships/control" Target="activeX/activeX31.xml"/><Relationship Id="rId79" Type="http://schemas.openxmlformats.org/officeDocument/2006/relationships/image" Target="media/image38.wmf"/><Relationship Id="rId102" Type="http://schemas.openxmlformats.org/officeDocument/2006/relationships/hyperlink" Target="https://github.com/Aurits/factory-air-watch" TargetMode="External"/><Relationship Id="rId5" Type="http://schemas.openxmlformats.org/officeDocument/2006/relationships/webSettings" Target="webSettings.xml"/><Relationship Id="rId90" Type="http://schemas.openxmlformats.org/officeDocument/2006/relationships/image" Target="media/image43.wmf"/><Relationship Id="rId95" Type="http://schemas.openxmlformats.org/officeDocument/2006/relationships/control" Target="activeX/activeX41.xml"/><Relationship Id="rId22" Type="http://schemas.openxmlformats.org/officeDocument/2006/relationships/image" Target="media/image7.wmf"/><Relationship Id="rId27" Type="http://schemas.openxmlformats.org/officeDocument/2006/relationships/control" Target="activeX/activeX9.xml"/><Relationship Id="rId43" Type="http://schemas.openxmlformats.org/officeDocument/2006/relationships/control" Target="activeX/activeX17.xml"/><Relationship Id="rId48" Type="http://schemas.openxmlformats.org/officeDocument/2006/relationships/image" Target="media/image21.jpeg"/><Relationship Id="rId64" Type="http://schemas.openxmlformats.org/officeDocument/2006/relationships/control" Target="activeX/activeX26.xml"/><Relationship Id="rId69" Type="http://schemas.openxmlformats.org/officeDocument/2006/relationships/image" Target="media/image32.wmf"/><Relationship Id="rId113" Type="http://schemas.openxmlformats.org/officeDocument/2006/relationships/image" Target="media/image57.png"/><Relationship Id="rId118" Type="http://schemas.openxmlformats.org/officeDocument/2006/relationships/fontTable" Target="fontTable.xml"/><Relationship Id="rId80" Type="http://schemas.openxmlformats.org/officeDocument/2006/relationships/control" Target="activeX/activeX33.xml"/><Relationship Id="rId85" Type="http://schemas.openxmlformats.org/officeDocument/2006/relationships/control" Target="activeX/activeX36.xml"/><Relationship Id="rId12" Type="http://schemas.openxmlformats.org/officeDocument/2006/relationships/image" Target="media/image2.wmf"/><Relationship Id="rId17" Type="http://schemas.openxmlformats.org/officeDocument/2006/relationships/control" Target="activeX/activeX4.xml"/><Relationship Id="rId33" Type="http://schemas.openxmlformats.org/officeDocument/2006/relationships/control" Target="activeX/activeX12.xml"/><Relationship Id="rId38" Type="http://schemas.openxmlformats.org/officeDocument/2006/relationships/image" Target="media/image15.wmf"/><Relationship Id="rId59" Type="http://schemas.openxmlformats.org/officeDocument/2006/relationships/image" Target="media/image27.wmf"/><Relationship Id="rId103" Type="http://schemas.openxmlformats.org/officeDocument/2006/relationships/hyperlink" Target="https://factory-air-watch-m9bx.vercel.app/" TargetMode="External"/><Relationship Id="rId108" Type="http://schemas.openxmlformats.org/officeDocument/2006/relationships/image" Target="media/image52.png"/><Relationship Id="rId54" Type="http://schemas.openxmlformats.org/officeDocument/2006/relationships/control" Target="activeX/activeX21.xml"/><Relationship Id="rId70" Type="http://schemas.openxmlformats.org/officeDocument/2006/relationships/control" Target="activeX/activeX29.xml"/><Relationship Id="rId75" Type="http://schemas.openxmlformats.org/officeDocument/2006/relationships/image" Target="media/image35.wmf"/><Relationship Id="rId91" Type="http://schemas.openxmlformats.org/officeDocument/2006/relationships/control" Target="activeX/activeX39.xml"/><Relationship Id="rId96" Type="http://schemas.openxmlformats.org/officeDocument/2006/relationships/image" Target="media/image46.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control" Target="activeX/activeX7.xml"/><Relationship Id="rId28" Type="http://schemas.openxmlformats.org/officeDocument/2006/relationships/image" Target="media/image10.wmf"/><Relationship Id="rId49" Type="http://schemas.openxmlformats.org/officeDocument/2006/relationships/image" Target="media/image22.wmf"/><Relationship Id="rId114" Type="http://schemas.openxmlformats.org/officeDocument/2006/relationships/image" Target="media/image58.png"/><Relationship Id="rId119" Type="http://schemas.microsoft.com/office/2011/relationships/people" Target="people.xml"/><Relationship Id="rId44" Type="http://schemas.openxmlformats.org/officeDocument/2006/relationships/image" Target="media/image18.wmf"/><Relationship Id="rId60" Type="http://schemas.openxmlformats.org/officeDocument/2006/relationships/control" Target="activeX/activeX24.xml"/><Relationship Id="rId65" Type="http://schemas.openxmlformats.org/officeDocument/2006/relationships/image" Target="media/image30.wmf"/><Relationship Id="rId81" Type="http://schemas.openxmlformats.org/officeDocument/2006/relationships/image" Target="media/image39.wmf"/><Relationship Id="rId86" Type="http://schemas.openxmlformats.org/officeDocument/2006/relationships/image" Target="media/image41.w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control" Target="activeX/activeX2.xml"/><Relationship Id="rId18" Type="http://schemas.openxmlformats.org/officeDocument/2006/relationships/image" Target="media/image5.wmf"/><Relationship Id="rId39" Type="http://schemas.openxmlformats.org/officeDocument/2006/relationships/control" Target="activeX/activeX15.xml"/><Relationship Id="rId109" Type="http://schemas.openxmlformats.org/officeDocument/2006/relationships/image" Target="media/image53.png"/><Relationship Id="rId34" Type="http://schemas.openxmlformats.org/officeDocument/2006/relationships/image" Target="media/image13.wmf"/><Relationship Id="rId50" Type="http://schemas.openxmlformats.org/officeDocument/2006/relationships/control" Target="activeX/activeX19.xml"/><Relationship Id="rId55" Type="http://schemas.openxmlformats.org/officeDocument/2006/relationships/image" Target="media/image25.wmf"/><Relationship Id="rId76" Type="http://schemas.openxmlformats.org/officeDocument/2006/relationships/control" Target="activeX/activeX32.xml"/><Relationship Id="rId97" Type="http://schemas.openxmlformats.org/officeDocument/2006/relationships/control" Target="activeX/activeX42.xml"/><Relationship Id="rId104" Type="http://schemas.openxmlformats.org/officeDocument/2006/relationships/image" Target="media/image48.png"/><Relationship Id="rId120"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image" Target="media/image44.wmf"/><Relationship Id="rId2" Type="http://schemas.openxmlformats.org/officeDocument/2006/relationships/numbering" Target="numbering.xml"/><Relationship Id="rId29" Type="http://schemas.openxmlformats.org/officeDocument/2006/relationships/control" Target="activeX/activeX10.xml"/><Relationship Id="rId24" Type="http://schemas.openxmlformats.org/officeDocument/2006/relationships/image" Target="media/image8.wmf"/><Relationship Id="rId40" Type="http://schemas.openxmlformats.org/officeDocument/2006/relationships/image" Target="media/image16.wmf"/><Relationship Id="rId45" Type="http://schemas.openxmlformats.org/officeDocument/2006/relationships/control" Target="activeX/activeX18.xml"/><Relationship Id="rId66" Type="http://schemas.openxmlformats.org/officeDocument/2006/relationships/control" Target="activeX/activeX27.xml"/><Relationship Id="rId87" Type="http://schemas.openxmlformats.org/officeDocument/2006/relationships/control" Target="activeX/activeX37.xml"/><Relationship Id="rId110" Type="http://schemas.openxmlformats.org/officeDocument/2006/relationships/image" Target="media/image54.png"/><Relationship Id="rId115" Type="http://schemas.openxmlformats.org/officeDocument/2006/relationships/image" Target="media/image59.png"/><Relationship Id="rId61" Type="http://schemas.openxmlformats.org/officeDocument/2006/relationships/image" Target="media/image28.wmf"/><Relationship Id="rId82" Type="http://schemas.openxmlformats.org/officeDocument/2006/relationships/control" Target="activeX/activeX34.xml"/><Relationship Id="rId19" Type="http://schemas.openxmlformats.org/officeDocument/2006/relationships/control" Target="activeX/activeX5.xml"/><Relationship Id="rId14" Type="http://schemas.openxmlformats.org/officeDocument/2006/relationships/image" Target="media/image3.wmf"/><Relationship Id="rId30" Type="http://schemas.openxmlformats.org/officeDocument/2006/relationships/image" Target="media/image11.wmf"/><Relationship Id="rId35" Type="http://schemas.openxmlformats.org/officeDocument/2006/relationships/control" Target="activeX/activeX13.xml"/><Relationship Id="rId56" Type="http://schemas.openxmlformats.org/officeDocument/2006/relationships/control" Target="activeX/activeX22.xml"/><Relationship Id="rId77" Type="http://schemas.openxmlformats.org/officeDocument/2006/relationships/image" Target="media/image36.jpeg"/><Relationship Id="rId100" Type="http://schemas.openxmlformats.org/officeDocument/2006/relationships/hyperlink" Target="https://github.com/Aurits/iot_monitor/tree/master" TargetMode="External"/><Relationship Id="rId105" Type="http://schemas.openxmlformats.org/officeDocument/2006/relationships/image" Target="media/image49.png"/><Relationship Id="rId8" Type="http://schemas.openxmlformats.org/officeDocument/2006/relationships/hyperlink" Target="mailto:kimbugwe@gmail.com" TargetMode="External"/><Relationship Id="rId51" Type="http://schemas.openxmlformats.org/officeDocument/2006/relationships/image" Target="media/image23.wmf"/><Relationship Id="rId72" Type="http://schemas.openxmlformats.org/officeDocument/2006/relationships/control" Target="activeX/activeX30.xml"/><Relationship Id="rId93" Type="http://schemas.openxmlformats.org/officeDocument/2006/relationships/control" Target="activeX/activeX40.xml"/><Relationship Id="rId98" Type="http://schemas.openxmlformats.org/officeDocument/2006/relationships/image" Target="media/image47.wmf"/><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control" Target="activeX/activeX8.xml"/><Relationship Id="rId46" Type="http://schemas.openxmlformats.org/officeDocument/2006/relationships/image" Target="media/image19.png"/><Relationship Id="rId67" Type="http://schemas.openxmlformats.org/officeDocument/2006/relationships/image" Target="media/image31.wmf"/><Relationship Id="rId116" Type="http://schemas.openxmlformats.org/officeDocument/2006/relationships/hyperlink" Target="https://github.com/Aurits/factory-air-watch/issues" TargetMode="External"/><Relationship Id="rId20" Type="http://schemas.openxmlformats.org/officeDocument/2006/relationships/image" Target="media/image6.wmf"/><Relationship Id="rId41" Type="http://schemas.openxmlformats.org/officeDocument/2006/relationships/control" Target="activeX/activeX16.xml"/><Relationship Id="rId62" Type="http://schemas.openxmlformats.org/officeDocument/2006/relationships/control" Target="activeX/activeX25.xml"/><Relationship Id="rId83" Type="http://schemas.openxmlformats.org/officeDocument/2006/relationships/image" Target="media/image40.wmf"/><Relationship Id="rId88" Type="http://schemas.openxmlformats.org/officeDocument/2006/relationships/image" Target="media/image42.wmf"/><Relationship Id="rId111" Type="http://schemas.openxmlformats.org/officeDocument/2006/relationships/image" Target="media/image55.png"/><Relationship Id="rId15" Type="http://schemas.openxmlformats.org/officeDocument/2006/relationships/control" Target="activeX/activeX3.xml"/><Relationship Id="rId36" Type="http://schemas.openxmlformats.org/officeDocument/2006/relationships/image" Target="media/image14.wmf"/><Relationship Id="rId57" Type="http://schemas.openxmlformats.org/officeDocument/2006/relationships/image" Target="media/image26.wmf"/><Relationship Id="rId106" Type="http://schemas.openxmlformats.org/officeDocument/2006/relationships/image" Target="media/image50.jpeg"/><Relationship Id="rId10" Type="http://schemas.openxmlformats.org/officeDocument/2006/relationships/image" Target="media/image1.wmf"/><Relationship Id="rId31" Type="http://schemas.openxmlformats.org/officeDocument/2006/relationships/control" Target="activeX/activeX11.xml"/><Relationship Id="rId52" Type="http://schemas.openxmlformats.org/officeDocument/2006/relationships/control" Target="activeX/activeX20.xml"/><Relationship Id="rId73" Type="http://schemas.openxmlformats.org/officeDocument/2006/relationships/image" Target="media/image34.wmf"/><Relationship Id="rId78" Type="http://schemas.openxmlformats.org/officeDocument/2006/relationships/image" Target="media/image37.png"/><Relationship Id="rId94" Type="http://schemas.openxmlformats.org/officeDocument/2006/relationships/image" Target="media/image45.wmf"/><Relationship Id="rId99" Type="http://schemas.openxmlformats.org/officeDocument/2006/relationships/control" Target="activeX/activeX43.xml"/><Relationship Id="rId101" Type="http://schemas.openxmlformats.org/officeDocument/2006/relationships/hyperlink" Target="https://iot-monitor-livid.vercel.app/"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8BD21D40-EC42-11CE-9E0D-00AA006002F3}" ax:persistence="persistStorage" r:id="rId1"/>
</file>

<file path=word/activeX/activeX10.xml><?xml version="1.0" encoding="utf-8"?>
<ax:ocx xmlns:ax="http://schemas.microsoft.com/office/2006/activeX" xmlns:r="http://schemas.openxmlformats.org/officeDocument/2006/relationships" ax:classid="{8BD21D40-EC42-11CE-9E0D-00AA006002F3}" ax:persistence="persistStorage" r:id="rId1"/>
</file>

<file path=word/activeX/activeX11.xml><?xml version="1.0" encoding="utf-8"?>
<ax:ocx xmlns:ax="http://schemas.microsoft.com/office/2006/activeX" xmlns:r="http://schemas.openxmlformats.org/officeDocument/2006/relationships" ax:classid="{8BD21D40-EC42-11CE-9E0D-00AA006002F3}" ax:persistence="persistStorage" r:id="rId1"/>
</file>

<file path=word/activeX/activeX12.xml><?xml version="1.0" encoding="utf-8"?>
<ax:ocx xmlns:ax="http://schemas.microsoft.com/office/2006/activeX" xmlns:r="http://schemas.openxmlformats.org/officeDocument/2006/relationships" ax:classid="{8BD21D40-EC42-11CE-9E0D-00AA006002F3}" ax:persistence="persistStorage" r:id="rId1"/>
</file>

<file path=word/activeX/activeX13.xml><?xml version="1.0" encoding="utf-8"?>
<ax:ocx xmlns:ax="http://schemas.microsoft.com/office/2006/activeX" xmlns:r="http://schemas.openxmlformats.org/officeDocument/2006/relationships" ax:classid="{8BD21D40-EC42-11CE-9E0D-00AA006002F3}" ax:persistence="persistStorage" r:id="rId1"/>
</file>

<file path=word/activeX/activeX14.xml><?xml version="1.0" encoding="utf-8"?>
<ax:ocx xmlns:ax="http://schemas.microsoft.com/office/2006/activeX" xmlns:r="http://schemas.openxmlformats.org/officeDocument/2006/relationships" ax:classid="{8BD21D40-EC42-11CE-9E0D-00AA006002F3}" ax:persistence="persistStorage" r:id="rId1"/>
</file>

<file path=word/activeX/activeX15.xml><?xml version="1.0" encoding="utf-8"?>
<ax:ocx xmlns:ax="http://schemas.microsoft.com/office/2006/activeX" xmlns:r="http://schemas.openxmlformats.org/officeDocument/2006/relationships" ax:classid="{8BD21D40-EC42-11CE-9E0D-00AA006002F3}" ax:persistence="persistStorage" r:id="rId1"/>
</file>

<file path=word/activeX/activeX16.xml><?xml version="1.0" encoding="utf-8"?>
<ax:ocx xmlns:ax="http://schemas.microsoft.com/office/2006/activeX" xmlns:r="http://schemas.openxmlformats.org/officeDocument/2006/relationships" ax:classid="{8BD21D40-EC42-11CE-9E0D-00AA006002F3}" ax:persistence="persistStorage" r:id="rId1"/>
</file>

<file path=word/activeX/activeX17.xml><?xml version="1.0" encoding="utf-8"?>
<ax:ocx xmlns:ax="http://schemas.microsoft.com/office/2006/activeX" xmlns:r="http://schemas.openxmlformats.org/officeDocument/2006/relationships" ax:classid="{8BD21D40-EC42-11CE-9E0D-00AA006002F3}" ax:persistence="persistStorage" r:id="rId1"/>
</file>

<file path=word/activeX/activeX18.xml><?xml version="1.0" encoding="utf-8"?>
<ax:ocx xmlns:ax="http://schemas.microsoft.com/office/2006/activeX" xmlns:r="http://schemas.openxmlformats.org/officeDocument/2006/relationships" ax:classid="{8BD21D40-EC42-11CE-9E0D-00AA006002F3}" ax:persistence="persistStorage" r:id="rId1"/>
</file>

<file path=word/activeX/activeX19.xml><?xml version="1.0" encoding="utf-8"?>
<ax:ocx xmlns:ax="http://schemas.microsoft.com/office/2006/activeX" xmlns:r="http://schemas.openxmlformats.org/officeDocument/2006/relationships" ax:classid="{8BD21D40-EC42-11CE-9E0D-00AA006002F3}" ax:persistence="persistStorage" r:id="rId1"/>
</file>

<file path=word/activeX/activeX2.xml><?xml version="1.0" encoding="utf-8"?>
<ax:ocx xmlns:ax="http://schemas.microsoft.com/office/2006/activeX" xmlns:r="http://schemas.openxmlformats.org/officeDocument/2006/relationships" ax:classid="{8BD21D40-EC42-11CE-9E0D-00AA006002F3}" ax:persistence="persistStorage" r:id="rId1"/>
</file>

<file path=word/activeX/activeX20.xml><?xml version="1.0" encoding="utf-8"?>
<ax:ocx xmlns:ax="http://schemas.microsoft.com/office/2006/activeX" xmlns:r="http://schemas.openxmlformats.org/officeDocument/2006/relationships" ax:classid="{8BD21D40-EC42-11CE-9E0D-00AA006002F3}" ax:persistence="persistStorage" r:id="rId1"/>
</file>

<file path=word/activeX/activeX21.xml><?xml version="1.0" encoding="utf-8"?>
<ax:ocx xmlns:ax="http://schemas.microsoft.com/office/2006/activeX" xmlns:r="http://schemas.openxmlformats.org/officeDocument/2006/relationships" ax:classid="{8BD21D40-EC42-11CE-9E0D-00AA006002F3}" ax:persistence="persistStorage" r:id="rId1"/>
</file>

<file path=word/activeX/activeX22.xml><?xml version="1.0" encoding="utf-8"?>
<ax:ocx xmlns:ax="http://schemas.microsoft.com/office/2006/activeX" xmlns:r="http://schemas.openxmlformats.org/officeDocument/2006/relationships" ax:classid="{8BD21D40-EC42-11CE-9E0D-00AA006002F3}" ax:persistence="persistStorage" r:id="rId1"/>
</file>

<file path=word/activeX/activeX23.xml><?xml version="1.0" encoding="utf-8"?>
<ax:ocx xmlns:ax="http://schemas.microsoft.com/office/2006/activeX" xmlns:r="http://schemas.openxmlformats.org/officeDocument/2006/relationships" ax:classid="{8BD21D40-EC42-11CE-9E0D-00AA006002F3}" ax:persistence="persistStorage" r:id="rId1"/>
</file>

<file path=word/activeX/activeX24.xml><?xml version="1.0" encoding="utf-8"?>
<ax:ocx xmlns:ax="http://schemas.microsoft.com/office/2006/activeX" xmlns:r="http://schemas.openxmlformats.org/officeDocument/2006/relationships" ax:classid="{8BD21D40-EC42-11CE-9E0D-00AA006002F3}" ax:persistence="persistStorage" r:id="rId1"/>
</file>

<file path=word/activeX/activeX25.xml><?xml version="1.0" encoding="utf-8"?>
<ax:ocx xmlns:ax="http://schemas.microsoft.com/office/2006/activeX" xmlns:r="http://schemas.openxmlformats.org/officeDocument/2006/relationships" ax:classid="{8BD21D40-EC42-11CE-9E0D-00AA006002F3}" ax:persistence="persistStorage" r:id="rId1"/>
</file>

<file path=word/activeX/activeX26.xml><?xml version="1.0" encoding="utf-8"?>
<ax:ocx xmlns:ax="http://schemas.microsoft.com/office/2006/activeX" xmlns:r="http://schemas.openxmlformats.org/officeDocument/2006/relationships" ax:classid="{8BD21D40-EC42-11CE-9E0D-00AA006002F3}" ax:persistence="persistStorage" r:id="rId1"/>
</file>

<file path=word/activeX/activeX27.xml><?xml version="1.0" encoding="utf-8"?>
<ax:ocx xmlns:ax="http://schemas.microsoft.com/office/2006/activeX" xmlns:r="http://schemas.openxmlformats.org/officeDocument/2006/relationships" ax:classid="{8BD21D40-EC42-11CE-9E0D-00AA006002F3}" ax:persistence="persistStorage" r:id="rId1"/>
</file>

<file path=word/activeX/activeX28.xml><?xml version="1.0" encoding="utf-8"?>
<ax:ocx xmlns:ax="http://schemas.microsoft.com/office/2006/activeX" xmlns:r="http://schemas.openxmlformats.org/officeDocument/2006/relationships" ax:classid="{8BD21D40-EC42-11CE-9E0D-00AA006002F3}" ax:persistence="persistStorage" r:id="rId1"/>
</file>

<file path=word/activeX/activeX29.xml><?xml version="1.0" encoding="utf-8"?>
<ax:ocx xmlns:ax="http://schemas.microsoft.com/office/2006/activeX" xmlns:r="http://schemas.openxmlformats.org/officeDocument/2006/relationships" ax:classid="{8BD21D40-EC42-11CE-9E0D-00AA006002F3}" ax:persistence="persistStorage" r:id="rId1"/>
</file>

<file path=word/activeX/activeX3.xml><?xml version="1.0" encoding="utf-8"?>
<ax:ocx xmlns:ax="http://schemas.microsoft.com/office/2006/activeX" xmlns:r="http://schemas.openxmlformats.org/officeDocument/2006/relationships" ax:classid="{8BD21D40-EC42-11CE-9E0D-00AA006002F3}" ax:persistence="persistStorage" r:id="rId1"/>
</file>

<file path=word/activeX/activeX30.xml><?xml version="1.0" encoding="utf-8"?>
<ax:ocx xmlns:ax="http://schemas.microsoft.com/office/2006/activeX" xmlns:r="http://schemas.openxmlformats.org/officeDocument/2006/relationships" ax:classid="{8BD21D40-EC42-11CE-9E0D-00AA006002F3}" ax:persistence="persistStorage" r:id="rId1"/>
</file>

<file path=word/activeX/activeX31.xml><?xml version="1.0" encoding="utf-8"?>
<ax:ocx xmlns:ax="http://schemas.microsoft.com/office/2006/activeX" xmlns:r="http://schemas.openxmlformats.org/officeDocument/2006/relationships" ax:classid="{8BD21D40-EC42-11CE-9E0D-00AA006002F3}" ax:persistence="persistStorage" r:id="rId1"/>
</file>

<file path=word/activeX/activeX32.xml><?xml version="1.0" encoding="utf-8"?>
<ax:ocx xmlns:ax="http://schemas.microsoft.com/office/2006/activeX" xmlns:r="http://schemas.openxmlformats.org/officeDocument/2006/relationships" ax:classid="{8BD21D40-EC42-11CE-9E0D-00AA006002F3}" ax:persistence="persistStorage" r:id="rId1"/>
</file>

<file path=word/activeX/activeX33.xml><?xml version="1.0" encoding="utf-8"?>
<ax:ocx xmlns:ax="http://schemas.microsoft.com/office/2006/activeX" xmlns:r="http://schemas.openxmlformats.org/officeDocument/2006/relationships" ax:classid="{8BD21D40-EC42-11CE-9E0D-00AA006002F3}" ax:persistence="persistStorage" r:id="rId1"/>
</file>

<file path=word/activeX/activeX34.xml><?xml version="1.0" encoding="utf-8"?>
<ax:ocx xmlns:ax="http://schemas.microsoft.com/office/2006/activeX" xmlns:r="http://schemas.openxmlformats.org/officeDocument/2006/relationships" ax:classid="{8BD21D40-EC42-11CE-9E0D-00AA006002F3}" ax:persistence="persistStorage" r:id="rId1"/>
</file>

<file path=word/activeX/activeX35.xml><?xml version="1.0" encoding="utf-8"?>
<ax:ocx xmlns:ax="http://schemas.microsoft.com/office/2006/activeX" xmlns:r="http://schemas.openxmlformats.org/officeDocument/2006/relationships" ax:classid="{8BD21D40-EC42-11CE-9E0D-00AA006002F3}" ax:persistence="persistStorage" r:id="rId1"/>
</file>

<file path=word/activeX/activeX36.xml><?xml version="1.0" encoding="utf-8"?>
<ax:ocx xmlns:ax="http://schemas.microsoft.com/office/2006/activeX" xmlns:r="http://schemas.openxmlformats.org/officeDocument/2006/relationships" ax:classid="{8BD21D40-EC42-11CE-9E0D-00AA006002F3}" ax:persistence="persistStorage" r:id="rId1"/>
</file>

<file path=word/activeX/activeX37.xml><?xml version="1.0" encoding="utf-8"?>
<ax:ocx xmlns:ax="http://schemas.microsoft.com/office/2006/activeX" xmlns:r="http://schemas.openxmlformats.org/officeDocument/2006/relationships" ax:classid="{8BD21D40-EC42-11CE-9E0D-00AA006002F3}" ax:persistence="persistStorage" r:id="rId1"/>
</file>

<file path=word/activeX/activeX38.xml><?xml version="1.0" encoding="utf-8"?>
<ax:ocx xmlns:ax="http://schemas.microsoft.com/office/2006/activeX" xmlns:r="http://schemas.openxmlformats.org/officeDocument/2006/relationships" ax:classid="{8BD21D40-EC42-11CE-9E0D-00AA006002F3}" ax:persistence="persistStorage" r:id="rId1"/>
</file>

<file path=word/activeX/activeX39.xml><?xml version="1.0" encoding="utf-8"?>
<ax:ocx xmlns:ax="http://schemas.microsoft.com/office/2006/activeX" xmlns:r="http://schemas.openxmlformats.org/officeDocument/2006/relationships" ax:classid="{8BD21D40-EC42-11CE-9E0D-00AA006002F3}" ax:persistence="persistStorage" r:id="rId1"/>
</file>

<file path=word/activeX/activeX4.xml><?xml version="1.0" encoding="utf-8"?>
<ax:ocx xmlns:ax="http://schemas.microsoft.com/office/2006/activeX" xmlns:r="http://schemas.openxmlformats.org/officeDocument/2006/relationships" ax:classid="{8BD21D40-EC42-11CE-9E0D-00AA006002F3}" ax:persistence="persistStorage" r:id="rId1"/>
</file>

<file path=word/activeX/activeX40.xml><?xml version="1.0" encoding="utf-8"?>
<ax:ocx xmlns:ax="http://schemas.microsoft.com/office/2006/activeX" xmlns:r="http://schemas.openxmlformats.org/officeDocument/2006/relationships" ax:classid="{8BD21D40-EC42-11CE-9E0D-00AA006002F3}" ax:persistence="persistStorage" r:id="rId1"/>
</file>

<file path=word/activeX/activeX41.xml><?xml version="1.0" encoding="utf-8"?>
<ax:ocx xmlns:ax="http://schemas.microsoft.com/office/2006/activeX" xmlns:r="http://schemas.openxmlformats.org/officeDocument/2006/relationships" ax:classid="{8BD21D40-EC42-11CE-9E0D-00AA006002F3}" ax:persistence="persistStorage" r:id="rId1"/>
</file>

<file path=word/activeX/activeX42.xml><?xml version="1.0" encoding="utf-8"?>
<ax:ocx xmlns:ax="http://schemas.microsoft.com/office/2006/activeX" xmlns:r="http://schemas.openxmlformats.org/officeDocument/2006/relationships" ax:classid="{8BD21D40-EC42-11CE-9E0D-00AA006002F3}" ax:persistence="persistStorage" r:id="rId1"/>
</file>

<file path=word/activeX/activeX43.xml><?xml version="1.0" encoding="utf-8"?>
<ax:ocx xmlns:ax="http://schemas.microsoft.com/office/2006/activeX" xmlns:r="http://schemas.openxmlformats.org/officeDocument/2006/relationships" ax:classid="{8BD21D40-EC42-11CE-9E0D-00AA006002F3}" ax:persistence="persistStorage" r:id="rId1"/>
</file>

<file path=word/activeX/activeX5.xml><?xml version="1.0" encoding="utf-8"?>
<ax:ocx xmlns:ax="http://schemas.microsoft.com/office/2006/activeX" xmlns:r="http://schemas.openxmlformats.org/officeDocument/2006/relationships" ax:classid="{8BD21D40-EC42-11CE-9E0D-00AA006002F3}" ax:persistence="persistStorage" r:id="rId1"/>
</file>

<file path=word/activeX/activeX6.xml><?xml version="1.0" encoding="utf-8"?>
<ax:ocx xmlns:ax="http://schemas.microsoft.com/office/2006/activeX" xmlns:r="http://schemas.openxmlformats.org/officeDocument/2006/relationships" ax:classid="{8BD21D40-EC42-11CE-9E0D-00AA006002F3}" ax:persistence="persistStorage" r:id="rId1"/>
</file>

<file path=word/activeX/activeX7.xml><?xml version="1.0" encoding="utf-8"?>
<ax:ocx xmlns:ax="http://schemas.microsoft.com/office/2006/activeX" xmlns:r="http://schemas.openxmlformats.org/officeDocument/2006/relationships" ax:classid="{8BD21D40-EC42-11CE-9E0D-00AA006002F3}" ax:persistence="persistStorage" r:id="rId1"/>
</file>

<file path=word/activeX/activeX8.xml><?xml version="1.0" encoding="utf-8"?>
<ax:ocx xmlns:ax="http://schemas.microsoft.com/office/2006/activeX" xmlns:r="http://schemas.openxmlformats.org/officeDocument/2006/relationships" ax:classid="{8BD21D40-EC42-11CE-9E0D-00AA006002F3}" ax:persistence="persistStorage" r:id="rId1"/>
</file>

<file path=word/activeX/activeX9.xml><?xml version="1.0" encoding="utf-8"?>
<ax:ocx xmlns:ax="http://schemas.microsoft.com/office/2006/activeX" xmlns:r="http://schemas.openxmlformats.org/officeDocument/2006/relationships" ax:classid="{8BD21D40-EC42-11CE-9E0D-00AA006002F3}" ax:persistence="persistStorage" r:id="rId1"/>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5CDCD7D6-71FF-4CF8-A347-3B1DB37A0A91}"/>
      </w:docPartPr>
      <w:docPartBody>
        <w:p w:rsidR="002306EE" w:rsidRDefault="002306EE">
          <w:r w:rsidRPr="001632B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Droid Sans Fallback">
    <w:altName w:val="Segoe UI"/>
    <w:charset w:val="01"/>
    <w:family w:val="auto"/>
    <w:pitch w:val="variable"/>
  </w:font>
  <w:font w:name="FreeSans">
    <w:altName w:val="Calibri"/>
    <w:charset w:val="01"/>
    <w:family w:val="auto"/>
    <w:pitch w:val="variable"/>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06EE"/>
    <w:rsid w:val="001D31BD"/>
    <w:rsid w:val="00224D54"/>
    <w:rsid w:val="002306EE"/>
    <w:rsid w:val="0048586C"/>
    <w:rsid w:val="004D0C52"/>
    <w:rsid w:val="007115AE"/>
    <w:rsid w:val="0089112A"/>
    <w:rsid w:val="00CA60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06EE"/>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 dockstate="right" visibility="0" width="525"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EE8622D-CB3D-40F8-838E-5DD3D72300E8}">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05F9B0A5-EC12-497A-8799-EAF68734F295}">
  <we:reference id="wa104382081" version="1.55.1.0" store="en-US" storeType="OMEX"/>
  <we:alternateReferences>
    <we:reference id="wa104382081" version="1.55.1.0" store="WA104382081" storeType="OMEX"/>
  </we:alternateReferences>
  <we:properties>
    <we:property name="MENDELEY_CITATIONS" value="[{&quot;citationID&quot;:&quot;MENDELEY_CITATION_c2a920d6-9f12-4287-8e61-58b7592c93d5&quot;,&quot;properties&quot;:{&quot;noteIndex&quot;:0},&quot;isEdited&quot;:false,&quot;manualOverride&quot;:{&quot;isManuallyOverridden&quot;:false,&quot;citeprocText&quot;:&quot;[1]&quot;,&quot;manualOverrideText&quot;:&quot;&quot;},&quot;citationTag&quot;:&quot;MENDELEY_CITATION_v3_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&quot;,&quot;citationItems&quot;:[{&quot;id&quot;:&quot;880b3205-22f9-3cf7-8b85-ec9c90e83b3f&quot;,&quot;itemData&quot;:{&quot;type&quot;:&quot;book&quot;,&quot;id&quot;:&quot;880b3205-22f9-3cf7-8b85-ec9c90e83b3f&quot;,&quot;title&quot;:&quot;Short field report: The State of Indoor Air Pollution in selected parts and sectors in Central Uganda&quot;,&quot;author&quot;:[{&quot;family&quot;:&quot;Nyombi&quot;,&quot;given&quot;:&quot;Antony&quot;,&quot;parse-names&quot;:false,&quot;dropping-particle&quot;:&quot;&quot;,&quot;non-dropping-particle&quot;:&quot;&quot;}],&quot;DOI&quot;:&quot;10.13140/RG.2.2.23086.69444&quot;,&quot;issued&quot;:{&quot;date-parts&quot;:[[2024,1,24]]},&quot;container-title-short&quot;:&quot;&quot;},&quot;isTemporary&quot;:false}]},{&quot;citationID&quot;:&quot;MENDELEY_CITATION_e5edd5b7-2095-4a0f-bd76-af7cacb68ee0&quot;,&quot;properties&quot;:{&quot;noteIndex&quot;:0},&quot;isEdited&quot;:false,&quot;manualOverride&quot;:{&quot;isManuallyOverridden&quot;:false,&quot;citeprocText&quot;:&quot;[1]&quot;,&quot;manualOverrideText&quot;:&quot;&quot;},&quot;citationTag&quot;:&quot;MENDELEY_CITATION_v3_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&quot;,&quot;citationItems&quot;:[{&quot;id&quot;:&quot;880b3205-22f9-3cf7-8b85-ec9c90e83b3f&quot;,&quot;itemData&quot;:{&quot;type&quot;:&quot;book&quot;,&quot;id&quot;:&quot;880b3205-22f9-3cf7-8b85-ec9c90e83b3f&quot;,&quot;title&quot;:&quot;Short field report: The State of Indoor Air Pollution in selected parts and sectors in Central Uganda&quot;,&quot;author&quot;:[{&quot;family&quot;:&quot;Nyombi&quot;,&quot;given&quot;:&quot;Antony&quot;,&quot;parse-names&quot;:false,&quot;dropping-particle&quot;:&quot;&quot;,&quot;non-dropping-particle&quot;:&quot;&quot;}],&quot;DOI&quot;:&quot;10.13140/RG.2.2.23086.69444&quot;,&quot;issued&quot;:{&quot;date-parts&quot;:[[2024,1,24]]},&quot;container-title-short&quot;:&quot;&quot;},&quot;isTemporary&quot;:false}]},{&quot;citationID&quot;:&quot;MENDELEY_CITATION_3564c708-ac81-4218-ac6a-421e4a261022&quot;,&quot;properties&quot;:{&quot;noteIndex&quot;:0},&quot;isEdited&quot;:false,&quot;manualOverride&quot;:{&quot;isManuallyOverridden&quot;:false,&quot;citeprocText&quot;:&quot;[2]&quot;,&quot;manualOverrideText&quot;:&quot;&quot;},&quot;citationTag&quot;:&quot;MENDELEY_CITATION_v3_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&quot;,&quot;citationItems&quot;:[{&quot;id&quot;:&quot;53d4b0d6-4907-3395-ab9a-146262cbd469&quot;,&quot;itemData&quot;:{&quot;type&quot;:&quot;report&quot;,&quot;id&quot;:&quot;53d4b0d6-4907-3395-ab9a-146262cbd469&quot;,&quot;title&quot;:&quot;The National Environment (Environmental and Social Assessment) Regulations, 2020 – Statutory Instrument No. 143 of 2020. Kampala&quot;,&quot;author&quot;:[{&quot;family&quot;:&quot;National Environment Management Authority (NEMA)&quot;,&quot;given&quot;:&quot;&quot;,&quot;parse-names&quot;:false,&quot;dropping-particle&quot;:&quot;&quot;,&quot;non-dropping-particle&quot;:&quot;&quot;}],&quot;issued&quot;:{&quot;date-parts&quot;:[[2020]]},&quot;container-title-short&quot;:&quot;&quot;},&quot;isTemporary&quot;:false}]},{&quot;citationID&quot;:&quot;MENDELEY_CITATION_23570d38-2800-4fbe-95a3-70ec36d1dc2a&quot;,&quot;properties&quot;:{&quot;noteIndex&quot;:0},&quot;isEdited&quot;:false,&quot;manualOverride&quot;:{&quot;isManuallyOverridden&quot;:false,&quot;citeprocText&quot;:&quot;[3]&quot;,&quot;manualOverrideText&quot;:&quot;&quot;},&quot;citationTag&quot;:&quot;MENDELEY_CITATION_v3_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&quot;,&quot;citationItems&quot;:[{&quot;id&quot;:&quot;ed4ddabb-1592-3c15-a7cb-dab288e2d966&quot;,&quot;itemData&quot;:{&quot;type&quot;:&quot;book&quot;,&quot;id&quot;:&quot;ed4ddabb-1592-3c15-a7cb-dab288e2d966&quot;,&quot;title&quot;:&quot;WHO global air quality guidelines: particulate matter (PM₂.₅ and PM₁₀), ozone, nitrogen dioxide, sulfur dioxide and carbon monoxide. Geneva&quot;,&quot;author&quot;:[{&quot;family&quot;:&quot;World Health Organization&quot;,&quot;given&quot;:&quot;&quot;,&quot;parse-names&quot;:false,&quot;dropping-particle&quot;:&quot;&quot;,&quot;non-dropping-particle&quot;:&quot;&quot;}],&quot;issued&quot;:{&quot;date-parts&quot;:[[2021]]},&quot;publisher&quot;:&quot;WHO. ISBN 978-92-4-003422-8&quot;},&quot;isTemporary&quot;:false}]},{&quot;citationID&quot;:&quot;MENDELEY_CITATION_2400d36b-60e3-463a-882d-89bba4d06149&quot;,&quot;properties&quot;:{&quot;noteIndex&quot;:0},&quot;isEdited&quot;:false,&quot;manualOverride&quot;:{&quot;isManuallyOverridden&quot;:false,&quot;citeprocText&quot;:&quot;[3]&quot;,&quot;manualOverrideText&quot;:&quot;&quot;},&quot;citationTag&quot;:&quot;MENDELEY_CITATION_v3_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&quot;,&quot;citationItems&quot;:[{&quot;id&quot;:&quot;ed4ddabb-1592-3c15-a7cb-dab288e2d966&quot;,&quot;itemData&quot;:{&quot;type&quot;:&quot;book&quot;,&quot;id&quot;:&quot;ed4ddabb-1592-3c15-a7cb-dab288e2d966&quot;,&quot;title&quot;:&quot;WHO global air quality guidelines: particulate matter (PM₂.₅ and PM₁₀), ozone, nitrogen dioxide, sulfur dioxide and carbon monoxide. Geneva&quot;,&quot;author&quot;:[{&quot;family&quot;:&quot;World Health Organization&quot;,&quot;given&quot;:&quot;&quot;,&quot;parse-names&quot;:false,&quot;dropping-particle&quot;:&quot;&quot;,&quot;non-dropping-particle&quot;:&quot;&quot;}],&quot;issued&quot;:{&quot;date-parts&quot;:[[2021]]},&quot;publisher&quot;:&quot;WHO. ISBN 978-92-4-003422-8&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5238A9-3720-42CE-A940-0A2C6C1BE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58</Pages>
  <Words>9654</Words>
  <Characters>61949</Characters>
  <Application>Microsoft Office Word</Application>
  <DocSecurity>0</DocSecurity>
  <Lines>2379</Lines>
  <Paragraphs>1095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ALANDA AMBROSE</dc:creator>
  <cp:keywords/>
  <dc:description/>
  <cp:lastModifiedBy>ALANDA AMBROSE</cp:lastModifiedBy>
  <cp:revision>3</cp:revision>
  <cp:lastPrinted>2025-05-12T03:55:00Z</cp:lastPrinted>
  <dcterms:created xsi:type="dcterms:W3CDTF">2025-05-12T03:54:00Z</dcterms:created>
  <dcterms:modified xsi:type="dcterms:W3CDTF">2025-05-12T03:58:00Z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28471524-7d67-4404-966d-19e1a03b9001</vt:lpwstr>
  </property>
</Properties>
</file>